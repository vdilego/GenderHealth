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F496A" w14:textId="77777777" w:rsidR="00FA3C0C" w:rsidRDefault="00FA3C0C" w:rsidP="00FA3C0C">
      <w:pPr>
        <w:rPr>
          <w:sz w:val="36"/>
          <w:szCs w:val="36"/>
        </w:rPr>
      </w:pPr>
      <w:bookmarkStart w:id="0" w:name="_Hlk131503646"/>
      <w:bookmarkStart w:id="1" w:name="_Hlk131605437"/>
      <w:r>
        <w:rPr>
          <w:rFonts w:ascii="Arial" w:hAnsi="Arial" w:cs="Arial"/>
          <w:noProof/>
          <w:sz w:val="20"/>
        </w:rPr>
        <w:drawing>
          <wp:inline distT="0" distB="0" distL="0" distR="0" wp14:anchorId="5E9E80A4" wp14:editId="01BA0938">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DB031E8" w14:textId="77777777" w:rsidR="00FA3C0C" w:rsidRDefault="00FA3C0C" w:rsidP="00FA3C0C">
      <w:pPr>
        <w:jc w:val="center"/>
        <w:rPr>
          <w:sz w:val="36"/>
          <w:szCs w:val="36"/>
        </w:rPr>
      </w:pPr>
    </w:p>
    <w:p w14:paraId="6B779FA5" w14:textId="77777777" w:rsidR="00FA3C0C" w:rsidRPr="00F649EE" w:rsidRDefault="00FA3C0C" w:rsidP="00FA3C0C">
      <w:pPr>
        <w:rPr>
          <w:rFonts w:ascii="Arial" w:hAnsi="Arial" w:cs="Arial"/>
          <w:b/>
          <w:sz w:val="28"/>
          <w:szCs w:val="28"/>
        </w:rPr>
      </w:pPr>
      <w:r w:rsidRPr="00F649EE">
        <w:rPr>
          <w:rFonts w:ascii="Arial" w:hAnsi="Arial" w:cs="Arial"/>
          <w:b/>
          <w:sz w:val="28"/>
          <w:szCs w:val="28"/>
        </w:rPr>
        <w:t>Main Manuscript for</w:t>
      </w:r>
    </w:p>
    <w:p w14:paraId="54C50735" w14:textId="2B667ED8" w:rsidR="00FA3C0C" w:rsidRDefault="00FA3C0C" w:rsidP="00FA3C0C">
      <w:pPr>
        <w:pStyle w:val="SMcaption"/>
        <w:rPr>
          <w:rFonts w:eastAsia="Arial"/>
        </w:rPr>
      </w:pPr>
      <w:r w:rsidRPr="00FA3C0C">
        <w:rPr>
          <w:rFonts w:ascii="Arial" w:eastAsia="Calibri" w:hAnsi="Arial" w:cs="Arial"/>
          <w:sz w:val="28"/>
          <w:szCs w:val="28"/>
        </w:rPr>
        <w:t>Going beyond the gender gap in healthy lifespans</w:t>
      </w:r>
    </w:p>
    <w:p w14:paraId="036C2ACE" w14:textId="77777777" w:rsidR="004C5FAF" w:rsidRDefault="004C5FAF" w:rsidP="004C5FAF">
      <w:pPr>
        <w:pStyle w:val="SMcaption"/>
        <w:rPr>
          <w:rFonts w:eastAsia="Arial"/>
        </w:rPr>
      </w:pPr>
    </w:p>
    <w:p w14:paraId="00000006" w14:textId="77777777" w:rsidR="00B133DD" w:rsidRPr="00742769" w:rsidRDefault="00A50CB3">
      <w:pPr>
        <w:rPr>
          <w:rFonts w:ascii="Arial" w:eastAsia="Arial" w:hAnsi="Arial" w:cs="Arial"/>
          <w:sz w:val="20"/>
          <w:szCs w:val="20"/>
          <w:lang w:val="pt-BR"/>
          <w:rPrChange w:id="2" w:author="Author" w:date="2023-06-16T11:22:00Z">
            <w:rPr>
              <w:rFonts w:ascii="Arial" w:eastAsia="Arial" w:hAnsi="Arial" w:cs="Arial"/>
              <w:sz w:val="20"/>
              <w:szCs w:val="20"/>
            </w:rPr>
          </w:rPrChange>
        </w:rPr>
      </w:pPr>
      <w:bookmarkStart w:id="3" w:name="_Hlk131503656"/>
      <w:bookmarkEnd w:id="0"/>
      <w:r w:rsidRPr="00742769">
        <w:rPr>
          <w:rFonts w:ascii="Arial" w:eastAsia="Arial" w:hAnsi="Arial" w:cs="Arial"/>
          <w:sz w:val="20"/>
          <w:szCs w:val="20"/>
          <w:lang w:val="pt-BR"/>
          <w:rPrChange w:id="4"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5"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6"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7"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8"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9"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0" w:name="_Hlk131503675"/>
      <w:bookmarkEnd w:id="3"/>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 xml:space="preserve">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proofErr w:type="spellStart"/>
      <w:r w:rsidRPr="00705455">
        <w:rPr>
          <w:rFonts w:ascii="Arial" w:eastAsia="Arial" w:hAnsi="Arial" w:cs="Arial"/>
          <w:sz w:val="20"/>
          <w:szCs w:val="20"/>
        </w:rPr>
        <w:t>Universidade</w:t>
      </w:r>
      <w:proofErr w:type="spellEnd"/>
      <w:r w:rsidRPr="00705455">
        <w:rPr>
          <w:rFonts w:ascii="Arial" w:eastAsia="Arial" w:hAnsi="Arial" w:cs="Arial"/>
          <w:sz w:val="20"/>
          <w:szCs w:val="20"/>
        </w:rPr>
        <w:t xml:space="preserve"> Federal de Minas Gerais, </w:t>
      </w:r>
      <w:proofErr w:type="spellStart"/>
      <w:r w:rsidRPr="00705455">
        <w:rPr>
          <w:rFonts w:ascii="Arial" w:eastAsia="Arial" w:hAnsi="Arial" w:cs="Arial"/>
          <w:sz w:val="20"/>
          <w:szCs w:val="20"/>
        </w:rPr>
        <w:t>Cedeplar</w:t>
      </w:r>
      <w:proofErr w:type="spellEnd"/>
      <w:r w:rsidRPr="00705455">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153D2745" w:rsidR="00B133DD" w:rsidRDefault="00A50CB3">
      <w:pPr>
        <w:rPr>
          <w:rFonts w:ascii="Arial" w:eastAsia="Arial" w:hAnsi="Arial" w:cs="Arial"/>
          <w:color w:val="0000FF"/>
          <w:sz w:val="20"/>
          <w:szCs w:val="20"/>
          <w:u w:val="single"/>
        </w:rPr>
      </w:pPr>
      <w:r>
        <w:rPr>
          <w:rFonts w:ascii="Arial" w:eastAsia="Arial" w:hAnsi="Arial" w:cs="Arial"/>
          <w:b/>
          <w:sz w:val="20"/>
          <w:szCs w:val="20"/>
        </w:rPr>
        <w:t xml:space="preserve">Email: </w:t>
      </w:r>
      <w:r>
        <w:rPr>
          <w:rFonts w:ascii="Arial" w:eastAsia="Arial" w:hAnsi="Arial" w:cs="Arial"/>
          <w:sz w:val="20"/>
          <w:szCs w:val="20"/>
        </w:rPr>
        <w:t xml:space="preserve"> </w:t>
      </w:r>
      <w:hyperlink r:id="rId9">
        <w:r>
          <w:rPr>
            <w:rFonts w:ascii="Arial" w:eastAsia="Arial" w:hAnsi="Arial" w:cs="Arial"/>
            <w:color w:val="0000FF"/>
            <w:sz w:val="20"/>
            <w:szCs w:val="20"/>
            <w:u w:val="single"/>
          </w:rPr>
          <w:t>Vanessa.DiLego@oeaw.ac.at</w:t>
        </w:r>
      </w:hyperlink>
    </w:p>
    <w:p w14:paraId="62B4D914" w14:textId="77777777" w:rsidR="004C5FAF" w:rsidRDefault="004C5FAF" w:rsidP="004C5FAF">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4EF8C34F" w14:textId="328EE8EA" w:rsidR="004C5FAF" w:rsidRPr="00BB6B27" w:rsidRDefault="004C5FAF" w:rsidP="004C5FAF">
      <w:pPr>
        <w:rPr>
          <w:rFonts w:ascii="Arial" w:hAnsi="Arial" w:cs="Arial"/>
          <w:sz w:val="20"/>
          <w:szCs w:val="20"/>
        </w:rPr>
      </w:pPr>
      <w:r>
        <w:rPr>
          <w:rFonts w:ascii="Arial" w:hAnsi="Arial" w:cs="Arial"/>
          <w:b/>
          <w:sz w:val="20"/>
          <w:szCs w:val="20"/>
        </w:rPr>
        <w:t xml:space="preserve">Competing Interest Statement: </w:t>
      </w:r>
      <w:r w:rsidR="003B55DA">
        <w:rPr>
          <w:rFonts w:ascii="Arial" w:hAnsi="Arial" w:cs="Arial"/>
          <w:sz w:val="20"/>
          <w:szCs w:val="20"/>
        </w:rPr>
        <w:t>Authors have no competing interest to disclose</w:t>
      </w:r>
      <w:r>
        <w:rPr>
          <w:rFonts w:ascii="Arial" w:hAnsi="Arial" w:cs="Arial"/>
          <w:sz w:val="20"/>
          <w:szCs w:val="20"/>
        </w:rPr>
        <w:t xml:space="preserve">. </w:t>
      </w:r>
    </w:p>
    <w:p w14:paraId="38698EE2" w14:textId="77777777" w:rsidR="004C5FAF" w:rsidRPr="00E6133D" w:rsidRDefault="004C5FAF" w:rsidP="004C5FAF">
      <w:pPr>
        <w:rPr>
          <w:rFonts w:ascii="Arial" w:hAnsi="Arial" w:cs="Arial"/>
          <w:sz w:val="20"/>
          <w:szCs w:val="20"/>
        </w:rPr>
      </w:pPr>
      <w:r w:rsidRPr="00E6133D">
        <w:rPr>
          <w:rFonts w:ascii="Arial" w:hAnsi="Arial" w:cs="Arial"/>
          <w:b/>
          <w:sz w:val="20"/>
          <w:szCs w:val="20"/>
        </w:rPr>
        <w:t>Classification</w:t>
      </w:r>
      <w:r>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449B3E21" w14:textId="77777777" w:rsidR="004C5FAF" w:rsidRPr="00E6133D" w:rsidRDefault="004C5FAF" w:rsidP="004C5FA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commentRangeStart w:id="11"/>
      <w:r w:rsidRPr="00F649EE">
        <w:rPr>
          <w:rFonts w:ascii="Arial" w:hAnsi="Arial" w:cs="Arial"/>
          <w:sz w:val="20"/>
          <w:szCs w:val="20"/>
        </w:rPr>
        <w:t>Paste the keywords here</w:t>
      </w:r>
      <w:r w:rsidRPr="00E6133D">
        <w:rPr>
          <w:rFonts w:ascii="Arial" w:hAnsi="Arial" w:cs="Arial"/>
          <w:sz w:val="20"/>
          <w:szCs w:val="20"/>
        </w:rPr>
        <w:t>. There should be at least three and no more than five.</w:t>
      </w:r>
      <w:commentRangeEnd w:id="11"/>
      <w:r w:rsidR="003B55DA">
        <w:rPr>
          <w:rStyle w:val="CommentReference"/>
          <w:rFonts w:ascii="Times New Roman" w:eastAsia="Times New Roman" w:hAnsi="Times New Roman" w:cs="Times New Roman"/>
        </w:rPr>
        <w:commentReference w:id="11"/>
      </w:r>
    </w:p>
    <w:p w14:paraId="0BCB2A97" w14:textId="57CFA0E7" w:rsidR="004C5FAF" w:rsidRDefault="004C5FAF">
      <w:pPr>
        <w:rPr>
          <w:rFonts w:ascii="Arial" w:eastAsia="Arial" w:hAnsi="Arial" w:cs="Arial"/>
          <w:sz w:val="20"/>
          <w:szCs w:val="20"/>
        </w:rPr>
      </w:pPr>
    </w:p>
    <w:p w14:paraId="15FFA152" w14:textId="77777777" w:rsidR="004C5FAF" w:rsidRPr="00E6133D" w:rsidRDefault="004C5FAF" w:rsidP="004C5FAF">
      <w:pPr>
        <w:rPr>
          <w:rFonts w:ascii="Arial" w:hAnsi="Arial" w:cs="Arial"/>
          <w:b/>
          <w:sz w:val="20"/>
          <w:szCs w:val="20"/>
        </w:rPr>
      </w:pPr>
      <w:r w:rsidRPr="00E6133D">
        <w:rPr>
          <w:rFonts w:ascii="Arial" w:hAnsi="Arial" w:cs="Arial"/>
          <w:b/>
          <w:sz w:val="20"/>
          <w:szCs w:val="20"/>
        </w:rPr>
        <w:t>This PDF file includes:</w:t>
      </w:r>
    </w:p>
    <w:p w14:paraId="0ADC8E59" w14:textId="77777777" w:rsidR="004C5FAF" w:rsidRPr="00E6133D" w:rsidRDefault="004C5FAF" w:rsidP="004C5FAF">
      <w:pPr>
        <w:ind w:left="720"/>
        <w:contextualSpacing/>
        <w:rPr>
          <w:rFonts w:ascii="Arial" w:hAnsi="Arial" w:cs="Arial"/>
          <w:sz w:val="20"/>
          <w:szCs w:val="20"/>
        </w:rPr>
      </w:pPr>
      <w:r w:rsidRPr="00E6133D">
        <w:rPr>
          <w:rFonts w:ascii="Arial" w:hAnsi="Arial" w:cs="Arial"/>
          <w:sz w:val="20"/>
          <w:szCs w:val="20"/>
        </w:rPr>
        <w:t>Main Text</w:t>
      </w:r>
    </w:p>
    <w:p w14:paraId="4A4DB1B7" w14:textId="3A5B6F19"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Figures 1 to </w:t>
      </w:r>
      <w:r>
        <w:rPr>
          <w:rFonts w:ascii="Arial" w:hAnsi="Arial" w:cs="Arial"/>
          <w:sz w:val="20"/>
          <w:szCs w:val="20"/>
        </w:rPr>
        <w:t>4</w:t>
      </w:r>
    </w:p>
    <w:p w14:paraId="21A79AF7" w14:textId="6D8C8112"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Tables 1 to </w:t>
      </w:r>
      <w:r>
        <w:rPr>
          <w:rFonts w:ascii="Arial" w:hAnsi="Arial" w:cs="Arial"/>
          <w:sz w:val="20"/>
          <w:szCs w:val="20"/>
        </w:rPr>
        <w:t>2</w:t>
      </w:r>
    </w:p>
    <w:p w14:paraId="0E2ABF3F" w14:textId="77777777" w:rsidR="004C5FAF" w:rsidRPr="00474D11" w:rsidRDefault="004C5FAF" w:rsidP="004C5FAF">
      <w:pPr>
        <w:ind w:left="720"/>
        <w:contextualSpacing/>
        <w:rPr>
          <w:rFonts w:ascii="Arial" w:hAnsi="Arial" w:cs="Arial"/>
          <w:sz w:val="20"/>
          <w:szCs w:val="20"/>
        </w:rPr>
      </w:pPr>
    </w:p>
    <w:p w14:paraId="35F0B545"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bookmarkStart w:id="12" w:name="30j0zll" w:colFirst="0" w:colLast="0"/>
      <w:bookmarkStart w:id="13" w:name="1fob9te" w:colFirst="0" w:colLast="0"/>
      <w:bookmarkEnd w:id="12"/>
      <w:bookmarkEnd w:id="13"/>
      <w:r w:rsidRPr="00980C22">
        <w:rPr>
          <w:rFonts w:ascii="Arial" w:hAnsi="Arial" w:cs="Arial"/>
          <w:b/>
          <w:color w:val="000000"/>
          <w:sz w:val="20"/>
          <w:szCs w:val="20"/>
        </w:rPr>
        <w:t>Abstract</w:t>
      </w:r>
    </w:p>
    <w:p w14:paraId="6E66F31A"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14"/>
      <w:r w:rsidRPr="00980C22">
        <w:rPr>
          <w:rFonts w:ascii="Arial" w:hAnsi="Arial" w:cs="Arial"/>
          <w:color w:val="000000"/>
          <w:sz w:val="20"/>
          <w:szCs w:val="20"/>
        </w:rPr>
        <w:t>Paste your abstract here. Please note it may not exceed 250 words. It may include up to three cited (non-numerical) references.</w:t>
      </w:r>
      <w:commentRangeEnd w:id="14"/>
      <w:r w:rsidR="003B55DA">
        <w:rPr>
          <w:rStyle w:val="CommentReference"/>
          <w:rFonts w:ascii="Times New Roman" w:eastAsia="Times New Roman" w:hAnsi="Times New Roman" w:cs="Times New Roman"/>
        </w:rPr>
        <w:commentReference w:id="14"/>
      </w:r>
    </w:p>
    <w:p w14:paraId="7E8920E1"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6DBF626E"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15"/>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commentRangeEnd w:id="15"/>
      <w:r w:rsidR="003B55DA">
        <w:rPr>
          <w:rStyle w:val="CommentReference"/>
          <w:rFonts w:ascii="Times New Roman" w:eastAsia="Times New Roman" w:hAnsi="Times New Roman" w:cs="Times New Roman"/>
        </w:rPr>
        <w:commentReference w:id="15"/>
      </w:r>
    </w:p>
    <w:p w14:paraId="535CAC5D" w14:textId="77777777" w:rsidR="004C5FAF" w:rsidRDefault="004C5FAF">
      <w:pPr>
        <w:rPr>
          <w:rFonts w:ascii="Arial" w:eastAsia="Arial" w:hAnsi="Arial" w:cs="Arial"/>
          <w:sz w:val="20"/>
          <w:szCs w:val="20"/>
        </w:rPr>
      </w:pPr>
    </w:p>
    <w:bookmarkEnd w:id="10"/>
    <w:p w14:paraId="00000016" w14:textId="77777777" w:rsidR="00B133DD" w:rsidRDefault="00B133DD" w:rsidP="008B1C35">
      <w:pPr>
        <w:spacing w:after="0"/>
        <w:rPr>
          <w:rFonts w:ascii="Arial" w:eastAsia="Arial" w:hAnsi="Arial" w:cs="Arial"/>
          <w:sz w:val="20"/>
          <w:szCs w:val="20"/>
        </w:rPr>
      </w:pPr>
    </w:p>
    <w:p w14:paraId="72872FA9" w14:textId="76001E2A" w:rsidR="00B30585" w:rsidRDefault="00B30585"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bookmarkStart w:id="16" w:name="_Hlk131605738"/>
      <w:r w:rsidRPr="00B30585">
        <w:rPr>
          <w:rFonts w:ascii="Arial" w:eastAsia="Arial" w:hAnsi="Arial" w:cs="Arial"/>
          <w:b/>
          <w:color w:val="000000"/>
          <w:sz w:val="24"/>
          <w:szCs w:val="24"/>
        </w:rPr>
        <w:lastRenderedPageBreak/>
        <w:t>Main Text</w:t>
      </w:r>
    </w:p>
    <w:p w14:paraId="7D923760" w14:textId="77777777" w:rsidR="0014311E" w:rsidRPr="00B30585" w:rsidRDefault="0014311E"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3FC6C470" w14:textId="5FDE69A1" w:rsidR="00545D6E" w:rsidRDefault="00A50CB3" w:rsidP="008B1C35">
      <w:pPr>
        <w:keepNext/>
        <w:pBdr>
          <w:top w:val="nil"/>
          <w:left w:val="nil"/>
          <w:bottom w:val="nil"/>
          <w:right w:val="nil"/>
          <w:between w:val="nil"/>
        </w:pBdr>
        <w:spacing w:after="0" w:line="360" w:lineRule="auto"/>
        <w:jc w:val="both"/>
        <w:rPr>
          <w:ins w:id="17"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8" w:author="Di Lego Goncalves, Vanessa" w:date="2023-06-22T11:48:00Z">
        <w:r w:rsidDel="00135575">
          <w:rPr>
            <w:rFonts w:ascii="Arial" w:eastAsia="Arial" w:hAnsi="Arial" w:cs="Arial"/>
            <w:sz w:val="24"/>
            <w:szCs w:val="24"/>
          </w:rPr>
          <w:delText>to measure health differences between genders</w:delText>
        </w:r>
      </w:del>
      <w:del w:id="19" w:author="Di Lego Goncalves, Vanessa" w:date="2023-06-22T11:50:00Z">
        <w:r w:rsidDel="00A87E99">
          <w:rPr>
            <w:rFonts w:ascii="Arial" w:eastAsia="Arial" w:hAnsi="Arial" w:cs="Arial"/>
            <w:sz w:val="24"/>
            <w:szCs w:val="24"/>
          </w:rPr>
          <w:delText xml:space="preserve">, </w:delText>
        </w:r>
      </w:del>
      <w:ins w:id="20" w:author="Di Lego Goncalves, Vanessa" w:date="2023-06-22T11:48:00Z">
        <w:r w:rsidR="00135575">
          <w:rPr>
            <w:rFonts w:ascii="Arial" w:eastAsia="Arial" w:hAnsi="Arial" w:cs="Arial"/>
            <w:sz w:val="24"/>
            <w:szCs w:val="24"/>
          </w:rPr>
          <w:t xml:space="preserve"> </w:t>
        </w:r>
      </w:ins>
      <w:ins w:id="21"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22"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23" w:author="Di Lego Goncalves, Vanessa" w:date="2023-06-22T11:54:00Z">
        <w:r w:rsidDel="00B078BE">
          <w:rPr>
            <w:rFonts w:ascii="Arial" w:eastAsia="Arial" w:hAnsi="Arial" w:cs="Arial"/>
            <w:sz w:val="24"/>
            <w:szCs w:val="24"/>
          </w:rPr>
          <w:delText xml:space="preserve">dimensions </w:delText>
        </w:r>
      </w:del>
      <w:ins w:id="24"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ins w:id="25" w:author="Author" w:date="2023-06-29T22:07:00Z">
        <w:r w:rsidR="005C6F68">
          <w:rPr>
            <w:rFonts w:ascii="Arial" w:eastAsia="Arial" w:hAnsi="Arial" w:cs="Arial"/>
            <w:sz w:val="24"/>
            <w:szCs w:val="24"/>
          </w:rPr>
          <w:t xml:space="preserve">consequently </w:t>
        </w:r>
      </w:ins>
      <w:ins w:id="26" w:author="Di Lego Goncalves, Vanessa" w:date="2023-06-22T11:55:00Z">
        <w:del w:id="27" w:author="Author" w:date="2023-06-29T22:07:00Z">
          <w:r w:rsidR="006642DA" w:rsidDel="005C6F68">
            <w:rPr>
              <w:rFonts w:ascii="Arial" w:eastAsia="Arial" w:hAnsi="Arial" w:cs="Arial"/>
              <w:sz w:val="24"/>
              <w:szCs w:val="24"/>
            </w:rPr>
            <w:delText>can</w:delText>
          </w:r>
        </w:del>
        <w:r w:rsidR="006642DA">
          <w:rPr>
            <w:rFonts w:ascii="Arial" w:eastAsia="Arial" w:hAnsi="Arial" w:cs="Arial"/>
            <w:sz w:val="24"/>
            <w:szCs w:val="24"/>
          </w:rPr>
          <w:t xml:space="preserve"> </w:t>
        </w:r>
      </w:ins>
      <w:ins w:id="28" w:author="Di Lego Goncalves, Vanessa" w:date="2023-06-22T11:51:00Z">
        <w:r w:rsidR="00A87E99">
          <w:rPr>
            <w:rFonts w:ascii="Arial" w:eastAsia="Arial" w:hAnsi="Arial" w:cs="Arial"/>
            <w:sz w:val="24"/>
            <w:szCs w:val="24"/>
          </w:rPr>
          <w:t xml:space="preserve">misleading conclusions when used </w:t>
        </w:r>
      </w:ins>
      <w:ins w:id="29" w:author="Di Lego Goncalves, Vanessa" w:date="2023-06-22T12:17:00Z">
        <w:r w:rsidR="005548AB">
          <w:rPr>
            <w:rFonts w:ascii="Arial" w:eastAsia="Arial" w:hAnsi="Arial" w:cs="Arial"/>
            <w:sz w:val="24"/>
            <w:szCs w:val="24"/>
          </w:rPr>
          <w:t xml:space="preserve">interchangeably </w:t>
        </w:r>
      </w:ins>
      <w:ins w:id="30" w:author="Di Lego Goncalves, Vanessa" w:date="2023-06-22T11:51:00Z">
        <w:r w:rsidR="00A87E99">
          <w:rPr>
            <w:rFonts w:ascii="Arial" w:eastAsia="Arial" w:hAnsi="Arial" w:cs="Arial"/>
            <w:sz w:val="24"/>
            <w:szCs w:val="24"/>
          </w:rPr>
          <w:t xml:space="preserve">as </w:t>
        </w:r>
      </w:ins>
      <w:ins w:id="31" w:author="Di Lego Goncalves, Vanessa" w:date="2023-06-22T12:17:00Z">
        <w:r w:rsidR="005548AB">
          <w:rPr>
            <w:rFonts w:ascii="Arial" w:eastAsia="Arial" w:hAnsi="Arial" w:cs="Arial"/>
            <w:sz w:val="24"/>
            <w:szCs w:val="24"/>
          </w:rPr>
          <w:t>indicators</w:t>
        </w:r>
      </w:ins>
      <w:ins w:id="32"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30AB76D"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3" w:author="Di Lego Goncalves, Vanessa" w:date="2023-06-22T12:19:00Z">
        <w:r>
          <w:rPr>
            <w:rFonts w:ascii="Arial" w:eastAsia="Arial" w:hAnsi="Arial" w:cs="Arial"/>
            <w:sz w:val="24"/>
            <w:szCs w:val="24"/>
          </w:rPr>
          <w:t>G</w:t>
        </w:r>
      </w:ins>
      <w:ins w:id="34" w:author="Di Lego Goncalves, Vanessa" w:date="2023-06-22T11:53:00Z">
        <w:r w:rsidR="00387B07">
          <w:rPr>
            <w:rFonts w:ascii="Arial" w:eastAsia="Arial" w:hAnsi="Arial" w:cs="Arial"/>
            <w:sz w:val="24"/>
            <w:szCs w:val="24"/>
          </w:rPr>
          <w:t xml:space="preserve">ender gaps in health are multifaceted </w:t>
        </w:r>
      </w:ins>
      <w:ins w:id="35" w:author="Di Lego Goncalves, Vanessa" w:date="2023-06-22T11:54:00Z">
        <w:r w:rsidR="00387B07">
          <w:rPr>
            <w:rFonts w:ascii="Arial" w:eastAsia="Arial" w:hAnsi="Arial" w:cs="Arial"/>
            <w:sz w:val="24"/>
            <w:szCs w:val="24"/>
          </w:rPr>
          <w:t xml:space="preserve">and the </w:t>
        </w:r>
      </w:ins>
      <w:proofErr w:type="spellStart"/>
      <w:ins w:id="36" w:author="Di Lego Goncalves, Vanessa" w:date="2023-06-22T11:53:00Z">
        <w:r w:rsidR="00D67F1C">
          <w:rPr>
            <w:rFonts w:ascii="Arial" w:eastAsia="Arial" w:hAnsi="Arial" w:cs="Arial"/>
            <w:sz w:val="24"/>
            <w:szCs w:val="24"/>
          </w:rPr>
          <w:t>t</w:t>
        </w:r>
      </w:ins>
      <w:commentRangeStart w:id="37"/>
      <w:commentRangeStart w:id="38"/>
      <w:del w:id="39"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7"/>
      <w:r w:rsidR="004B0C1F">
        <w:rPr>
          <w:rStyle w:val="CommentReference"/>
          <w:rFonts w:ascii="Times New Roman" w:eastAsia="Times New Roman" w:hAnsi="Times New Roman" w:cs="Times New Roman"/>
        </w:rPr>
        <w:commentReference w:id="37"/>
      </w:r>
      <w:commentRangeEnd w:id="38"/>
      <w:r w:rsidR="00994A69">
        <w:rPr>
          <w:rStyle w:val="CommentReference"/>
          <w:rFonts w:ascii="Times New Roman" w:eastAsia="Times New Roman" w:hAnsi="Times New Roman" w:cs="Times New Roman"/>
        </w:rPr>
        <w:commentReference w:id="38"/>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40" w:author="Author" w:date="2023-06-22T19:18:00Z">
        <w:r w:rsidR="00A230A8">
          <w:rPr>
            <w:rFonts w:ascii="Arial" w:eastAsia="Arial" w:hAnsi="Arial" w:cs="Arial"/>
            <w:sz w:val="24"/>
            <w:szCs w:val="24"/>
          </w:rPr>
          <w:t>with</w:t>
        </w:r>
      </w:ins>
      <w:del w:id="41"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42" w:author="Author" w:date="2023-06-22T19:18:00Z">
        <w:r w:rsidR="00A230A8">
          <w:rPr>
            <w:rFonts w:ascii="Arial" w:eastAsia="Arial" w:hAnsi="Arial" w:cs="Arial"/>
            <w:sz w:val="24"/>
            <w:szCs w:val="24"/>
          </w:rPr>
          <w:t>poorer</w:t>
        </w:r>
      </w:ins>
      <w:del w:id="43"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4"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5" w:author="Di Lego Goncalves, Vanessa" w:date="2023-06-22T11:56:00Z">
        <w:r w:rsidR="00DE073E">
          <w:rPr>
            <w:rFonts w:ascii="Arial" w:eastAsia="Arial" w:hAnsi="Arial" w:cs="Arial"/>
            <w:sz w:val="24"/>
            <w:szCs w:val="24"/>
          </w:rPr>
          <w:t>’</w:t>
        </w:r>
      </w:ins>
      <w:ins w:id="46"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7" w:author="Di Lego Goncalves, Vanessa" w:date="2023-06-22T12:20:00Z">
        <w:r w:rsidR="00FA5DAB">
          <w:rPr>
            <w:rFonts w:ascii="Arial" w:eastAsia="Arial" w:hAnsi="Arial" w:cs="Arial"/>
            <w:sz w:val="24"/>
            <w:szCs w:val="24"/>
          </w:rPr>
          <w:t xml:space="preserve"> even under extreme condition</w:t>
        </w:r>
      </w:ins>
      <w:ins w:id="48" w:author="Di Lego Goncalves, Vanessa" w:date="2023-06-22T12:21:00Z">
        <w:r w:rsidR="00FA5DAB">
          <w:rPr>
            <w:rFonts w:ascii="Arial" w:eastAsia="Arial" w:hAnsi="Arial" w:cs="Arial"/>
            <w:sz w:val="24"/>
            <w:szCs w:val="24"/>
          </w:rPr>
          <w:t>s</w:t>
        </w:r>
      </w:ins>
      <w:r w:rsidR="0014311E">
        <w:rPr>
          <w:rFonts w:ascii="Arial" w:eastAsia="Arial" w:hAnsi="Arial" w:cs="Arial"/>
          <w:sz w:val="24"/>
          <w:szCs w:val="24"/>
        </w:rPr>
        <w:t xml:space="preserve"> </w:t>
      </w:r>
      <w:r w:rsidR="0014311E">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{"citationItems":[{"id":"ITEM-1","itemData":{"DOI":"10.1073/pnas.1701535115","ISSN":"0027-8424","abstract":"Women in almost all modern populations live longer than men. Research to date provides evidence for both biological and social factors influencing this gender gap. Conditions when both men and women experience extremely high levels of mortality risk are unexplored sources of information. We investigate the survival of both sexes in seven populations under extreme conditions from famines, epidemics, and slavery. Women survived better than men: In all populations, they had lower mortality across almost all ages, and, with the exception of one slave population, they lived longer on average than men. Gender differences in infant mortality contributed the most to the gender gap in life expectancy, indicating that newborn girls were able to survive extreme mortality hazards better than newborn boys. Our results confirm the ubiquity of a female survival advantage even when mortality is extraordinarily high. The hypothesis that the survival advantage of women has fundamental biological underpinnings is supported by the fact that under very harsh conditions females survive better than males even at infant ages when behavioral and social differences may be minimal or favor males. Our findings also indicate that the female advantage differs across environments and is modulated by social factors.","author":[{"dropping-particle":"","family":"Zarulli","given":"Virginia","non-dropping-particle":"","parse-names":false,"suffix":""},{"dropping-particle":"","family":"Barthold Jones","given":"Julia A.","non-dropping-particle":"","parse-names":false,"suffix":""},{"dropping-particle":"","family":"Oksuzyan","given":"Anna","non-dropping-particle":"","parse-names":false,"suffix":""},{"dropping-particle":"","family":"Lindahl-Jacobsen","given":"Rune","non-dropping-particle":"","parse-names":false,"suffix":""},{"dropping-particle":"","family":"Christensen","given":"Kaare","non-dropping-particle":"","parse-names":false,"suffix":""},{"dropping-particle":"","family":"Vaupel","given":"James W.","non-dropping-particle":"","parse-names":false,"suffix":""}],"container-title":"Proceedings of the National Academy of Sciences","id":"ITEM-1","issue":"4","issued":{"date-parts":[["2018","1","23"]]},"page":"E832-E840","title":"Women live longer than men even during severe famines and epidemics","type":"article-journal","volume":"115"},"uris":["http://www.mendeley.com/documents/?uuid=e3a07584-5464-4bf2-8ff1-961480d9ce9a"]},{"id":"ITEM-2","itemData":{"DOI":"10.1073/pnas.2010588118","ISSN":"0027-8424","abstract":"Why do women live longer than men? Here, we mine rich lodes of demographic data to reveal that lower female mortality at particular ages is decisive—and that the important ages changed around 1950. Earlier, excess mortality among baby boys was crucial; afterward, the gap largely resulted from elevated mortality among men 60+. Young males bear modest responsibility for the sex gap in life expectancy: Depending on the country and time, their mortality accounts for less than a quarter and often less than a 10th of the gap. Understanding the impact on life expectancy of differences between male and female risks of death by age, over time, and across populations yields insights for research on how the lives of men and women differ.","author":[{"dropping-particle":"","family":"Zarulli","given":"Virginia","non-dropping-particle":"","parse-names":false,"suffix":""},{"dropping-particle":"","family":"Kashnitsky","given":"Ilya","non-dropping-particle":"","parse-names":false,"suffix":""},{"dropping-particle":"","family":"Vaupel","given":"James W.","non-dropping-particle":"","parse-names":false,"suffix":""}],"container-title":"Proceedings of the National Academy of Sciences","id":"ITEM-2","issue":"20","issued":{"date-parts":[["2021","5","18"]]},"page":"e2010588118","title":"Death rates at specific life stages mold the sex gap in life expectancy","type":"article-journal","volume":"118"},"uris":["http://www.mendeley.com/documents/?uuid=b94ca3b0-a586-46b4-81c1-9796260a2ef0"]},{"id":"ITEM-3","itemData":{"DOI":"10.1016/S1550-8579(06)80198-1","ISBN":"1550-8579 (Print)\\r1550-8579 (Linking)","ISSN":"15508579","PMID":"16860268","abstract":"Historically, women have lived longer than men in almost every country in the world. A similar pattern of sex differences in longevity is also found in many other species; however, it is not clear if there are more species in which females live longer or vice versa. For virtually all the primary causes of death and at virtually all ages, mortality rates are higher for men. Women do not live longer than men because they age more slowly, but because they are more robust at every age. Paradoxically, although women have lower mortality rates they have higher overall rates of physical illness than do men. Several hypotheses have been proposed for sex differences in longevity, including more active female immune functioning, the protective effect of estrogen, compensatory effects of the second X chromosome, reduction in the activity of growth hormone and the insulin-like growth factor 1 signaling cascade, and the influence of oxidative stress on aging and disease. At present, none of these hypotheses are strongly supported, although weak support is available for the oxidative stress hypothesis. With the advent of more rapid genome sequencing, molecular tools will become available for more species, thus further detailing the causes for the differences in longevity between the sexes. © 2006 Excerpts Medica, Inc.","author":[{"dropping-particle":"","family":"Austad","given":"Steven N.","non-dropping-particle":"","parse-names":false,"suffix":""}],"container-title":"Gender Medicine","id":"ITEM-3","issue":"2","issued":{"date-parts":[["2006"]]},"page":"79-92","title":"Why women live longer than men: Sex differences in longevity","type":"article-journal","volume":"3"},"uris":["http://www.mendeley.com/documents/?uuid=ac5df888-0e94-4311-8ed4-721afac31b3b"]}],"mendeley":{"formattedCitation":"(4–6)","plainTextFormattedCitation":"(4–6)","previouslyFormattedCitation":"(4, 5)"},"properties":{"noteIndex":0},"schema":"https://github.com/citation-style-language/schema/raw/master/csl-citation.json"}</w:instrText>
      </w:r>
      <w:r w:rsidR="0014311E">
        <w:rPr>
          <w:rFonts w:ascii="Arial" w:eastAsia="Arial" w:hAnsi="Arial" w:cs="Arial"/>
          <w:sz w:val="24"/>
          <w:szCs w:val="24"/>
        </w:rPr>
        <w:fldChar w:fldCharType="separate"/>
      </w:r>
      <w:r w:rsidR="00907C9F" w:rsidRPr="00907C9F">
        <w:rPr>
          <w:rFonts w:ascii="Arial" w:eastAsia="Arial" w:hAnsi="Arial" w:cs="Arial"/>
          <w:noProof/>
          <w:sz w:val="24"/>
          <w:szCs w:val="24"/>
        </w:rPr>
        <w:t>(4–6)</w:t>
      </w:r>
      <w:r w:rsidR="0014311E">
        <w:rPr>
          <w:rFonts w:ascii="Arial" w:eastAsia="Arial" w:hAnsi="Arial" w:cs="Arial"/>
          <w:sz w:val="24"/>
          <w:szCs w:val="24"/>
        </w:rPr>
        <w:fldChar w:fldCharType="end"/>
      </w:r>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{"citationItems":[{"id":"ITEM-1","itemData":{"DOI":"10.1186/1477-7525-12-88","ISSN":"14777525","abstract":"Background: This study examined gender differences in healthy life expectancy (HLE) and unhealthy life expectancy (UHLE) among people aged 60 years or older living in a large Brazilian city.Methods: Based on Chiang method, abridged life tables were constructed for men and for women. To calculate HLE, the Sullivan method was applied. Estimates of the prevalence of self-rated health and self-reported functional disability (global, mild/moderate, and severe) were obtained from a population-based household survey carried out in 2008, which involved non-institutionalized individuals.Results: Findings showed that women live longer and these extra years would be spent in good self-rated health. For example, women aged 60 would live, on average, 4 more years in good health in comparison to men. In terms of global limitations and mild/moderate limitations, no gender differences were detected for HLE. However, UHLE was statistically higher among women than among men at all ages in the global limitations and mild/moderate limitations (except for the age 80). Women at age 60, for instance, could expect to live 3.1 years longer with mild/moderate limitations compared to men. Gender differences were identified for severe limitations for either HLE or UHLE. In comparison to men, women at age 60, for example, would expect to live 2.5 and 2.0 more years without and with severe limitations.Conclusions: By showing that the advantage of longer life expectancy among women is not necessarily accompanied by worse health conditions, these findings add some evidence to the debate about male-female health-survival paradox. Policy efforts are necessary to reduce gender differences in the quantity and quality of years to be lived, providing equal opportunities to women and men live longer with quality of life, autonomy, and independence. © 2014 Belon et al.; licensee BioMed Central Ltd.","author":[{"dropping-particle":"","family":"Belon","given":"Ana P.","non-dropping-particle":"","parse-names":false,"suffix":""},{"dropping-particle":"","family":"Lima","given":"Margareth G.","non-dropping-particle":"","parse-names":false,"suffix":""},{"dropping-particle":"","family":"Barros","given":"Marilisa B A","non-dropping-particle":"","parse-names":false,"suffix":""}],"container-title":"Health and Quality of Life Outcomes","id":"ITEM-1","issue":"1","issued":{"date-parts":[["2014","6","6"]]},"publisher":"BioMed Central Ltd.","title":"Gender differences in healthy life expectancy among Brazilian elderly","type":"article-journal","volume":"12"},"uris":["http://www.mendeley.com/documents/?uuid=23fbfaa6-ebb0-3ec4-a1a8-2b98d478e808"]},{"id":"ITEM-2","itemData":{"DOI":"10.1093/eurpub/ckq022","ISSN":"1464-360X","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HRS","type":"article-journal","volume":"21"},"uris":["http://www.mendeley.com/documents/?uuid=e5695fc6-6f96-4cb6-8dda-60bf78599d08"]},{"id":"ITEM-3","itemData":{"DOI":"10.2307/4147343","ISBN":"00703370","ISSN":"0070-3370","PMID":"15986983","abstract":"Women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-3","issue":"2","issued":{"date-parts":[["2005","5"]]},"page":"189-214","title":"Sex Differences in Morbidity and Mortality","type":"article-journal","volume":"42"},"uris":["http://www.mendeley.com/documents/?uuid=98928071-941d-40d9-884c-62d8e0efe760"]}],"mendeley":{"formattedCitation":"(7–9)","plainTextFormattedCitation":"(7–9)","previouslyFormattedCitation":"(6–8)"},"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(7–9)</w:t>
      </w:r>
      <w:r w:rsidR="00B3066C">
        <w:rPr>
          <w:rFonts w:ascii="Arial" w:eastAsia="Arial" w:hAnsi="Arial" w:cs="Arial"/>
          <w:sz w:val="24"/>
          <w:szCs w:val="24"/>
        </w:rPr>
        <w:fldChar w:fldCharType="end"/>
      </w:r>
      <w:r w:rsidR="00B3066C">
        <w:rPr>
          <w:rFonts w:ascii="Arial" w:eastAsia="Arial" w:hAnsi="Arial" w:cs="Arial"/>
          <w:sz w:val="24"/>
          <w:szCs w:val="24"/>
        </w:rPr>
        <w:t>.</w:t>
      </w:r>
      <w:r w:rsidR="00907C9F">
        <w:rPr>
          <w:rFonts w:ascii="Arial" w:eastAsia="Arial" w:hAnsi="Arial" w:cs="Arial"/>
          <w:sz w:val="24"/>
          <w:szCs w:val="24"/>
        </w:rPr>
        <w:t xml:space="preserve"> </w:t>
      </w:r>
      <w:r w:rsidR="00F91693">
        <w:rPr>
          <w:rFonts w:ascii="Arial" w:eastAsia="Arial" w:hAnsi="Arial" w:cs="Arial"/>
          <w:sz w:val="24"/>
          <w:szCs w:val="24"/>
        </w:rPr>
        <w:t>Women also tend to experience higher morbidity from acute and chronic conditions and more short-term disability</w:t>
      </w:r>
      <w:r w:rsidR="00752552">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{"citationItems":[{"id":"ITEM-1","itemData":{"DOI":"10.1007/S10433-010-0170-4","ISSN":"16139372","abstract":"Men have higher death rates than women, but women do worse with regard to physical strength, disability, and other health outcomes, the so called male-female health-survival paradox. The paradox is likely to be due to multiple causes that include biological, behavioral, and social differences between the sexes. Despite decades of research on the male-female health-survival paradox, we still do not fully recognize whether behavioral factors explain most of the gender gap or whether biological and social differences contribute more substantially to the explanation of the sex differences in health and mortality. Little work has been done to investigate the magnitude of sex differences in healthy life expectancy and unhealthy life expectancy, as well as to examine the contribution of mortality and disability levels to the sex gap in health expectancy. The five selected works presented at the Réseau Espérance de Vie en Santé (REVES) Meeting 2009 in Copenhagen, and published in this issue, provide new insights into sex differences in health expectancy. The papers examine sex differences in health expectancy indicators in the EU countries, as well as trends in health expectancy in Hong Kong and in the US. They go beyond description of sex differences in health expectancy and assess the contributions of mortality and disability to gender differences in healthy life years and unhealthy life years, investigate temporal changes in sex differential health expectancy, as well as analyze contributions of time and age dimensions to the gender gap. They also show that there is still work to be done to indentify and quantify mechanisms underlying sex differences in longevity, health, and aging. © 2010 Springer-Verlag.","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Ageing","id":"ITEM-1","issue":"4","issued":{"date-parts":[["2010","12"]]},"page":"213-218","title":"Gender gap in health expectancy","type":"article-journal","volume":"7"},"uris":["http://www.mendeley.com/documents/?uuid=756023b5-79d0-3403-9f5a-78f436d555d2"]},{"id":"ITEM-2","itemData":{"ISSN":"1209-1367","PMID":"25517936","abstract":"BACKGROUND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s10433-010-0172-2","ISSN":"1613-9372","author":[{"dropping-particle":"","family":"Oyen","given":"Herman","non-dropping-particle":"Van","parse-names":false,"suffix":""},{"dropping-particle":"","family":"Cox","given":"Bianca","non-dropping-particle":"","parse-names":false,"suffix":""},{"dropping-particle":"","family":"Jagger","given":"Carol","non-dropping-particle":"","parse-names":false,"suffix":""},{"dropping-particle":"","family":"Cambois","given":"Emmanuelle","non-dropping-particle":"","parse-names":false,"suffix":""},{"dropping-particle":"","family":"Nusselder","given":"Wilma","non-dropping-particle":"","parse-names":false,"suffix":""},{"dropping-particle":"","family":"Gilles","given":"Clare","non-dropping-particle":"","parse-names":false,"suffix":""},{"dropping-particle":"","family":"Robine","given":"Jean-Marie","non-dropping-particle":"","parse-names":false,"suffix":""}],"container-title":"European Journal of Ageing","id":"ITEM-3","issue":"4","issued":{"date-parts":[["2010","12","3"]]},"page":"229-237","title":"Gender gaps in life expectancy and expected years with activity limitations at age 50 in the European Union: associations with macro-level structural indicators","type":"article-journal","volume":"7"},"uris":["http://www.mendeley.com/documents/?uuid=fdcaadd9-7699-46cc-8eec-397cc537c470"]},{"id":"ITEM-4","itemData":{"DOI":"10.1007/978-3-030-37668-0_11","author":[{"dropping-particle":"","family":"Lego","given":"Vanessa","non-dropping-particle":"di","parse-names":false,"suffix":""},{"dropping-particle":"","family":"Giulio","given":"Paola","non-dropping-particle":"Di","parse-names":false,"suffix":""},{"dropping-particle":"","family":"Luy","given":"Marc","non-dropping-particle":"","parse-names":false,"suffix":""}],"container-title":"International Handbook of Health Expectancies.","edition":"Internatio","editor":[{"dropping-particle":"","family":"Jagger C., Crimmins E., Saito Y., De Carvalho Yokota R., Van Oyen H.","given":"Robine JM","non-dropping-particle":"","parse-names":false,"suffix":""}],"id":"ITEM-4","issued":{"date-parts":[["2020"]]},"page":"151-172","publisher":"Springer, Cham","title":"Gender Differences in Healthy and Unhealthy Life Expectancy","type":"chapter"},"uris":["http://www.mendeley.com/documents/?uuid=4239c660-fc6e-37f1-884c-4023958bbe38"]}],"mendeley":{"formattedCitation":"(10–13)","plainTextFormattedCitation":"(10–13)","previouslyFormattedCitation":"(9–12)"},"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(10–13)</w:t>
      </w:r>
      <w:r w:rsidR="00B3066C">
        <w:rPr>
          <w:rFonts w:ascii="Arial" w:eastAsia="Arial" w:hAnsi="Arial" w:cs="Arial"/>
          <w:sz w:val="24"/>
          <w:szCs w:val="24"/>
        </w:rPr>
        <w:fldChar w:fldCharType="end"/>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49" w:author="Nepomuceno, Marilia" w:date="2023-05-15T15:32:00Z"/>
          <w:rFonts w:ascii="Arial" w:eastAsia="Arial" w:hAnsi="Arial" w:cs="Arial"/>
          <w:sz w:val="24"/>
          <w:szCs w:val="24"/>
        </w:rPr>
      </w:pPr>
    </w:p>
    <w:p w14:paraId="0F68C088" w14:textId="620DE995"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(14–16)","plainTextFormattedCitation":"(14–16)","previouslyFormattedCitation":"(13–15)"},"properties":{"noteIndex":0},"schema":"https://github.com/citation-style-language/schema/raw/master/csl-citation.json"}</w:instrText>
      </w:r>
      <w:r w:rsidR="006E13FD">
        <w:rPr>
          <w:rFonts w:ascii="Arial" w:eastAsia="Arial" w:hAnsi="Arial" w:cs="Arial"/>
          <w:sz w:val="24"/>
          <w:szCs w:val="24"/>
        </w:rPr>
        <w:fldChar w:fldCharType="separate"/>
      </w:r>
      <w:r w:rsidR="00907C9F" w:rsidRPr="00907C9F">
        <w:rPr>
          <w:rFonts w:ascii="Arial" w:eastAsia="Arial" w:hAnsi="Arial" w:cs="Arial"/>
          <w:noProof/>
          <w:sz w:val="24"/>
          <w:szCs w:val="24"/>
        </w:rPr>
        <w:t>(14–16)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paradox","type":"article-journal","volume":"58"},"uris":["http://www.mendeley.com/documents/?uuid=598e4721-915d-4cb2-a376-34883f41c01f"]}],"mendeley":{"formattedCitation":"(17, 18)","plainTextFormattedCitation":"(17, 18)","previouslyFormattedCitation":"(16, 17)"},"properties":{"noteIndex":0},"schema":"https://github.com/citation-style-language/schema/raw/master/csl-citation.json"}</w:instrText>
      </w:r>
      <w:r w:rsidR="000D2DC7">
        <w:rPr>
          <w:rFonts w:ascii="Arial" w:eastAsia="Arial" w:hAnsi="Arial" w:cs="Arial"/>
          <w:sz w:val="24"/>
          <w:szCs w:val="24"/>
        </w:rPr>
        <w:fldChar w:fldCharType="separate"/>
      </w:r>
      <w:r w:rsidR="00907C9F" w:rsidRPr="00907C9F">
        <w:rPr>
          <w:rFonts w:ascii="Arial" w:eastAsia="Arial" w:hAnsi="Arial" w:cs="Arial"/>
          <w:noProof/>
          <w:sz w:val="24"/>
          <w:szCs w:val="24"/>
        </w:rPr>
        <w:t>(17, 18)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0" w:author="Author" w:date="2023-06-22T19:20:00Z">
        <w:r w:rsidR="000D2DC7" w:rsidRPr="0043713B" w:rsidDel="00A230A8">
          <w:rPr>
            <w:rFonts w:ascii="Arial" w:eastAsia="Arial" w:hAnsi="Arial" w:cs="Arial"/>
            <w:sz w:val="24"/>
            <w:szCs w:val="24"/>
          </w:rPr>
          <w:delText>As a consequence</w:delText>
        </w:r>
      </w:del>
      <w:ins w:id="51"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id="52" w:author="Author" w:date="2023-06-29T22:38:00Z">
        <w:r w:rsidR="000643FC" w:rsidRPr="006D327E">
          <w:rPr>
            <w:rFonts w:ascii="Arial" w:eastAsia="Arial" w:hAnsi="Arial" w:cs="Arial"/>
            <w:sz w:val="24"/>
            <w:szCs w:val="24"/>
          </w:rPr>
          <w:t xml:space="preserve">To date, studies </w:t>
        </w:r>
        <w:r w:rsidR="000643FC" w:rsidRPr="006D327E">
          <w:rPr>
            <w:rFonts w:ascii="Arial" w:eastAsia="Arial" w:hAnsi="Arial" w:cs="Arial"/>
            <w:sz w:val="24"/>
            <w:szCs w:val="24"/>
          </w:rPr>
          <w:lastRenderedPageBreak/>
          <w:t xml:space="preserve">that have </w:t>
        </w:r>
        <w:r w:rsidR="000643FC">
          <w:rPr>
            <w:rFonts w:ascii="Arial" w:eastAsia="Arial" w:hAnsi="Arial" w:cs="Arial"/>
            <w:sz w:val="24"/>
            <w:szCs w:val="24"/>
          </w:rPr>
          <w:t xml:space="preserve">disentangled gender gaps in </w:t>
        </w:r>
        <w:r w:rsidR="000643FC" w:rsidRPr="006D327E">
          <w:rPr>
            <w:rFonts w:ascii="Arial" w:eastAsia="Arial" w:hAnsi="Arial" w:cs="Arial"/>
            <w:sz w:val="24"/>
            <w:szCs w:val="24"/>
          </w:rPr>
          <w:t xml:space="preserve">healthy lifespans </w:t>
        </w:r>
        <w:r w:rsidR="000643FC">
          <w:rPr>
            <w:rFonts w:ascii="Arial" w:eastAsia="Arial" w:hAnsi="Arial" w:cs="Arial"/>
            <w:sz w:val="24"/>
            <w:szCs w:val="24"/>
          </w:rPr>
          <w:t>by separating health</w:t>
        </w:r>
      </w:ins>
      <w:ins w:id="53" w:author="Author" w:date="2023-06-29T22:39:00Z">
        <w:r w:rsidR="001649D0">
          <w:rPr>
            <w:rFonts w:ascii="Arial" w:eastAsia="Arial" w:hAnsi="Arial" w:cs="Arial"/>
            <w:sz w:val="24"/>
            <w:szCs w:val="24"/>
          </w:rPr>
          <w:t xml:space="preserve"> </w:t>
        </w:r>
      </w:ins>
      <w:ins w:id="54" w:author="Author" w:date="2023-06-29T22:38:00Z">
        <w:r w:rsidR="000643FC">
          <w:rPr>
            <w:rFonts w:ascii="Arial" w:eastAsia="Arial" w:hAnsi="Arial" w:cs="Arial"/>
            <w:sz w:val="24"/>
            <w:szCs w:val="24"/>
          </w:rPr>
          <w:t>and mortality dimensions</w:t>
        </w:r>
        <w:r w:rsidR="000643FC" w:rsidRPr="006D327E">
          <w:rPr>
            <w:rFonts w:ascii="Arial" w:eastAsia="Arial" w:hAnsi="Arial" w:cs="Arial"/>
            <w:sz w:val="24"/>
            <w:szCs w:val="24"/>
          </w:rPr>
          <w:t xml:space="preserve"> have mostl</w:t>
        </w:r>
        <w:r w:rsidR="000643FC">
          <w:rPr>
            <w:rFonts w:ascii="Arial" w:eastAsia="Arial" w:hAnsi="Arial" w:cs="Arial"/>
            <w:sz w:val="24"/>
            <w:szCs w:val="24"/>
          </w:rPr>
          <w:t>y</w:t>
        </w:r>
        <w:r w:rsidR="000643FC" w:rsidRPr="006D327E">
          <w:rPr>
            <w:rFonts w:ascii="Arial" w:eastAsia="Arial" w:hAnsi="Arial" w:cs="Arial"/>
            <w:sz w:val="24"/>
            <w:szCs w:val="24"/>
          </w:rPr>
          <w:t xml:space="preserve"> focused on a specific set of countries or regions </w:t>
        </w:r>
        <w:r w:rsidR="000643FC">
          <w:rPr>
            <w:rFonts w:ascii="Arial" w:eastAsia="Arial" w:hAnsi="Arial" w:cs="Arial"/>
            <w:sz w:val="24"/>
            <w:szCs w:val="24"/>
          </w:rPr>
          <w:t xml:space="preserve">with shared </w:t>
        </w:r>
        <w:r w:rsidR="000643FC" w:rsidRPr="006D327E">
          <w:rPr>
            <w:rFonts w:ascii="Arial" w:eastAsia="Arial" w:hAnsi="Arial" w:cs="Arial"/>
            <w:sz w:val="24"/>
            <w:szCs w:val="24"/>
          </w:rPr>
          <w:t>societal values and gender roles</w:t>
        </w:r>
        <w:r w:rsidR="000643FC">
          <w:rPr>
            <w:rFonts w:ascii="Arial" w:eastAsia="Arial" w:hAnsi="Arial" w:cs="Arial"/>
            <w:sz w:val="24"/>
            <w:szCs w:val="24"/>
          </w:rPr>
          <w:t xml:space="preserve">. This is mainly </w:t>
        </w:r>
        <w:r w:rsidR="000643FC">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643FC">
          <w:rPr>
            <w:rFonts w:ascii="Arial" w:eastAsia="Arial" w:hAnsi="Arial" w:cs="Arial"/>
            <w:color w:val="000000"/>
            <w:sz w:val="24"/>
            <w:szCs w:val="24"/>
          </w:rPr>
          <w:fldChar w:fldCharType="begin" w:fldLock="1"/>
        </w:r>
      </w:ins>
      <w:r w:rsidR="00907C9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(19–21)","plainTextFormattedCitation":"(19–21)","previouslyFormattedCitation":"(18–20)"},"properties":{"noteIndex":0},"schema":"https://github.com/citation-style-language/schema/raw/master/csl-citation.json"}</w:instrText>
      </w:r>
      <w:ins w:id="55" w:author="Author" w:date="2023-06-29T22:38:00Z">
        <w:r w:rsidR="000643FC">
          <w:rPr>
            <w:rFonts w:ascii="Arial" w:eastAsia="Arial" w:hAnsi="Arial" w:cs="Arial"/>
            <w:color w:val="000000"/>
            <w:sz w:val="24"/>
            <w:szCs w:val="24"/>
          </w:rPr>
          <w:fldChar w:fldCharType="separate"/>
        </w:r>
      </w:ins>
      <w:r w:rsidR="00907C9F" w:rsidRPr="00907C9F">
        <w:rPr>
          <w:rFonts w:ascii="Arial" w:eastAsia="Arial" w:hAnsi="Arial" w:cs="Arial"/>
          <w:noProof/>
          <w:color w:val="000000"/>
          <w:sz w:val="24"/>
          <w:szCs w:val="24"/>
        </w:rPr>
        <w:t>(19–21)</w:t>
      </w:r>
      <w:ins w:id="56" w:author="Author" w:date="2023-06-29T22:38:00Z">
        <w:r w:rsidR="000643FC">
          <w:rPr>
            <w:rFonts w:ascii="Arial" w:eastAsia="Arial" w:hAnsi="Arial" w:cs="Arial"/>
            <w:color w:val="000000"/>
            <w:sz w:val="24"/>
            <w:szCs w:val="24"/>
          </w:rPr>
          <w:fldChar w:fldCharType="end"/>
        </w:r>
      </w:ins>
      <w:ins w:id="57" w:author="Author" w:date="2023-06-29T22:39:00Z">
        <w:r w:rsidR="001649D0">
          <w:rPr>
            <w:rFonts w:ascii="Arial" w:eastAsia="Arial" w:hAnsi="Arial" w:cs="Arial"/>
            <w:color w:val="000000"/>
            <w:sz w:val="24"/>
            <w:szCs w:val="24"/>
          </w:rPr>
          <w:t>.</w:t>
        </w:r>
      </w:ins>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70633EDC" w14:textId="7935FC67" w:rsidR="009E159C" w:rsidRDefault="00ED01EA" w:rsidP="00314CC0">
      <w:pPr>
        <w:keepNext/>
        <w:spacing w:after="0" w:line="360" w:lineRule="auto"/>
        <w:jc w:val="both"/>
        <w:rPr>
          <w:ins w:id="58" w:author="Author" w:date="2023-06-29T22:23:00Z"/>
          <w:rFonts w:ascii="Arial" w:eastAsia="Arial" w:hAnsi="Arial" w:cs="Arial"/>
          <w:sz w:val="24"/>
          <w:szCs w:val="24"/>
        </w:rPr>
      </w:pPr>
      <w:ins w:id="59" w:author="Author" w:date="2023-06-29T22:20:00Z">
        <w:r>
          <w:rPr>
            <w:rFonts w:ascii="Arial" w:eastAsia="Arial" w:hAnsi="Arial" w:cs="Arial"/>
            <w:sz w:val="24"/>
            <w:szCs w:val="24"/>
          </w:rPr>
          <w:t>In this paper, w</w:t>
        </w:r>
      </w:ins>
      <w:ins w:id="60" w:author="Author" w:date="2023-06-29T22:19:00Z">
        <w:r w:rsidR="00DE5F4A">
          <w:rPr>
            <w:rFonts w:ascii="Arial" w:eastAsia="Arial" w:hAnsi="Arial" w:cs="Arial"/>
            <w:sz w:val="24"/>
            <w:szCs w:val="24"/>
          </w:rPr>
          <w:t>e</w:t>
        </w:r>
      </w:ins>
      <w:ins w:id="61" w:author="Author" w:date="2023-06-29T22:20:00Z">
        <w:r>
          <w:rPr>
            <w:rFonts w:ascii="Arial" w:eastAsia="Arial" w:hAnsi="Arial" w:cs="Arial"/>
            <w:sz w:val="24"/>
            <w:szCs w:val="24"/>
          </w:rPr>
          <w:t xml:space="preserve"> </w:t>
        </w:r>
      </w:ins>
      <w:ins w:id="62" w:author="Author" w:date="2023-06-29T22:10:00Z">
        <w:r w:rsidR="0043488B">
          <w:rPr>
            <w:rFonts w:ascii="Arial" w:eastAsia="Arial" w:hAnsi="Arial" w:cs="Arial"/>
            <w:sz w:val="24"/>
            <w:szCs w:val="24"/>
          </w:rPr>
          <w:t>investigate whether</w:t>
        </w:r>
      </w:ins>
      <w:ins w:id="63" w:author="Author" w:date="2023-06-29T22:13:00Z">
        <w:r w:rsidR="0043488B">
          <w:rPr>
            <w:rFonts w:ascii="Arial" w:eastAsia="Arial" w:hAnsi="Arial" w:cs="Arial"/>
            <w:sz w:val="24"/>
            <w:szCs w:val="24"/>
          </w:rPr>
          <w:t xml:space="preserve"> gender gaps in</w:t>
        </w:r>
      </w:ins>
      <w:ins w:id="64" w:author="Author" w:date="2023-06-29T22:10:00Z">
        <w:r w:rsidR="0043488B">
          <w:rPr>
            <w:rFonts w:ascii="Arial" w:eastAsia="Arial" w:hAnsi="Arial" w:cs="Arial"/>
            <w:sz w:val="24"/>
            <w:szCs w:val="24"/>
          </w:rPr>
          <w:t xml:space="preserve"> health</w:t>
        </w:r>
      </w:ins>
      <w:ins w:id="65" w:author="Author" w:date="2023-06-29T22:12:00Z">
        <w:r w:rsidR="0043488B">
          <w:rPr>
            <w:rFonts w:ascii="Arial" w:eastAsia="Arial" w:hAnsi="Arial" w:cs="Arial"/>
            <w:sz w:val="24"/>
            <w:szCs w:val="24"/>
          </w:rPr>
          <w:t xml:space="preserve"> expectancy</w:t>
        </w:r>
      </w:ins>
      <w:ins w:id="66" w:author="Author" w:date="2023-06-29T22:15:00Z">
        <w:r w:rsidR="0043488B">
          <w:rPr>
            <w:rFonts w:ascii="Arial" w:eastAsia="Arial" w:hAnsi="Arial" w:cs="Arial"/>
            <w:sz w:val="24"/>
            <w:szCs w:val="24"/>
          </w:rPr>
          <w:t xml:space="preserve"> are </w:t>
        </w:r>
      </w:ins>
      <w:ins w:id="67" w:author="Author" w:date="2023-06-29T22:23:00Z">
        <w:r w:rsidR="00B66A3C">
          <w:rPr>
            <w:rFonts w:ascii="Arial" w:eastAsia="Arial" w:hAnsi="Arial" w:cs="Arial"/>
            <w:sz w:val="24"/>
            <w:szCs w:val="24"/>
          </w:rPr>
          <w:t xml:space="preserve">appropriate </w:t>
        </w:r>
      </w:ins>
      <w:ins w:id="68" w:author="Author" w:date="2023-06-29T22:15:00Z">
        <w:r w:rsidR="0043488B">
          <w:rPr>
            <w:rFonts w:ascii="Arial" w:eastAsia="Arial" w:hAnsi="Arial" w:cs="Arial"/>
            <w:sz w:val="24"/>
            <w:szCs w:val="24"/>
          </w:rPr>
          <w:t xml:space="preserve">indicators </w:t>
        </w:r>
      </w:ins>
      <w:ins w:id="69" w:author="Author" w:date="2023-06-29T22:23:00Z">
        <w:r w:rsidR="00B66A3C">
          <w:rPr>
            <w:rFonts w:ascii="Arial" w:eastAsia="Arial" w:hAnsi="Arial" w:cs="Arial"/>
            <w:sz w:val="24"/>
            <w:szCs w:val="24"/>
          </w:rPr>
          <w:t>for</w:t>
        </w:r>
      </w:ins>
      <w:ins w:id="70" w:author="Author" w:date="2023-06-29T22:13:00Z">
        <w:r w:rsidR="0043488B">
          <w:rPr>
            <w:rFonts w:ascii="Arial" w:eastAsia="Arial" w:hAnsi="Arial" w:cs="Arial"/>
            <w:sz w:val="24"/>
            <w:szCs w:val="24"/>
          </w:rPr>
          <w:t xml:space="preserve"> </w:t>
        </w:r>
      </w:ins>
      <w:ins w:id="71" w:author="Author" w:date="2023-06-29T22:15:00Z">
        <w:r w:rsidR="0043488B">
          <w:rPr>
            <w:rFonts w:ascii="Arial" w:eastAsia="Arial" w:hAnsi="Arial" w:cs="Arial"/>
            <w:sz w:val="24"/>
            <w:szCs w:val="24"/>
          </w:rPr>
          <w:t>capt</w:t>
        </w:r>
      </w:ins>
      <w:ins w:id="72" w:author="Author" w:date="2023-06-29T22:16:00Z">
        <w:r w:rsidR="0043488B">
          <w:rPr>
            <w:rFonts w:ascii="Arial" w:eastAsia="Arial" w:hAnsi="Arial" w:cs="Arial"/>
            <w:sz w:val="24"/>
            <w:szCs w:val="24"/>
          </w:rPr>
          <w:t>ur</w:t>
        </w:r>
      </w:ins>
      <w:ins w:id="73" w:author="Author" w:date="2023-06-29T22:23:00Z">
        <w:r w:rsidR="00B66A3C">
          <w:rPr>
            <w:rFonts w:ascii="Arial" w:eastAsia="Arial" w:hAnsi="Arial" w:cs="Arial"/>
            <w:sz w:val="24"/>
            <w:szCs w:val="24"/>
          </w:rPr>
          <w:t>ing</w:t>
        </w:r>
      </w:ins>
      <w:ins w:id="74" w:author="Author" w:date="2023-06-29T22:16:00Z">
        <w:r w:rsidR="0043488B">
          <w:rPr>
            <w:rFonts w:ascii="Arial" w:eastAsia="Arial" w:hAnsi="Arial" w:cs="Arial"/>
            <w:sz w:val="24"/>
            <w:szCs w:val="24"/>
          </w:rPr>
          <w:t xml:space="preserve"> </w:t>
        </w:r>
      </w:ins>
      <w:ins w:id="75" w:author="Author" w:date="2023-06-29T22:13:00Z">
        <w:r w:rsidR="0043488B">
          <w:rPr>
            <w:rFonts w:ascii="Arial" w:eastAsia="Arial" w:hAnsi="Arial" w:cs="Arial"/>
            <w:sz w:val="24"/>
            <w:szCs w:val="24"/>
          </w:rPr>
          <w:t>inequality</w:t>
        </w:r>
      </w:ins>
      <w:ins w:id="76" w:author="Author" w:date="2023-06-29T22:16:00Z">
        <w:r w:rsidR="001D5BB0">
          <w:rPr>
            <w:rFonts w:ascii="Arial" w:eastAsia="Arial" w:hAnsi="Arial" w:cs="Arial"/>
            <w:sz w:val="24"/>
            <w:szCs w:val="24"/>
          </w:rPr>
          <w:t xml:space="preserve">. For this, </w:t>
        </w:r>
      </w:ins>
      <w:ins w:id="77" w:author="Di Lego Goncalves, Vanessa" w:date="2023-06-22T12:17:00Z">
        <w:r w:rsidR="005548AB">
          <w:rPr>
            <w:rFonts w:ascii="Arial" w:eastAsia="Arial" w:hAnsi="Arial" w:cs="Arial"/>
            <w:sz w:val="24"/>
            <w:szCs w:val="24"/>
          </w:rPr>
          <w:t xml:space="preserve">we </w:t>
        </w:r>
        <w:r w:rsidR="005548AB" w:rsidRPr="006D327E">
          <w:rPr>
            <w:rFonts w:ascii="Arial" w:eastAsia="Arial" w:hAnsi="Arial" w:cs="Arial"/>
            <w:sz w:val="24"/>
            <w:szCs w:val="24"/>
          </w:rPr>
          <w:t>estimate the gender gap in health expectancy</w:t>
        </w:r>
        <w:r w:rsidR="005548AB">
          <w:rPr>
            <w:rFonts w:ascii="Arial" w:eastAsia="Arial" w:hAnsi="Arial" w:cs="Arial"/>
            <w:sz w:val="24"/>
            <w:szCs w:val="24"/>
          </w:rPr>
          <w:t xml:space="preserve"> as measured by disability- and chronic-free life expectancy for ages 60 </w:t>
        </w:r>
      </w:ins>
      <w:ins w:id="78" w:author="Author" w:date="2023-06-29T22:42:00Z">
        <w:r w:rsidR="00656530">
          <w:rPr>
            <w:rFonts w:ascii="Arial" w:eastAsia="Arial" w:hAnsi="Arial" w:cs="Arial"/>
            <w:sz w:val="24"/>
            <w:szCs w:val="24"/>
          </w:rPr>
          <w:t xml:space="preserve">y </w:t>
        </w:r>
      </w:ins>
      <w:ins w:id="79" w:author="Di Lego Goncalves, Vanessa" w:date="2023-06-22T12:17:00Z">
        <w:r w:rsidR="005548AB">
          <w:rPr>
            <w:rFonts w:ascii="Arial" w:eastAsia="Arial" w:hAnsi="Arial" w:cs="Arial"/>
            <w:sz w:val="24"/>
            <w:szCs w:val="24"/>
          </w:rPr>
          <w:t>and over</w:t>
        </w:r>
      </w:ins>
      <w:ins w:id="80" w:author="Author" w:date="2023-06-29T22:17:00Z">
        <w:r w:rsidR="00B24B1B">
          <w:rPr>
            <w:rFonts w:ascii="Arial" w:eastAsia="Arial" w:hAnsi="Arial" w:cs="Arial"/>
            <w:sz w:val="24"/>
            <w:szCs w:val="24"/>
          </w:rPr>
          <w:t xml:space="preserve"> across </w:t>
        </w:r>
      </w:ins>
      <w:ins w:id="81" w:author="Author" w:date="2023-06-29T22:29:00Z">
        <w:r w:rsidR="00DF2E51">
          <w:rPr>
            <w:rFonts w:ascii="Arial" w:eastAsia="Arial" w:hAnsi="Arial" w:cs="Arial"/>
            <w:sz w:val="24"/>
            <w:szCs w:val="24"/>
          </w:rPr>
          <w:t>a diverse range of middle- and high-income</w:t>
        </w:r>
        <w:r w:rsidR="00DF2E51" w:rsidRPr="006D327E">
          <w:rPr>
            <w:rFonts w:ascii="Arial" w:eastAsia="Arial" w:hAnsi="Arial" w:cs="Arial"/>
            <w:sz w:val="24"/>
            <w:szCs w:val="24"/>
          </w:rPr>
          <w:t xml:space="preserve"> countries. We focus on</w:t>
        </w:r>
      </w:ins>
      <w:ins w:id="82" w:author="Author" w:date="2023-06-29T22:35:00Z">
        <w:r w:rsidR="00D76AC1">
          <w:rPr>
            <w:rFonts w:ascii="Arial" w:eastAsia="Arial" w:hAnsi="Arial" w:cs="Arial"/>
            <w:sz w:val="24"/>
            <w:szCs w:val="24"/>
          </w:rPr>
          <w:t xml:space="preserve"> </w:t>
        </w:r>
      </w:ins>
      <w:ins w:id="83" w:author="Author" w:date="2023-06-29T22:37:00Z">
        <w:r w:rsidR="00D76AC1" w:rsidRPr="006D327E">
          <w:rPr>
            <w:rFonts w:ascii="Arial" w:eastAsia="Arial" w:hAnsi="Arial" w:cs="Arial"/>
            <w:sz w:val="24"/>
            <w:szCs w:val="24"/>
          </w:rPr>
          <w:t>the U.S., England, South Korea, China, India, Mexico and EU Countries</w:t>
        </w:r>
        <w:r w:rsidR="00D76AC1">
          <w:rPr>
            <w:rFonts w:ascii="Arial" w:eastAsia="Arial" w:hAnsi="Arial" w:cs="Arial"/>
            <w:sz w:val="24"/>
            <w:szCs w:val="24"/>
          </w:rPr>
          <w:t xml:space="preserve"> using data from</w:t>
        </w:r>
      </w:ins>
      <w:ins w:id="84" w:author="Author" w:date="2023-06-29T22:35:00Z">
        <w:r w:rsidR="00D76AC1">
          <w:rPr>
            <w:rFonts w:ascii="Arial" w:eastAsia="Arial" w:hAnsi="Arial" w:cs="Arial"/>
            <w:sz w:val="24"/>
            <w:szCs w:val="24"/>
          </w:rPr>
          <w:t xml:space="preserve"> the</w:t>
        </w:r>
        <w:r w:rsidR="00D76AC1" w:rsidRPr="006D327E">
          <w:rPr>
            <w:rFonts w:ascii="Arial" w:eastAsia="Arial" w:hAnsi="Arial" w:cs="Arial"/>
            <w:sz w:val="24"/>
            <w:szCs w:val="24"/>
          </w:rPr>
          <w:t xml:space="preserve"> harmonized surveys from the Gateway to Global Aging Data</w:t>
        </w:r>
        <w:r w:rsidR="00D76AC1">
          <w:rPr>
            <w:rFonts w:ascii="Arial" w:eastAsia="Arial" w:hAnsi="Arial" w:cs="Arial"/>
            <w:sz w:val="24"/>
            <w:szCs w:val="24"/>
          </w:rPr>
          <w:t xml:space="preserve"> </w:t>
        </w:r>
        <w:r w:rsidR="00D76AC1">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(22)","plainTextFormattedCitation":"(22)","previouslyFormattedCitation":"(21)"},"properties":{"noteIndex":0},"schema":"https://github.com/citation-style-language/schema/raw/master/csl-citation.json"}</w:instrText>
      </w:r>
      <w:ins w:id="85" w:author="Author" w:date="2023-06-29T22:35:00Z">
        <w:r w:rsidR="00D76AC1">
          <w:rPr>
            <w:rFonts w:ascii="Arial" w:eastAsia="Arial" w:hAnsi="Arial" w:cs="Arial"/>
            <w:sz w:val="24"/>
            <w:szCs w:val="24"/>
          </w:rPr>
          <w:fldChar w:fldCharType="separate"/>
        </w:r>
      </w:ins>
      <w:r w:rsidR="00907C9F" w:rsidRPr="00907C9F">
        <w:rPr>
          <w:rFonts w:ascii="Arial" w:eastAsia="Arial" w:hAnsi="Arial" w:cs="Arial"/>
          <w:noProof/>
          <w:sz w:val="24"/>
          <w:szCs w:val="24"/>
        </w:rPr>
        <w:t>(22)</w:t>
      </w:r>
      <w:ins w:id="86" w:author="Author" w:date="2023-06-29T22:35:00Z">
        <w:r w:rsidR="00D76AC1">
          <w:rPr>
            <w:rFonts w:ascii="Arial" w:eastAsia="Arial" w:hAnsi="Arial" w:cs="Arial"/>
            <w:sz w:val="24"/>
            <w:szCs w:val="24"/>
          </w:rPr>
          <w:fldChar w:fldCharType="end"/>
        </w:r>
        <w:r w:rsidR="00D76AC1">
          <w:rPr>
            <w:rFonts w:ascii="Arial" w:eastAsia="Arial" w:hAnsi="Arial" w:cs="Arial"/>
            <w:sz w:val="24"/>
            <w:szCs w:val="24"/>
          </w:rPr>
          <w:t>,</w:t>
        </w:r>
      </w:ins>
      <w:ins w:id="87" w:author="Author" w:date="2023-06-29T22:36:00Z">
        <w:r w:rsidR="00D76AC1">
          <w:rPr>
            <w:rFonts w:ascii="Arial" w:eastAsia="Arial" w:hAnsi="Arial" w:cs="Arial"/>
            <w:sz w:val="24"/>
            <w:szCs w:val="24"/>
          </w:rPr>
          <w:t xml:space="preserve"> a unique dataset that allows for</w:t>
        </w:r>
        <w:r w:rsidR="00D76AC1" w:rsidRPr="006D327E">
          <w:rPr>
            <w:rFonts w:ascii="Arial" w:eastAsia="Arial" w:hAnsi="Arial" w:cs="Arial"/>
            <w:sz w:val="24"/>
            <w:szCs w:val="24"/>
          </w:rPr>
          <w:t xml:space="preserve"> </w:t>
        </w:r>
        <w:r w:rsidR="00D76AC1">
          <w:rPr>
            <w:rFonts w:ascii="Arial" w:eastAsia="Arial" w:hAnsi="Arial" w:cs="Arial"/>
            <w:sz w:val="24"/>
            <w:szCs w:val="24"/>
          </w:rPr>
          <w:t>comparisons in health outcomes</w:t>
        </w:r>
        <w:r w:rsidR="00D76AC1" w:rsidRPr="006D327E">
          <w:rPr>
            <w:rFonts w:ascii="Arial" w:eastAsia="Arial" w:hAnsi="Arial" w:cs="Arial"/>
            <w:sz w:val="24"/>
            <w:szCs w:val="24"/>
          </w:rPr>
          <w:t>.</w:t>
        </w:r>
      </w:ins>
      <w:ins w:id="88" w:author="Author" w:date="2023-06-29T22:37:00Z">
        <w:r w:rsidR="00D76AC1">
          <w:rPr>
            <w:rFonts w:ascii="Arial" w:eastAsia="Arial" w:hAnsi="Arial" w:cs="Arial"/>
            <w:sz w:val="24"/>
            <w:szCs w:val="24"/>
          </w:rPr>
          <w:t xml:space="preserve"> </w:t>
        </w:r>
      </w:ins>
      <w:ins w:id="89" w:author="Author" w:date="2023-06-29T22:33:00Z">
        <w:r w:rsidR="007807EC">
          <w:rPr>
            <w:rFonts w:ascii="Arial" w:eastAsia="Arial" w:hAnsi="Arial" w:cs="Arial"/>
            <w:sz w:val="24"/>
            <w:szCs w:val="24"/>
          </w:rPr>
          <w:t>We then decompose the gender gap to assess the impact of</w:t>
        </w:r>
        <w:r w:rsidR="007807EC" w:rsidRPr="006D327E">
          <w:rPr>
            <w:rFonts w:ascii="Arial" w:eastAsia="Arial" w:hAnsi="Arial" w:cs="Arial"/>
            <w:sz w:val="24"/>
            <w:szCs w:val="24"/>
          </w:rPr>
          <w:t xml:space="preserve"> health and mortality </w:t>
        </w:r>
        <w:r w:rsidR="007807EC">
          <w:rPr>
            <w:rFonts w:ascii="Arial" w:eastAsia="Arial" w:hAnsi="Arial" w:cs="Arial"/>
            <w:sz w:val="24"/>
            <w:szCs w:val="24"/>
          </w:rPr>
          <w:t>on explaining</w:t>
        </w:r>
      </w:ins>
      <w:ins w:id="90" w:author="Author" w:date="2023-06-29T22:34:00Z">
        <w:r w:rsidR="00AE7D57">
          <w:rPr>
            <w:rFonts w:ascii="Arial" w:eastAsia="Arial" w:hAnsi="Arial" w:cs="Arial"/>
            <w:sz w:val="24"/>
            <w:szCs w:val="24"/>
          </w:rPr>
          <w:t xml:space="preserve"> </w:t>
        </w:r>
      </w:ins>
      <w:ins w:id="91" w:author="Author" w:date="2023-06-29T22:33:00Z">
        <w:r w:rsidR="007807EC" w:rsidRPr="006D327E">
          <w:rPr>
            <w:rFonts w:ascii="Arial" w:eastAsia="Arial" w:hAnsi="Arial" w:cs="Arial"/>
            <w:sz w:val="24"/>
            <w:szCs w:val="24"/>
          </w:rPr>
          <w:t xml:space="preserve">gender </w:t>
        </w:r>
        <w:r w:rsidR="007807EC">
          <w:rPr>
            <w:rFonts w:ascii="Arial" w:eastAsia="Arial" w:hAnsi="Arial" w:cs="Arial"/>
            <w:sz w:val="24"/>
            <w:szCs w:val="24"/>
          </w:rPr>
          <w:t>inequalities</w:t>
        </w:r>
        <w:r w:rsidR="007807EC" w:rsidRPr="006D327E">
          <w:rPr>
            <w:rFonts w:ascii="Arial" w:eastAsia="Arial" w:hAnsi="Arial" w:cs="Arial"/>
            <w:sz w:val="24"/>
            <w:szCs w:val="24"/>
          </w:rPr>
          <w:t xml:space="preserve"> in healthy lifespans</w:t>
        </w:r>
        <w:r w:rsidR="007807EC">
          <w:rPr>
            <w:rFonts w:ascii="Arial" w:eastAsia="Arial" w:hAnsi="Arial" w:cs="Arial"/>
            <w:sz w:val="24"/>
            <w:szCs w:val="24"/>
          </w:rPr>
          <w:t>.</w:t>
        </w:r>
      </w:ins>
      <w:ins w:id="92" w:author="Author" w:date="2023-06-29T22:34:00Z">
        <w:r w:rsidR="00AE7D57">
          <w:rPr>
            <w:rFonts w:ascii="Arial" w:eastAsia="Arial" w:hAnsi="Arial" w:cs="Arial"/>
            <w:sz w:val="24"/>
            <w:szCs w:val="24"/>
          </w:rPr>
          <w:t xml:space="preserve"> </w:t>
        </w:r>
      </w:ins>
      <w:ins w:id="93" w:author="Author" w:date="2023-06-29T22:29:00Z">
        <w:r w:rsidR="00DF2E51">
          <w:rPr>
            <w:rFonts w:ascii="Arial" w:eastAsia="Arial" w:hAnsi="Arial" w:cs="Arial"/>
            <w:sz w:val="24"/>
            <w:szCs w:val="24"/>
          </w:rPr>
          <w:t>This set of</w:t>
        </w:r>
        <w:r w:rsidR="00DF2E51" w:rsidRPr="006D327E">
          <w:rPr>
            <w:rFonts w:ascii="Arial" w:eastAsia="Arial" w:hAnsi="Arial" w:cs="Arial"/>
            <w:sz w:val="24"/>
            <w:szCs w:val="24"/>
          </w:rPr>
          <w:t xml:space="preserve"> countries</w:t>
        </w:r>
        <w:r w:rsidR="00DF2E51">
          <w:rPr>
            <w:rFonts w:ascii="Arial" w:eastAsia="Arial" w:hAnsi="Arial" w:cs="Arial"/>
            <w:sz w:val="24"/>
            <w:szCs w:val="24"/>
          </w:rPr>
          <w:t xml:space="preserve"> not only has a</w:t>
        </w:r>
        <w:r w:rsidR="00DF2E51">
          <w:rPr>
            <w:rFonts w:ascii="Arial" w:eastAsia="Arial" w:hAnsi="Arial" w:cs="Arial"/>
            <w:color w:val="000000"/>
            <w:sz w:val="24"/>
            <w:szCs w:val="24"/>
          </w:rPr>
          <w:t xml:space="preserve"> </w:t>
        </w:r>
      </w:ins>
      <w:ins w:id="94" w:author="Author" w:date="2023-06-29T22:33:00Z">
        <w:r w:rsidR="00841CC9">
          <w:rPr>
            <w:rFonts w:ascii="Arial" w:eastAsia="Arial" w:hAnsi="Arial" w:cs="Arial"/>
            <w:color w:val="000000"/>
            <w:sz w:val="24"/>
            <w:szCs w:val="24"/>
          </w:rPr>
          <w:t>particular epidemiological and mortality trajectory</w:t>
        </w:r>
      </w:ins>
      <w:ins w:id="95" w:author="Author" w:date="2023-06-29T22:29:00Z">
        <w:r w:rsidR="00DF2E51">
          <w:rPr>
            <w:rFonts w:ascii="Arial" w:eastAsia="Arial" w:hAnsi="Arial" w:cs="Arial"/>
            <w:color w:val="000000"/>
            <w:sz w:val="24"/>
            <w:szCs w:val="24"/>
          </w:rPr>
          <w:t>, but different cultural backgrounds, gender norms, and health systems</w:t>
        </w:r>
      </w:ins>
      <w:ins w:id="96" w:author="Author" w:date="2023-06-29T22:30:00Z">
        <w:r w:rsidR="00D95858">
          <w:rPr>
            <w:rFonts w:ascii="Arial" w:eastAsia="Arial" w:hAnsi="Arial" w:cs="Arial"/>
            <w:color w:val="000000"/>
            <w:sz w:val="24"/>
            <w:szCs w:val="24"/>
          </w:rPr>
          <w:t xml:space="preserve"> </w:t>
        </w:r>
        <w:r w:rsidR="00D95858">
          <w:rPr>
            <w:rFonts w:ascii="Arial" w:eastAsia="Arial" w:hAnsi="Arial" w:cs="Arial"/>
            <w:sz w:val="24"/>
            <w:szCs w:val="24"/>
          </w:rPr>
          <w:t>which</w:t>
        </w:r>
        <w:r w:rsidR="00D95858" w:rsidRPr="006D327E">
          <w:rPr>
            <w:rFonts w:ascii="Arial" w:eastAsia="Arial" w:hAnsi="Arial" w:cs="Arial"/>
            <w:sz w:val="24"/>
            <w:szCs w:val="24"/>
          </w:rPr>
          <w:t xml:space="preserve"> enable</w:t>
        </w:r>
        <w:r w:rsidR="00D95858">
          <w:rPr>
            <w:rFonts w:ascii="Arial" w:eastAsia="Arial" w:hAnsi="Arial" w:cs="Arial"/>
            <w:sz w:val="24"/>
            <w:szCs w:val="24"/>
          </w:rPr>
          <w:t>s</w:t>
        </w:r>
        <w:r w:rsidR="00D95858" w:rsidRPr="006D327E">
          <w:rPr>
            <w:rFonts w:ascii="Arial" w:eastAsia="Arial" w:hAnsi="Arial" w:cs="Arial"/>
            <w:sz w:val="24"/>
            <w:szCs w:val="24"/>
          </w:rPr>
          <w:t xml:space="preserve"> us to investigate the impact of interpreting the gender gap in health and mortality as a measure of inequality in different settings</w:t>
        </w:r>
      </w:ins>
      <w:ins w:id="97" w:author="Di Lego Goncalves, Vanessa" w:date="2023-06-22T12:17:00Z">
        <w:r w:rsidR="005548AB">
          <w:rPr>
            <w:rFonts w:ascii="Arial" w:eastAsia="Arial" w:hAnsi="Arial" w:cs="Arial"/>
            <w:sz w:val="24"/>
            <w:szCs w:val="24"/>
          </w:rPr>
          <w:t xml:space="preserve">. </w:t>
        </w:r>
        <w:del w:id="98" w:author="Author" w:date="2023-06-29T22:33:00Z">
          <w:r w:rsidR="005548AB" w:rsidDel="007807EC">
            <w:rPr>
              <w:rFonts w:ascii="Arial" w:eastAsia="Arial" w:hAnsi="Arial" w:cs="Arial"/>
              <w:sz w:val="24"/>
              <w:szCs w:val="24"/>
            </w:rPr>
            <w:delText>We</w:delText>
          </w:r>
        </w:del>
        <w:del w:id="99" w:author="Author" w:date="2023-06-29T22:24:00Z">
          <w:r w:rsidR="005548AB" w:rsidDel="009E159C">
            <w:rPr>
              <w:rFonts w:ascii="Arial" w:eastAsia="Arial" w:hAnsi="Arial" w:cs="Arial"/>
              <w:sz w:val="24"/>
              <w:szCs w:val="24"/>
            </w:rPr>
            <w:delText xml:space="preserve"> additionally</w:delText>
          </w:r>
        </w:del>
        <w:del w:id="100" w:author="Author" w:date="2023-06-29T22:33:00Z">
          <w:r w:rsidR="005548AB" w:rsidDel="007807EC">
            <w:rPr>
              <w:rFonts w:ascii="Arial" w:eastAsia="Arial" w:hAnsi="Arial" w:cs="Arial"/>
              <w:sz w:val="24"/>
              <w:szCs w:val="24"/>
            </w:rPr>
            <w:delText xml:space="preserve"> </w:delText>
          </w:r>
        </w:del>
        <w:del w:id="101" w:author="Author" w:date="2023-06-29T22:25:00Z">
          <w:r w:rsidR="005548AB" w:rsidDel="009E159C">
            <w:rPr>
              <w:rFonts w:ascii="Arial" w:eastAsia="Arial" w:hAnsi="Arial" w:cs="Arial"/>
              <w:sz w:val="24"/>
              <w:szCs w:val="24"/>
            </w:rPr>
            <w:delText>decompose the gender gap</w:delText>
          </w:r>
          <w:r w:rsidR="005548AB" w:rsidRPr="006D327E" w:rsidDel="009E159C">
            <w:rPr>
              <w:rFonts w:ascii="Arial" w:eastAsia="Arial" w:hAnsi="Arial" w:cs="Arial"/>
              <w:sz w:val="24"/>
              <w:szCs w:val="24"/>
            </w:rPr>
            <w:delText xml:space="preserve"> and </w:delText>
          </w:r>
        </w:del>
        <w:del w:id="102" w:author="Author" w:date="2023-06-29T22:33:00Z">
          <w:r w:rsidR="005548AB" w:rsidDel="007807EC">
            <w:rPr>
              <w:rFonts w:ascii="Arial" w:eastAsia="Arial" w:hAnsi="Arial" w:cs="Arial"/>
              <w:sz w:val="24"/>
              <w:szCs w:val="24"/>
            </w:rPr>
            <w:delText>assess the impact of</w:delText>
          </w:r>
          <w:r w:rsidR="005548AB" w:rsidRPr="006D327E" w:rsidDel="007807EC">
            <w:rPr>
              <w:rFonts w:ascii="Arial" w:eastAsia="Arial" w:hAnsi="Arial" w:cs="Arial"/>
              <w:sz w:val="24"/>
              <w:szCs w:val="24"/>
            </w:rPr>
            <w:delText xml:space="preserve"> health and mortality </w:delText>
          </w:r>
          <w:r w:rsidR="005548AB" w:rsidDel="007807EC">
            <w:rPr>
              <w:rFonts w:ascii="Arial" w:eastAsia="Arial" w:hAnsi="Arial" w:cs="Arial"/>
              <w:sz w:val="24"/>
              <w:szCs w:val="24"/>
            </w:rPr>
            <w:delText>on</w:delText>
          </w:r>
        </w:del>
        <w:del w:id="103" w:author="Author" w:date="2023-06-29T22:27:00Z">
          <w:r w:rsidR="005548AB" w:rsidRPr="006D327E" w:rsidDel="00DF2E51">
            <w:rPr>
              <w:rFonts w:ascii="Arial" w:eastAsia="Arial" w:hAnsi="Arial" w:cs="Arial"/>
              <w:sz w:val="24"/>
              <w:szCs w:val="24"/>
            </w:rPr>
            <w:delText xml:space="preserve"> </w:delText>
          </w:r>
        </w:del>
        <w:del w:id="104" w:author="Author" w:date="2023-06-29T22:33:00Z">
          <w:r w:rsidR="005548AB" w:rsidRPr="006D327E" w:rsidDel="007807EC">
            <w:rPr>
              <w:rFonts w:ascii="Arial" w:eastAsia="Arial" w:hAnsi="Arial" w:cs="Arial"/>
              <w:sz w:val="24"/>
              <w:szCs w:val="24"/>
            </w:rPr>
            <w:delText xml:space="preserve">gender </w:delText>
          </w:r>
          <w:r w:rsidR="005548AB" w:rsidDel="007807EC">
            <w:rPr>
              <w:rFonts w:ascii="Arial" w:eastAsia="Arial" w:hAnsi="Arial" w:cs="Arial"/>
              <w:sz w:val="24"/>
              <w:szCs w:val="24"/>
            </w:rPr>
            <w:delText>inequalities</w:delText>
          </w:r>
          <w:r w:rsidR="005548AB" w:rsidRPr="006D327E" w:rsidDel="007807EC">
            <w:rPr>
              <w:rFonts w:ascii="Arial" w:eastAsia="Arial" w:hAnsi="Arial" w:cs="Arial"/>
              <w:sz w:val="24"/>
              <w:szCs w:val="24"/>
            </w:rPr>
            <w:delText xml:space="preserve"> in healthy lifespans</w:delText>
          </w:r>
        </w:del>
        <w:del w:id="105" w:author="Author" w:date="2023-06-29T22:18:00Z">
          <w:r w:rsidR="005548AB" w:rsidDel="00D642D9">
            <w:rPr>
              <w:rFonts w:ascii="Arial" w:eastAsia="Arial" w:hAnsi="Arial" w:cs="Arial"/>
              <w:sz w:val="24"/>
              <w:szCs w:val="24"/>
            </w:rPr>
            <w:delText xml:space="preserve"> </w:delText>
          </w:r>
          <w:r w:rsidR="005548AB" w:rsidRPr="006D327E" w:rsidDel="00D642D9">
            <w:rPr>
              <w:rFonts w:ascii="Arial" w:eastAsia="Arial" w:hAnsi="Arial" w:cs="Arial"/>
              <w:sz w:val="24"/>
              <w:szCs w:val="24"/>
            </w:rPr>
            <w:delText xml:space="preserve">across </w:delText>
          </w:r>
          <w:r w:rsidR="005548AB" w:rsidDel="00D642D9">
            <w:rPr>
              <w:rFonts w:ascii="Arial" w:eastAsia="Arial" w:hAnsi="Arial" w:cs="Arial"/>
              <w:sz w:val="24"/>
              <w:szCs w:val="24"/>
            </w:rPr>
            <w:delText>various</w:delText>
          </w:r>
          <w:r w:rsidR="005548AB" w:rsidRPr="006D327E" w:rsidDel="00D642D9">
            <w:rPr>
              <w:rFonts w:ascii="Arial" w:eastAsia="Arial" w:hAnsi="Arial" w:cs="Arial"/>
              <w:sz w:val="24"/>
              <w:szCs w:val="24"/>
            </w:rPr>
            <w:delText xml:space="preserve"> countries</w:delText>
          </w:r>
        </w:del>
        <w:del w:id="106" w:author="Author" w:date="2023-06-29T22:33:00Z">
          <w:r w:rsidR="005548AB" w:rsidRPr="006D327E" w:rsidDel="007807EC">
            <w:rPr>
              <w:rFonts w:ascii="Arial" w:eastAsia="Arial" w:hAnsi="Arial" w:cs="Arial"/>
              <w:sz w:val="24"/>
              <w:szCs w:val="24"/>
            </w:rPr>
            <w:delText>.</w:delText>
          </w:r>
        </w:del>
      </w:ins>
    </w:p>
    <w:p w14:paraId="679F0D8A" w14:textId="711FA057" w:rsidR="006D327E" w:rsidRDefault="00AB34EB" w:rsidP="00314CC0">
      <w:pPr>
        <w:keepNext/>
        <w:spacing w:after="0" w:line="360" w:lineRule="auto"/>
        <w:jc w:val="both"/>
        <w:rPr>
          <w:rFonts w:ascii="Arial" w:eastAsia="Arial" w:hAnsi="Arial" w:cs="Arial"/>
          <w:sz w:val="24"/>
          <w:szCs w:val="24"/>
        </w:rPr>
      </w:pPr>
      <w:del w:id="107" w:author="Author" w:date="2023-06-29T22:38:00Z">
        <w:r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To date, studies that have </w:delText>
        </w:r>
        <w:r w:rsidR="00466830" w:rsidDel="000643FC">
          <w:rPr>
            <w:rFonts w:ascii="Arial" w:eastAsia="Arial" w:hAnsi="Arial" w:cs="Arial"/>
            <w:sz w:val="24"/>
            <w:szCs w:val="24"/>
          </w:rPr>
          <w:delText>disentangle</w:delText>
        </w:r>
        <w:r w:rsidR="001750AF" w:rsidDel="000643FC">
          <w:rPr>
            <w:rFonts w:ascii="Arial" w:eastAsia="Arial" w:hAnsi="Arial" w:cs="Arial"/>
            <w:sz w:val="24"/>
            <w:szCs w:val="24"/>
          </w:rPr>
          <w:delText>d</w:delText>
        </w:r>
        <w:r w:rsidR="00466830" w:rsidDel="000643FC">
          <w:rPr>
            <w:rFonts w:ascii="Arial" w:eastAsia="Arial" w:hAnsi="Arial" w:cs="Arial"/>
            <w:sz w:val="24"/>
            <w:szCs w:val="24"/>
          </w:rPr>
          <w:delText xml:space="preserve"> </w:delText>
        </w:r>
        <w:r w:rsidR="00E1053A" w:rsidDel="000643FC">
          <w:rPr>
            <w:rFonts w:ascii="Arial" w:eastAsia="Arial" w:hAnsi="Arial" w:cs="Arial"/>
            <w:sz w:val="24"/>
            <w:szCs w:val="24"/>
          </w:rPr>
          <w:delText xml:space="preserve">gender gaps in </w:delText>
        </w:r>
        <w:r w:rsidR="00E1053A" w:rsidRPr="006D327E" w:rsidDel="000643FC">
          <w:rPr>
            <w:rFonts w:ascii="Arial" w:eastAsia="Arial" w:hAnsi="Arial" w:cs="Arial"/>
            <w:sz w:val="24"/>
            <w:szCs w:val="24"/>
          </w:rPr>
          <w:delText xml:space="preserve">healthy lifespans </w:delText>
        </w:r>
        <w:r w:rsidR="00E1053A" w:rsidDel="000643FC">
          <w:rPr>
            <w:rFonts w:ascii="Arial" w:eastAsia="Arial" w:hAnsi="Arial" w:cs="Arial"/>
            <w:sz w:val="24"/>
            <w:szCs w:val="24"/>
          </w:rPr>
          <w:delText>by separating</w:delText>
        </w:r>
        <w:r w:rsidR="001E0A75" w:rsidDel="000643FC">
          <w:rPr>
            <w:rFonts w:ascii="Arial" w:eastAsia="Arial" w:hAnsi="Arial" w:cs="Arial"/>
            <w:sz w:val="24"/>
            <w:szCs w:val="24"/>
          </w:rPr>
          <w:delText xml:space="preserve"> </w:delText>
        </w:r>
        <w:r w:rsidR="00466830" w:rsidDel="000643FC">
          <w:rPr>
            <w:rFonts w:ascii="Arial" w:eastAsia="Arial" w:hAnsi="Arial" w:cs="Arial"/>
            <w:sz w:val="24"/>
            <w:szCs w:val="24"/>
          </w:rPr>
          <w:delText xml:space="preserve">health (disability and </w:delText>
        </w:r>
        <w:r w:rsidR="001750AF" w:rsidDel="000643FC">
          <w:rPr>
            <w:rFonts w:ascii="Arial" w:eastAsia="Arial" w:hAnsi="Arial" w:cs="Arial"/>
            <w:sz w:val="24"/>
            <w:szCs w:val="24"/>
          </w:rPr>
          <w:delText>chronic conditions</w:delText>
        </w:r>
        <w:r w:rsidR="00466830" w:rsidDel="000643FC">
          <w:rPr>
            <w:rFonts w:ascii="Arial" w:eastAsia="Arial" w:hAnsi="Arial" w:cs="Arial"/>
            <w:sz w:val="24"/>
            <w:szCs w:val="24"/>
          </w:rPr>
          <w:delText>) and mortality dimensions</w:delText>
        </w:r>
        <w:r w:rsidR="001750AF"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 have mostl</w:delText>
        </w:r>
        <w:r w:rsidR="006D327E" w:rsidDel="000643FC">
          <w:rPr>
            <w:rFonts w:ascii="Arial" w:eastAsia="Arial" w:hAnsi="Arial" w:cs="Arial"/>
            <w:sz w:val="24"/>
            <w:szCs w:val="24"/>
          </w:rPr>
          <w:delText>y</w:delText>
        </w:r>
        <w:r w:rsidR="006D327E" w:rsidRPr="006D327E" w:rsidDel="000643FC">
          <w:rPr>
            <w:rFonts w:ascii="Arial" w:eastAsia="Arial" w:hAnsi="Arial" w:cs="Arial"/>
            <w:sz w:val="24"/>
            <w:szCs w:val="24"/>
          </w:rPr>
          <w:delText xml:space="preserve"> focused on a specific set of countries or regions </w:delText>
        </w:r>
        <w:r w:rsidR="00781F19" w:rsidDel="000643FC">
          <w:rPr>
            <w:rFonts w:ascii="Arial" w:eastAsia="Arial" w:hAnsi="Arial" w:cs="Arial"/>
            <w:sz w:val="24"/>
            <w:szCs w:val="24"/>
          </w:rPr>
          <w:delText xml:space="preserve">with shared </w:delText>
        </w:r>
        <w:r w:rsidR="006D327E" w:rsidRPr="006D327E" w:rsidDel="000643FC">
          <w:rPr>
            <w:rFonts w:ascii="Arial" w:eastAsia="Arial" w:hAnsi="Arial" w:cs="Arial"/>
            <w:sz w:val="24"/>
            <w:szCs w:val="24"/>
          </w:rPr>
          <w:delText>societal values and gender roles</w:delText>
        </w:r>
        <w:r w:rsidR="00781F19" w:rsidDel="000643FC">
          <w:rPr>
            <w:rFonts w:ascii="Arial" w:eastAsia="Arial" w:hAnsi="Arial" w:cs="Arial"/>
            <w:sz w:val="24"/>
            <w:szCs w:val="24"/>
          </w:rPr>
          <w:delText xml:space="preserve">. This is mainly </w:delText>
        </w:r>
        <w:r w:rsidR="006D327E" w:rsidRPr="006D327E" w:rsidDel="000643FC">
          <w:rPr>
            <w:rFonts w:ascii="Arial" w:eastAsia="Arial" w:hAnsi="Arial" w:cs="Arial"/>
            <w:sz w:val="24"/>
            <w:szCs w:val="24"/>
          </w:rPr>
          <w:delText xml:space="preserve"> </w:delText>
        </w:r>
      </w:del>
      <w:ins w:id="108" w:author="Di Lego Goncalves, Vanessa" w:date="2023-06-22T12:47:00Z">
        <w:del w:id="109" w:author="Author" w:date="2023-06-29T22:38:00Z">
          <w:r w:rsidR="00033A2F" w:rsidDel="000643FC">
            <w:rPr>
              <w:rFonts w:ascii="Arial" w:eastAsia="Arial" w:hAnsi="Arial" w:cs="Arial"/>
              <w:color w:val="000000"/>
              <w:sz w:val="24"/>
              <w:szCs w:val="24"/>
            </w:rPr>
            <w:delText xml:space="preserve">due to the fact that comparative analyses are challenging, as the quality and validity of health indicators vary from country to country </w:delText>
          </w:r>
          <w:r w:rsidR="00033A2F" w:rsidDel="000643FC">
            <w:rPr>
              <w:rFonts w:ascii="Arial" w:eastAsia="Arial" w:hAnsi="Arial" w:cs="Arial"/>
              <w:color w:val="000000"/>
              <w:sz w:val="24"/>
              <w:szCs w:val="24"/>
            </w:rPr>
            <w:fldChar w:fldCharType="begin" w:fldLock="1"/>
          </w:r>
        </w:del>
      </w:ins>
      <w:del w:id="110" w:author="Author" w:date="2023-06-29T22:38:00Z">
        <w:r w:rsidR="00705455" w:rsidDel="000643FC">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delInstrText>
        </w:r>
      </w:del>
      <w:ins w:id="111" w:author="Di Lego Goncalves, Vanessa" w:date="2023-06-22T12:47:00Z">
        <w:del w:id="112" w:author="Author" w:date="2023-06-29T22:38:00Z">
          <w:r w:rsidR="00033A2F" w:rsidDel="000643FC">
            <w:rPr>
              <w:rFonts w:ascii="Arial" w:eastAsia="Arial" w:hAnsi="Arial" w:cs="Arial"/>
              <w:color w:val="000000"/>
              <w:sz w:val="24"/>
              <w:szCs w:val="24"/>
            </w:rPr>
            <w:fldChar w:fldCharType="separate"/>
          </w:r>
        </w:del>
      </w:ins>
      <w:del w:id="113" w:author="Author" w:date="2023-06-29T22:38:00Z">
        <w:r w:rsidR="00705455" w:rsidRPr="00705455" w:rsidDel="000643FC">
          <w:rPr>
            <w:rFonts w:ascii="Arial" w:eastAsia="Arial" w:hAnsi="Arial" w:cs="Arial"/>
            <w:noProof/>
            <w:color w:val="000000"/>
            <w:sz w:val="24"/>
            <w:szCs w:val="24"/>
          </w:rPr>
          <w:delText>(9–11)</w:delText>
        </w:r>
      </w:del>
      <w:ins w:id="114" w:author="Di Lego Goncalves, Vanessa" w:date="2023-06-22T12:47:00Z">
        <w:del w:id="115" w:author="Author" w:date="2023-06-29T22:38:00Z">
          <w:r w:rsidR="00033A2F" w:rsidDel="000643FC">
            <w:rPr>
              <w:rFonts w:ascii="Arial" w:eastAsia="Arial" w:hAnsi="Arial" w:cs="Arial"/>
              <w:color w:val="000000"/>
              <w:sz w:val="24"/>
              <w:szCs w:val="24"/>
            </w:rPr>
            <w:fldChar w:fldCharType="end"/>
          </w:r>
        </w:del>
        <w:r w:rsidR="00033A2F">
          <w:rPr>
            <w:rFonts w:ascii="Arial" w:eastAsia="Arial" w:hAnsi="Arial" w:cs="Arial"/>
            <w:color w:val="000000"/>
            <w:sz w:val="24"/>
            <w:szCs w:val="24"/>
          </w:rPr>
          <w:t>.</w:t>
        </w:r>
      </w:ins>
      <w:del w:id="116"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w:delText>
        </w:r>
      </w:del>
      <w:del w:id="117" w:author="Author" w:date="2023-06-29T22:39:00Z">
        <w:r w:rsidR="006D327E" w:rsidRPr="006D327E" w:rsidDel="001649D0">
          <w:rPr>
            <w:rFonts w:ascii="Arial" w:eastAsia="Arial" w:hAnsi="Arial" w:cs="Arial"/>
            <w:sz w:val="24"/>
            <w:szCs w:val="24"/>
          </w:rPr>
          <w:delText xml:space="preserve">  In this paper, we</w:delText>
        </w:r>
      </w:del>
      <w:del w:id="118" w:author="Di Lego Goncalves, Vanessa" w:date="2023-06-22T12:11:00Z">
        <w:r w:rsidR="006D327E" w:rsidRPr="006D327E" w:rsidDel="00AA2659">
          <w:rPr>
            <w:rFonts w:ascii="Arial" w:eastAsia="Arial" w:hAnsi="Arial" w:cs="Arial"/>
            <w:sz w:val="24"/>
            <w:szCs w:val="24"/>
          </w:rPr>
          <w:delText xml:space="preserv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119"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del>
      <w:del w:id="120" w:author="Author" w:date="2023-06-29T22:38:00Z">
        <w:r w:rsidR="006D327E" w:rsidRPr="006D327E" w:rsidDel="000643FC">
          <w:rPr>
            <w:rFonts w:ascii="Arial" w:eastAsia="Arial" w:hAnsi="Arial" w:cs="Arial"/>
            <w:sz w:val="24"/>
            <w:szCs w:val="24"/>
          </w:rPr>
          <w:delText xml:space="preserve">countries. </w:delText>
        </w:r>
      </w:del>
      <w:ins w:id="121" w:author="Di Lego Goncalves, Vanessa" w:date="2023-06-22T12:22:00Z">
        <w:del w:id="122" w:author="Author" w:date="2023-06-29T22:38:00Z">
          <w:r w:rsidR="00B376EE" w:rsidDel="000643FC">
            <w:rPr>
              <w:rFonts w:ascii="Arial" w:eastAsia="Arial" w:hAnsi="Arial" w:cs="Arial"/>
              <w:sz w:val="24"/>
              <w:szCs w:val="24"/>
            </w:rPr>
            <w:delText>w</w:delText>
          </w:r>
        </w:del>
      </w:ins>
      <w:ins w:id="123" w:author="Di Lego Goncalves, Vanessa" w:date="2023-06-22T12:11:00Z">
        <w:del w:id="124" w:author="Author" w:date="2023-06-29T22:38:00Z">
          <w:r w:rsidR="00AA2659" w:rsidDel="000643FC">
            <w:rPr>
              <w:rFonts w:ascii="Arial" w:eastAsia="Arial" w:hAnsi="Arial" w:cs="Arial"/>
              <w:sz w:val="24"/>
              <w:szCs w:val="24"/>
            </w:rPr>
            <w:delText>e</w:delText>
          </w:r>
          <w:r w:rsidR="00AA2659" w:rsidRPr="006D327E" w:rsidDel="000643FC">
            <w:rPr>
              <w:rFonts w:ascii="Arial" w:eastAsia="Arial" w:hAnsi="Arial" w:cs="Arial"/>
              <w:sz w:val="24"/>
              <w:szCs w:val="24"/>
            </w:rPr>
            <w:delText xml:space="preserve"> </w:delText>
          </w:r>
          <w:r w:rsidR="00AA2659" w:rsidDel="000643FC">
            <w:rPr>
              <w:rFonts w:ascii="Arial" w:eastAsia="Arial" w:hAnsi="Arial" w:cs="Arial"/>
              <w:sz w:val="24"/>
              <w:szCs w:val="24"/>
            </w:rPr>
            <w:delText>use the</w:delText>
          </w:r>
          <w:r w:rsidR="00AA2659" w:rsidRPr="006D327E" w:rsidDel="000643FC">
            <w:rPr>
              <w:rFonts w:ascii="Arial" w:eastAsia="Arial" w:hAnsi="Arial" w:cs="Arial"/>
              <w:sz w:val="24"/>
              <w:szCs w:val="24"/>
            </w:rPr>
            <w:delText xml:space="preserve"> harmonized surveys from the Gateway to Global Aging Data</w:delText>
          </w:r>
          <w:r w:rsidR="00AA2659" w:rsidDel="000643FC">
            <w:rPr>
              <w:rFonts w:ascii="Arial" w:eastAsia="Arial" w:hAnsi="Arial" w:cs="Arial"/>
              <w:sz w:val="24"/>
              <w:szCs w:val="24"/>
            </w:rPr>
            <w:delText xml:space="preserve"> </w:delText>
          </w:r>
          <w:r w:rsidR="00AA2659" w:rsidDel="000643FC">
            <w:rPr>
              <w:rFonts w:ascii="Arial" w:eastAsia="Arial" w:hAnsi="Arial" w:cs="Arial"/>
              <w:sz w:val="24"/>
              <w:szCs w:val="24"/>
            </w:rPr>
            <w:fldChar w:fldCharType="begin" w:fldLock="1"/>
          </w:r>
        </w:del>
      </w:ins>
      <w:del w:id="125" w:author="Author" w:date="2023-06-29T22:38:00Z">
        <w:r w:rsidR="00705455" w:rsidDel="000643FC">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delInstrText>
        </w:r>
      </w:del>
      <w:ins w:id="126" w:author="Di Lego Goncalves, Vanessa" w:date="2023-06-22T12:11:00Z">
        <w:del w:id="127" w:author="Author" w:date="2023-06-29T22:38:00Z">
          <w:r w:rsidR="00AA2659" w:rsidDel="000643FC">
            <w:rPr>
              <w:rFonts w:ascii="Arial" w:eastAsia="Arial" w:hAnsi="Arial" w:cs="Arial"/>
              <w:sz w:val="24"/>
              <w:szCs w:val="24"/>
            </w:rPr>
            <w:fldChar w:fldCharType="separate"/>
          </w:r>
        </w:del>
      </w:ins>
      <w:del w:id="128" w:author="Author" w:date="2023-06-29T22:38:00Z">
        <w:r w:rsidR="00705455" w:rsidRPr="00705455" w:rsidDel="000643FC">
          <w:rPr>
            <w:rFonts w:ascii="Arial" w:eastAsia="Arial" w:hAnsi="Arial" w:cs="Arial"/>
            <w:noProof/>
            <w:sz w:val="24"/>
            <w:szCs w:val="24"/>
          </w:rPr>
          <w:delText>(12)</w:delText>
        </w:r>
      </w:del>
      <w:ins w:id="129" w:author="Di Lego Goncalves, Vanessa" w:date="2023-06-22T12:11:00Z">
        <w:del w:id="130" w:author="Author" w:date="2023-06-29T22:38:00Z">
          <w:r w:rsidR="00AA2659" w:rsidDel="000643FC">
            <w:rPr>
              <w:rFonts w:ascii="Arial" w:eastAsia="Arial" w:hAnsi="Arial" w:cs="Arial"/>
              <w:sz w:val="24"/>
              <w:szCs w:val="24"/>
            </w:rPr>
            <w:fldChar w:fldCharType="end"/>
          </w:r>
          <w:r w:rsidR="00AA2659" w:rsidDel="000643FC">
            <w:rPr>
              <w:rFonts w:ascii="Arial" w:eastAsia="Arial" w:hAnsi="Arial" w:cs="Arial"/>
              <w:sz w:val="24"/>
              <w:szCs w:val="24"/>
            </w:rPr>
            <w:delText xml:space="preserve">, </w:delText>
          </w:r>
        </w:del>
      </w:ins>
      <w:del w:id="131" w:author="Author" w:date="2023-06-29T22:38:00Z">
        <w:r w:rsidR="002C1082" w:rsidDel="000643FC">
          <w:rPr>
            <w:rFonts w:ascii="Arial" w:eastAsia="Arial" w:hAnsi="Arial" w:cs="Arial"/>
            <w:sz w:val="24"/>
            <w:szCs w:val="24"/>
          </w:rPr>
          <w:delText>This is a unique dataset that allows us</w:delText>
        </w:r>
        <w:r w:rsidR="006D327E" w:rsidRPr="006D327E" w:rsidDel="000643FC">
          <w:rPr>
            <w:rFonts w:ascii="Arial" w:eastAsia="Arial" w:hAnsi="Arial" w:cs="Arial"/>
            <w:sz w:val="24"/>
            <w:szCs w:val="24"/>
          </w:rPr>
          <w:delText xml:space="preserve"> to </w:delText>
        </w:r>
      </w:del>
      <w:ins w:id="132" w:author="Di Lego Goncalves, Vanessa" w:date="2023-06-22T12:13:00Z">
        <w:del w:id="133" w:author="Author" w:date="2023-06-29T22:38:00Z">
          <w:r w:rsidR="00135E8D" w:rsidDel="000643FC">
            <w:rPr>
              <w:rFonts w:ascii="Arial" w:eastAsia="Arial" w:hAnsi="Arial" w:cs="Arial"/>
              <w:sz w:val="24"/>
              <w:szCs w:val="24"/>
            </w:rPr>
            <w:delText>for</w:delText>
          </w:r>
          <w:r w:rsidR="00135E8D" w:rsidRPr="006D327E" w:rsidDel="000643FC">
            <w:rPr>
              <w:rFonts w:ascii="Arial" w:eastAsia="Arial" w:hAnsi="Arial" w:cs="Arial"/>
              <w:sz w:val="24"/>
              <w:szCs w:val="24"/>
            </w:rPr>
            <w:delText xml:space="preserve"> </w:delText>
          </w:r>
        </w:del>
      </w:ins>
      <w:del w:id="134" w:author="Author" w:date="2023-06-29T22:38:00Z">
        <w:r w:rsidR="002C1082" w:rsidDel="000643FC">
          <w:rPr>
            <w:rFonts w:ascii="Arial" w:eastAsia="Arial" w:hAnsi="Arial" w:cs="Arial"/>
            <w:sz w:val="24"/>
            <w:szCs w:val="24"/>
          </w:rPr>
          <w:delText>compar</w:delText>
        </w:r>
      </w:del>
      <w:ins w:id="135" w:author="Di Lego Goncalves, Vanessa" w:date="2023-06-22T12:13:00Z">
        <w:del w:id="136" w:author="Author" w:date="2023-06-29T22:38:00Z">
          <w:r w:rsidR="00135E8D" w:rsidDel="000643FC">
            <w:rPr>
              <w:rFonts w:ascii="Arial" w:eastAsia="Arial" w:hAnsi="Arial" w:cs="Arial"/>
              <w:sz w:val="24"/>
              <w:szCs w:val="24"/>
            </w:rPr>
            <w:delText>isons in</w:delText>
          </w:r>
        </w:del>
      </w:ins>
      <w:del w:id="137" w:author="Author" w:date="2023-06-29T22:38:00Z">
        <w:r w:rsidR="002C1082" w:rsidDel="000643FC">
          <w:rPr>
            <w:rFonts w:ascii="Arial" w:eastAsia="Arial" w:hAnsi="Arial" w:cs="Arial"/>
            <w:sz w:val="24"/>
            <w:szCs w:val="24"/>
          </w:rPr>
          <w:delText xml:space="preserve">e health </w:delText>
        </w:r>
        <w:r w:rsidR="00CA7252" w:rsidDel="000643FC">
          <w:rPr>
            <w:rFonts w:ascii="Arial" w:eastAsia="Arial" w:hAnsi="Arial" w:cs="Arial"/>
            <w:sz w:val="24"/>
            <w:szCs w:val="24"/>
          </w:rPr>
          <w:delText xml:space="preserve">outcomes </w:delText>
        </w:r>
      </w:del>
      <w:del w:id="138" w:author="Author" w:date="2023-06-29T22:30:00Z">
        <w:r w:rsidR="00CA7252" w:rsidRPr="006D327E" w:rsidDel="00B9197F">
          <w:rPr>
            <w:rFonts w:ascii="Arial" w:eastAsia="Arial" w:hAnsi="Arial" w:cs="Arial"/>
            <w:sz w:val="24"/>
            <w:szCs w:val="24"/>
          </w:rPr>
          <w:delText>across</w:delText>
        </w:r>
        <w:r w:rsidR="00A33DA6" w:rsidDel="00B9197F">
          <w:rPr>
            <w:rFonts w:ascii="Arial" w:eastAsia="Arial" w:hAnsi="Arial" w:cs="Arial"/>
            <w:sz w:val="24"/>
            <w:szCs w:val="24"/>
          </w:rPr>
          <w:delText xml:space="preserve"> a diverse range of</w:delText>
        </w:r>
        <w:r w:rsidR="006D327E" w:rsidRPr="006D327E" w:rsidDel="00B9197F">
          <w:rPr>
            <w:rFonts w:ascii="Arial" w:eastAsia="Arial" w:hAnsi="Arial" w:cs="Arial"/>
            <w:sz w:val="24"/>
            <w:szCs w:val="24"/>
          </w:rPr>
          <w:delText xml:space="preserve"> </w:delText>
        </w:r>
        <w:r w:rsidR="002C1082" w:rsidDel="00B9197F">
          <w:rPr>
            <w:rFonts w:ascii="Arial" w:eastAsia="Arial" w:hAnsi="Arial" w:cs="Arial"/>
            <w:sz w:val="24"/>
            <w:szCs w:val="24"/>
          </w:rPr>
          <w:delText>low-, middle-, and high-income</w:delText>
        </w:r>
        <w:r w:rsidR="002C1082" w:rsidRPr="006D327E" w:rsidDel="00B9197F">
          <w:rPr>
            <w:rFonts w:ascii="Arial" w:eastAsia="Arial" w:hAnsi="Arial" w:cs="Arial"/>
            <w:sz w:val="24"/>
            <w:szCs w:val="24"/>
          </w:rPr>
          <w:delText xml:space="preserve"> </w:delText>
        </w:r>
        <w:r w:rsidR="006D327E" w:rsidRPr="006D327E" w:rsidDel="00B9197F">
          <w:rPr>
            <w:rFonts w:ascii="Arial" w:eastAsia="Arial" w:hAnsi="Arial" w:cs="Arial"/>
            <w:sz w:val="24"/>
            <w:szCs w:val="24"/>
          </w:rPr>
          <w:delText>countries. We focus on the U.S., England, South Korea, China, India, Mexico and EU Countries.</w:delText>
        </w:r>
        <w:r w:rsidR="003938F5" w:rsidDel="00B9197F">
          <w:rPr>
            <w:rFonts w:ascii="Arial" w:eastAsia="Arial" w:hAnsi="Arial" w:cs="Arial"/>
            <w:sz w:val="24"/>
            <w:szCs w:val="24"/>
          </w:rPr>
          <w:delText xml:space="preserve"> </w:delText>
        </w:r>
        <w:r w:rsidR="00C029CB" w:rsidDel="00B9197F">
          <w:rPr>
            <w:rFonts w:ascii="Arial" w:eastAsia="Arial" w:hAnsi="Arial" w:cs="Arial"/>
            <w:sz w:val="24"/>
            <w:szCs w:val="24"/>
          </w:rPr>
          <w:delText>This set of</w:delText>
        </w:r>
        <w:r w:rsidR="006D327E" w:rsidRPr="006D327E" w:rsidDel="00B9197F">
          <w:rPr>
            <w:rFonts w:ascii="Arial" w:eastAsia="Arial" w:hAnsi="Arial" w:cs="Arial"/>
            <w:sz w:val="24"/>
            <w:szCs w:val="24"/>
          </w:rPr>
          <w:delText xml:space="preserve"> countries</w:delText>
        </w:r>
      </w:del>
      <w:ins w:id="139" w:author="Di Lego Goncalves, Vanessa" w:date="2023-06-22T12:03:00Z">
        <w:del w:id="140" w:author="Author" w:date="2023-06-29T22:30:00Z">
          <w:r w:rsidR="00314CC0" w:rsidDel="00B9197F">
            <w:rPr>
              <w:rFonts w:ascii="Arial" w:eastAsia="Arial" w:hAnsi="Arial" w:cs="Arial"/>
              <w:sz w:val="24"/>
              <w:szCs w:val="24"/>
            </w:rPr>
            <w:delText xml:space="preserve"> not only </w:delText>
          </w:r>
          <w:r w:rsidR="00314CC0" w:rsidDel="00B9197F">
            <w:rPr>
              <w:rFonts w:ascii="Arial" w:eastAsia="Arial" w:hAnsi="Arial" w:cs="Arial"/>
              <w:color w:val="000000"/>
              <w:sz w:val="24"/>
              <w:szCs w:val="24"/>
            </w:rPr>
            <w:delText xml:space="preserve"> epidemiological and mortality trajectories, </w:delText>
          </w:r>
        </w:del>
      </w:ins>
      <w:ins w:id="141" w:author="Di Lego Goncalves, Vanessa" w:date="2023-06-22T12:04:00Z">
        <w:del w:id="142" w:author="Author" w:date="2023-06-29T22:30:00Z">
          <w:r w:rsidR="00314CC0" w:rsidDel="00B9197F">
            <w:rPr>
              <w:rFonts w:ascii="Arial" w:eastAsia="Arial" w:hAnsi="Arial" w:cs="Arial"/>
              <w:color w:val="000000"/>
              <w:sz w:val="24"/>
              <w:szCs w:val="24"/>
            </w:rPr>
            <w:delText xml:space="preserve">but </w:delText>
          </w:r>
        </w:del>
      </w:ins>
      <w:ins w:id="143" w:author="Di Lego Goncalves, Vanessa" w:date="2023-06-22T12:03:00Z">
        <w:del w:id="144" w:author="Author" w:date="2023-06-29T22:30:00Z">
          <w:r w:rsidR="00314CC0" w:rsidDel="00B9197F">
            <w:rPr>
              <w:rFonts w:ascii="Arial" w:eastAsia="Arial" w:hAnsi="Arial" w:cs="Arial"/>
              <w:color w:val="000000"/>
              <w:sz w:val="24"/>
              <w:szCs w:val="24"/>
            </w:rPr>
            <w:delText>different cultural backgrounds, gender norms, and health systems</w:delText>
          </w:r>
        </w:del>
      </w:ins>
      <w:ins w:id="145" w:author="Di Lego Goncalves, Vanessa" w:date="2023-06-22T12:04:00Z">
        <w:del w:id="146" w:author="Author" w:date="2023-06-29T22:30:00Z">
          <w:r w:rsidR="00314CC0" w:rsidDel="00B9197F">
            <w:rPr>
              <w:rFonts w:ascii="Arial" w:eastAsia="Arial" w:hAnsi="Arial" w:cs="Arial"/>
              <w:color w:val="000000"/>
              <w:sz w:val="24"/>
              <w:szCs w:val="24"/>
            </w:rPr>
            <w:delText xml:space="preserve">, </w:delText>
          </w:r>
        </w:del>
      </w:ins>
      <w:del w:id="147" w:author="Author" w:date="2023-06-29T22:30:00Z">
        <w:r w:rsidR="006D327E" w:rsidRPr="006D327E" w:rsidDel="00B9197F">
          <w:rPr>
            <w:rFonts w:ascii="Arial" w:eastAsia="Arial" w:hAnsi="Arial" w:cs="Arial"/>
            <w:sz w:val="24"/>
            <w:szCs w:val="24"/>
          </w:rPr>
          <w:delText xml:space="preserve">have specific gender roles, healthcare policies and welfare state systems, </w:delText>
        </w:r>
        <w:r w:rsidR="00944CBE" w:rsidDel="00B9197F">
          <w:rPr>
            <w:rFonts w:ascii="Arial" w:eastAsia="Arial" w:hAnsi="Arial" w:cs="Arial"/>
            <w:sz w:val="24"/>
            <w:szCs w:val="24"/>
          </w:rPr>
          <w:delText>which</w:delText>
        </w:r>
        <w:r w:rsidR="006D327E" w:rsidRPr="006D327E" w:rsidDel="00B9197F">
          <w:rPr>
            <w:rFonts w:ascii="Arial" w:eastAsia="Arial" w:hAnsi="Arial" w:cs="Arial"/>
            <w:sz w:val="24"/>
            <w:szCs w:val="24"/>
          </w:rPr>
          <w:delText xml:space="preserve"> enable</w:delText>
        </w:r>
        <w:r w:rsidR="00050965" w:rsidDel="00B9197F">
          <w:rPr>
            <w:rFonts w:ascii="Arial" w:eastAsia="Arial" w:hAnsi="Arial" w:cs="Arial"/>
            <w:sz w:val="24"/>
            <w:szCs w:val="24"/>
          </w:rPr>
          <w:delText>s</w:delText>
        </w:r>
        <w:r w:rsidR="006D327E" w:rsidRPr="006D327E" w:rsidDel="00B9197F">
          <w:rPr>
            <w:rFonts w:ascii="Arial" w:eastAsia="Arial" w:hAnsi="Arial" w:cs="Arial"/>
            <w:sz w:val="24"/>
            <w:szCs w:val="24"/>
          </w:rPr>
          <w:delText xml:space="preserve"> us to investigate the impact of interpreting the gender gap in health and mortality as a measure of inequality in different settings.</w:delText>
        </w:r>
        <w:r w:rsidR="00037587" w:rsidDel="00B9197F">
          <w:rPr>
            <w:rFonts w:ascii="Arial" w:eastAsia="Arial" w:hAnsi="Arial" w:cs="Arial"/>
            <w:sz w:val="24"/>
            <w:szCs w:val="24"/>
          </w:rPr>
          <w:delText xml:space="preserve"> </w:delText>
        </w:r>
        <w:r w:rsidR="00037587" w:rsidRPr="006E0762" w:rsidDel="00B9197F">
          <w:rPr>
            <w:rFonts w:ascii="Arial" w:eastAsia="Arial" w:hAnsi="Arial" w:cs="Arial"/>
            <w:sz w:val="24"/>
            <w:szCs w:val="24"/>
          </w:rPr>
          <w:delText xml:space="preserve">To the best of our knowledge, this study represents the first </w:delText>
        </w:r>
        <w:r w:rsidR="00037587" w:rsidDel="00B9197F">
          <w:rPr>
            <w:rFonts w:ascii="Arial" w:eastAsia="Arial" w:hAnsi="Arial" w:cs="Arial"/>
            <w:sz w:val="24"/>
            <w:szCs w:val="24"/>
          </w:rPr>
          <w:delText xml:space="preserve">in its </w:delText>
        </w:r>
        <w:commentRangeStart w:id="148"/>
        <w:r w:rsidR="00037587" w:rsidDel="00B9197F">
          <w:rPr>
            <w:rFonts w:ascii="Arial" w:eastAsia="Arial" w:hAnsi="Arial" w:cs="Arial"/>
            <w:sz w:val="24"/>
            <w:szCs w:val="24"/>
          </w:rPr>
          <w:delText>approach</w:delText>
        </w:r>
        <w:commentRangeEnd w:id="148"/>
        <w:r w:rsidR="00D13E0F" w:rsidDel="00B9197F">
          <w:rPr>
            <w:rStyle w:val="CommentReference"/>
            <w:rFonts w:ascii="Times New Roman" w:eastAsia="Times New Roman" w:hAnsi="Times New Roman" w:cs="Times New Roman"/>
          </w:rPr>
          <w:commentReference w:id="148"/>
        </w:r>
        <w:r w:rsidR="00037587" w:rsidRPr="006E0762" w:rsidDel="00B9197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6"/>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42175375"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w:t>
      </w:r>
      <w:r>
        <w:rPr>
          <w:rFonts w:ascii="Arial" w:eastAsia="Arial" w:hAnsi="Arial" w:cs="Arial"/>
          <w:color w:val="000000"/>
          <w:sz w:val="24"/>
          <w:szCs w:val="24"/>
        </w:rPr>
        <w:lastRenderedPageBreak/>
        <w:t xml:space="preserve">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49"/>
      <w:commentRangeStart w:id="150"/>
      <w:r>
        <w:rPr>
          <w:rFonts w:ascii="Arial" w:eastAsia="Arial" w:hAnsi="Arial" w:cs="Arial"/>
          <w:color w:val="000000"/>
          <w:sz w:val="24"/>
          <w:szCs w:val="24"/>
        </w:rPr>
        <w:t xml:space="preserve">Different </w:t>
      </w:r>
      <w:del w:id="151" w:author="Di Lego Goncalves, Vanessa" w:date="2023-06-22T09:28:00Z">
        <w:r w:rsidDel="00554E86">
          <w:rPr>
            <w:rFonts w:ascii="Arial" w:eastAsia="Arial" w:hAnsi="Arial" w:cs="Arial"/>
            <w:color w:val="000000"/>
            <w:sz w:val="24"/>
            <w:szCs w:val="24"/>
          </w:rPr>
          <w:delText xml:space="preserve">welfare state </w:delText>
        </w:r>
      </w:del>
      <w:ins w:id="152" w:author="Di Lego Goncalves, Vanessa" w:date="2023-06-22T09:28:00Z">
        <w:r w:rsidR="00554E86">
          <w:rPr>
            <w:rFonts w:ascii="Arial" w:eastAsia="Arial" w:hAnsi="Arial" w:cs="Arial"/>
            <w:color w:val="000000"/>
            <w:sz w:val="24"/>
            <w:szCs w:val="24"/>
          </w:rPr>
          <w:t xml:space="preserve">cultural </w:t>
        </w:r>
      </w:ins>
      <w:ins w:id="153" w:author="Di Lego Goncalves, Vanessa" w:date="2023-06-22T09:29:00Z">
        <w:r w:rsidR="00554E86">
          <w:rPr>
            <w:rFonts w:ascii="Arial" w:eastAsia="Arial" w:hAnsi="Arial" w:cs="Arial"/>
            <w:color w:val="000000"/>
            <w:sz w:val="24"/>
            <w:szCs w:val="24"/>
          </w:rPr>
          <w:t xml:space="preserve">backgrounds, </w:t>
        </w:r>
      </w:ins>
      <w:ins w:id="154" w:author="Di Lego Goncalves, Vanessa" w:date="2023-06-22T09:28:00Z">
        <w:r w:rsidR="00554E86">
          <w:rPr>
            <w:rFonts w:ascii="Arial" w:eastAsia="Arial" w:hAnsi="Arial" w:cs="Arial"/>
            <w:color w:val="000000"/>
            <w:sz w:val="24"/>
            <w:szCs w:val="24"/>
          </w:rPr>
          <w:t>gende</w:t>
        </w:r>
      </w:ins>
      <w:ins w:id="155" w:author="Di Lego Goncalves, Vanessa" w:date="2023-06-22T09:29:00Z">
        <w:r w:rsidR="00554E86">
          <w:rPr>
            <w:rFonts w:ascii="Arial" w:eastAsia="Arial" w:hAnsi="Arial" w:cs="Arial"/>
            <w:color w:val="000000"/>
            <w:sz w:val="24"/>
            <w:szCs w:val="24"/>
          </w:rPr>
          <w:t>r norms</w:t>
        </w:r>
      </w:ins>
      <w:ins w:id="156" w:author="Di Lego Goncalves, Vanessa" w:date="2023-06-22T09:28:00Z">
        <w:r w:rsidR="00554E86">
          <w:rPr>
            <w:rFonts w:ascii="Arial" w:eastAsia="Arial" w:hAnsi="Arial" w:cs="Arial"/>
            <w:color w:val="000000"/>
            <w:sz w:val="24"/>
            <w:szCs w:val="24"/>
          </w:rPr>
          <w:t>,</w:t>
        </w:r>
      </w:ins>
      <w:ins w:id="157" w:author="Di Lego Goncalves, Vanessa" w:date="2023-06-22T09:29:00Z">
        <w:r w:rsidR="00554E86">
          <w:rPr>
            <w:rFonts w:ascii="Arial" w:eastAsia="Arial" w:hAnsi="Arial" w:cs="Arial"/>
            <w:color w:val="000000"/>
            <w:sz w:val="24"/>
            <w:szCs w:val="24"/>
          </w:rPr>
          <w:t xml:space="preserve"> and</w:t>
        </w:r>
      </w:ins>
      <w:ins w:id="158" w:author="Di Lego Goncalves, Vanessa" w:date="2023-06-22T09:28:00Z">
        <w:r w:rsidR="00554E86">
          <w:rPr>
            <w:rFonts w:ascii="Arial" w:eastAsia="Arial" w:hAnsi="Arial" w:cs="Arial"/>
            <w:color w:val="000000"/>
            <w:sz w:val="24"/>
            <w:szCs w:val="24"/>
          </w:rPr>
          <w:t xml:space="preserve"> health systems</w:t>
        </w:r>
      </w:ins>
      <w:del w:id="159" w:author="Di Lego Goncalves, Vanessa" w:date="2023-06-22T09:28:00Z">
        <w:r w:rsidDel="00554E86">
          <w:rPr>
            <w:rFonts w:ascii="Arial" w:eastAsia="Arial" w:hAnsi="Arial" w:cs="Arial"/>
            <w:color w:val="000000"/>
            <w:sz w:val="24"/>
            <w:szCs w:val="24"/>
          </w:rPr>
          <w:delText>models</w:delText>
        </w:r>
      </w:del>
      <w:del w:id="160" w:author="Di Lego Goncalves, Vanessa" w:date="2023-06-22T09:29:00Z">
        <w:r w:rsidDel="00554E86">
          <w:rPr>
            <w:rFonts w:ascii="Arial" w:eastAsia="Arial" w:hAnsi="Arial" w:cs="Arial"/>
            <w:color w:val="000000"/>
            <w:sz w:val="24"/>
            <w:szCs w:val="24"/>
          </w:rPr>
          <w:delText xml:space="preserve"> and gender </w:delText>
        </w:r>
      </w:del>
      <w:del w:id="161"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149"/>
      <w:r w:rsidR="00A87123">
        <w:rPr>
          <w:rStyle w:val="CommentReference"/>
          <w:rFonts w:ascii="Times New Roman" w:eastAsia="Times New Roman" w:hAnsi="Times New Roman" w:cs="Times New Roman"/>
        </w:rPr>
        <w:commentReference w:id="149"/>
      </w:r>
      <w:commentRangeEnd w:id="150"/>
      <w:r w:rsidR="00554E86">
        <w:rPr>
          <w:rStyle w:val="CommentReference"/>
          <w:rFonts w:ascii="Times New Roman" w:eastAsia="Times New Roman" w:hAnsi="Times New Roman" w:cs="Times New Roman"/>
        </w:rPr>
        <w:commentReference w:id="150"/>
      </w:r>
      <w:r>
        <w:rPr>
          <w:rFonts w:ascii="Arial" w:eastAsia="Arial" w:hAnsi="Arial" w:cs="Arial"/>
          <w:color w:val="000000"/>
          <w:sz w:val="24"/>
          <w:szCs w:val="24"/>
        </w:rPr>
        <w:t>We focus on age 60</w:t>
      </w:r>
      <w:ins w:id="162" w:author="Author" w:date="2023-06-22T19:24:00Z">
        <w:r w:rsidR="00541DDF">
          <w:rPr>
            <w:rFonts w:ascii="Arial" w:eastAsia="Arial" w:hAnsi="Arial" w:cs="Arial"/>
            <w:color w:val="000000"/>
            <w:sz w:val="24"/>
            <w:szCs w:val="24"/>
          </w:rPr>
          <w:t xml:space="preserve"> </w:t>
        </w:r>
        <w:commentRangeStart w:id="163"/>
        <w:r w:rsidR="00541DDF">
          <w:rPr>
            <w:rFonts w:ascii="Arial" w:eastAsia="Arial" w:hAnsi="Arial" w:cs="Arial"/>
            <w:color w:val="000000"/>
            <w:sz w:val="24"/>
            <w:szCs w:val="24"/>
          </w:rPr>
          <w:t>y</w:t>
        </w:r>
      </w:ins>
      <w:commentRangeEnd w:id="163"/>
      <w:ins w:id="164" w:author="Author" w:date="2023-06-22T19:26:00Z">
        <w:r w:rsidR="00F32EF6">
          <w:rPr>
            <w:rStyle w:val="CommentReference"/>
            <w:rFonts w:ascii="Times New Roman" w:eastAsia="Times New Roman" w:hAnsi="Times New Roman" w:cs="Times New Roman"/>
          </w:rPr>
          <w:commentReference w:id="163"/>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65"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66"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refer to the Supplementary </w:t>
      </w:r>
      <w:del w:id="167" w:author="Di Lego Goncalves, Vanessa" w:date="2023-06-22T09:30:00Z">
        <w:r w:rsidDel="005F020D">
          <w:rPr>
            <w:rFonts w:ascii="Arial" w:eastAsia="Arial" w:hAnsi="Arial" w:cs="Arial"/>
            <w:color w:val="000000"/>
            <w:sz w:val="24"/>
            <w:szCs w:val="24"/>
          </w:rPr>
          <w:delText>Material</w:delText>
        </w:r>
      </w:del>
      <w:ins w:id="168" w:author="Di Lego Goncalves, Vanessa" w:date="2023-06-22T09:30:00Z">
        <w:r w:rsidR="005F020D">
          <w:rPr>
            <w:rFonts w:ascii="Arial" w:eastAsia="Arial" w:hAnsi="Arial" w:cs="Arial"/>
            <w:color w:val="000000"/>
            <w:sz w:val="24"/>
            <w:szCs w:val="24"/>
          </w:rPr>
          <w:t>Information</w:t>
        </w:r>
      </w:ins>
      <w:r w:rsidR="00863D71">
        <w:rPr>
          <w:rFonts w:ascii="Arial" w:eastAsia="Arial" w:hAnsi="Arial" w:cs="Arial"/>
          <w:color w:val="000000"/>
          <w:sz w:val="24"/>
          <w:szCs w:val="24"/>
        </w:rPr>
        <w:t xml:space="preserve"> (SI)</w:t>
      </w:r>
      <w:r w:rsidR="00F477C5">
        <w:rPr>
          <w:rFonts w:ascii="Arial" w:eastAsia="Arial" w:hAnsi="Arial" w:cs="Arial"/>
          <w:color w:val="000000"/>
          <w:sz w:val="24"/>
          <w:szCs w:val="24"/>
        </w:rPr>
        <w:t xml:space="preserve"> section on Materials and Table S3 for sample characteristics</w:t>
      </w:r>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69"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70"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71"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72" w:author="Di Lego Goncalves, Vanessa" w:date="2023-06-22T09:43:00Z">
        <w:r w:rsidR="005469D0">
          <w:rPr>
            <w:rFonts w:ascii="Arial" w:eastAsia="Arial" w:hAnsi="Arial" w:cs="Arial"/>
            <w:color w:val="000000"/>
            <w:sz w:val="24"/>
            <w:szCs w:val="24"/>
          </w:rPr>
          <w:t>O</w:t>
        </w:r>
      </w:ins>
      <w:ins w:id="173"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74" w:author="Di Lego Goncalves, Vanessa" w:date="2023-06-22T09:42:00Z">
        <w:r w:rsidR="005469D0">
          <w:rPr>
            <w:rFonts w:ascii="Arial" w:eastAsia="Arial" w:hAnsi="Arial" w:cs="Arial"/>
            <w:color w:val="000000"/>
            <w:sz w:val="24"/>
            <w:szCs w:val="24"/>
          </w:rPr>
          <w:t>)</w:t>
        </w:r>
      </w:ins>
      <w:del w:id="175"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0F5D702A"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76"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77" w:author="Di Lego Goncalves, Vanessa" w:date="2023-06-22T10:15:00Z">
            <w:rPr>
              <w:rFonts w:ascii="Cambria Math" w:eastAsia="Cambria Math" w:hAnsi="Cambria Math" w:cs="Cambria Math"/>
              <w:sz w:val="24"/>
              <w:szCs w:val="24"/>
            </w:rPr>
            <m:t>DFLE</m:t>
          </w:ins>
        </m:r>
      </m:oMath>
      <w:del w:id="178"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79" w:author="Di Lego Goncalves, Vanessa" w:date="2023-06-22T10:15:00Z">
            <w:rPr>
              <w:rFonts w:ascii="Cambria Math" w:eastAsia="Cambria Math" w:hAnsi="Cambria Math" w:cs="Cambria Math"/>
              <w:sz w:val="24"/>
              <w:szCs w:val="24"/>
            </w:rPr>
            <m:t>CFLE</m:t>
          </w:ins>
        </m:r>
      </m:oMath>
      <w:del w:id="180"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81" w:author="Di Lego Goncalves, Vanessa" w:date="2023-06-22T09:44:00Z">
        <w:r w:rsidR="005B22C5">
          <w:rPr>
            <w:rFonts w:ascii="Arial" w:eastAsia="Arial" w:hAnsi="Arial" w:cs="Arial"/>
            <w:sz w:val="24"/>
            <w:szCs w:val="24"/>
          </w:rPr>
          <w:t>for ages 60</w:t>
        </w:r>
      </w:ins>
      <w:ins w:id="182" w:author="Author" w:date="2023-06-22T19:24:00Z">
        <w:r w:rsidR="00541DDF">
          <w:rPr>
            <w:rFonts w:ascii="Arial" w:eastAsia="Arial" w:hAnsi="Arial" w:cs="Arial"/>
            <w:sz w:val="24"/>
            <w:szCs w:val="24"/>
          </w:rPr>
          <w:t xml:space="preserve"> y</w:t>
        </w:r>
      </w:ins>
      <w:ins w:id="183"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(23)","plainTextFormattedCitation":"(23)","previouslyFormattedCitation":"(22)"},"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(23)</w:t>
      </w:r>
      <w:r w:rsidR="00843F09">
        <w:rPr>
          <w:rFonts w:ascii="Arial" w:eastAsia="Arial" w:hAnsi="Arial" w:cs="Arial"/>
          <w:sz w:val="24"/>
          <w:szCs w:val="24"/>
        </w:rPr>
        <w:fldChar w:fldCharType="end"/>
      </w:r>
      <w:r>
        <w:rPr>
          <w:rFonts w:ascii="Arial" w:eastAsia="Arial" w:hAnsi="Arial" w:cs="Arial"/>
          <w:sz w:val="24"/>
          <w:szCs w:val="24"/>
        </w:rPr>
        <w:t xml:space="preserve">, </w:t>
      </w:r>
      <w:ins w:id="184" w:author="Author" w:date="2023-06-29T22:44:00Z">
        <w:r w:rsidR="00CE2E07">
          <w:rPr>
            <w:rFonts w:ascii="Arial" w:eastAsia="Arial" w:hAnsi="Arial" w:cs="Arial"/>
            <w:sz w:val="24"/>
            <w:szCs w:val="24"/>
          </w:rPr>
          <w:t>an approach widely</w:t>
        </w:r>
      </w:ins>
      <w:ins w:id="185" w:author="Di Lego Goncalves, Vanessa" w:date="2023-06-22T09:34:00Z">
        <w:r w:rsidR="00381CF7">
          <w:rPr>
            <w:rFonts w:ascii="Arial" w:eastAsia="Arial" w:hAnsi="Arial" w:cs="Arial"/>
            <w:sz w:val="24"/>
            <w:szCs w:val="24"/>
          </w:rPr>
          <w:t xml:space="preserve"> adopted</w:t>
        </w:r>
      </w:ins>
      <w:ins w:id="186" w:author="Author" w:date="2023-06-29T22:43:00Z">
        <w:r w:rsidR="00CE2E07">
          <w:rPr>
            <w:rFonts w:ascii="Arial" w:eastAsia="Arial" w:hAnsi="Arial" w:cs="Arial"/>
            <w:sz w:val="24"/>
            <w:szCs w:val="24"/>
          </w:rPr>
          <w:t xml:space="preserve"> </w:t>
        </w:r>
      </w:ins>
      <w:del w:id="187" w:author="Di Lego Goncalves, Vanessa" w:date="2023-06-22T09:32:00Z">
        <w:r w:rsidDel="00381CF7">
          <w:rPr>
            <w:rFonts w:ascii="Arial" w:eastAsia="Arial" w:hAnsi="Arial" w:cs="Arial"/>
            <w:sz w:val="24"/>
            <w:szCs w:val="24"/>
          </w:rPr>
          <w:delText xml:space="preserve">a </w:delText>
        </w:r>
      </w:del>
      <w:del w:id="188" w:author="Author" w:date="2023-06-29T22:44:00Z">
        <w:r w:rsidDel="00CE2E07">
          <w:rPr>
            <w:rFonts w:ascii="Arial" w:eastAsia="Arial" w:hAnsi="Arial" w:cs="Arial"/>
            <w:sz w:val="24"/>
            <w:szCs w:val="24"/>
          </w:rPr>
          <w:delText xml:space="preserve">methodological approach that has </w:delText>
        </w:r>
      </w:del>
      <w:del w:id="189" w:author="Di Lego Goncalves, Vanessa" w:date="2023-06-22T09:33:00Z">
        <w:r w:rsidDel="00381CF7">
          <w:rPr>
            <w:rFonts w:ascii="Arial" w:eastAsia="Arial" w:hAnsi="Arial" w:cs="Arial"/>
            <w:sz w:val="24"/>
            <w:szCs w:val="24"/>
          </w:rPr>
          <w:delText>been used before in similar</w:delText>
        </w:r>
      </w:del>
      <w:ins w:id="190" w:author="Di Lego Goncalves, Vanessa" w:date="2023-06-22T09:33:00Z">
        <w:r w:rsidR="00381CF7">
          <w:rPr>
            <w:rFonts w:ascii="Arial" w:eastAsia="Arial" w:hAnsi="Arial" w:cs="Arial"/>
            <w:sz w:val="24"/>
            <w:szCs w:val="24"/>
          </w:rPr>
          <w:t xml:space="preserve">for </w:t>
        </w:r>
      </w:ins>
      <w:ins w:id="191" w:author="Di Lego Goncalves, Vanessa" w:date="2023-06-22T09:35:00Z">
        <w:r w:rsidR="00381CF7">
          <w:rPr>
            <w:rFonts w:ascii="Arial" w:eastAsia="Arial" w:hAnsi="Arial" w:cs="Arial"/>
            <w:sz w:val="24"/>
            <w:szCs w:val="24"/>
          </w:rPr>
          <w:t>estimating prevalence-based health expectancies</w:t>
        </w:r>
      </w:ins>
      <w:del w:id="192"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States","type":"article-journal","volume":"106"},"uris":["http://www.mendeley.com/documents/?uuid=5f91cfd1-0d5c-4fca-a8ba-8668d91b3001"]}],"mendeley":{"formattedCitation":"(24, 25)","plainTextFormattedCitation":"(24, 25)","previouslyFormattedCitation":"(23, 24)"},"properties":{"noteIndex":0},"schema":"https://github.com/citation-style-language/schema/raw/master/csl-citation.json"}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(24, 25)</w:t>
      </w:r>
      <w:r w:rsidR="00843F09">
        <w:rPr>
          <w:rFonts w:ascii="Arial" w:eastAsia="Arial" w:hAnsi="Arial" w:cs="Arial"/>
          <w:sz w:val="24"/>
          <w:szCs w:val="24"/>
        </w:rPr>
        <w:fldChar w:fldCharType="end"/>
      </w:r>
      <w:r>
        <w:rPr>
          <w:rFonts w:ascii="Arial" w:eastAsia="Arial" w:hAnsi="Arial" w:cs="Arial"/>
          <w:sz w:val="24"/>
          <w:szCs w:val="24"/>
        </w:rPr>
        <w:t xml:space="preserve">. </w:t>
      </w:r>
      <w:del w:id="193" w:author="Di Lego Goncalves, Vanessa" w:date="2023-06-22T09:44:00Z">
        <w:r w:rsidDel="005B22C5">
          <w:rPr>
            <w:rFonts w:ascii="Arial" w:eastAsia="Arial" w:hAnsi="Arial" w:cs="Arial"/>
            <w:color w:val="000000"/>
            <w:sz w:val="24"/>
            <w:szCs w:val="24"/>
          </w:rPr>
          <w:delText xml:space="preserve">We estimate </w:delText>
        </w:r>
      </w:del>
      <w:del w:id="194" w:author="Di Lego Goncalves, Vanessa" w:date="2023-06-22T09:43:00Z">
        <w:r w:rsidDel="005B22C5">
          <w:rPr>
            <w:rFonts w:ascii="Arial" w:eastAsia="Arial" w:hAnsi="Arial" w:cs="Arial"/>
            <w:color w:val="000000"/>
            <w:sz w:val="24"/>
            <w:szCs w:val="24"/>
          </w:rPr>
          <w:delText>disability- and chronic disease-free life expectancies (</w:delText>
        </w:r>
      </w:del>
      <w:del w:id="195"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(26)","plainTextFormattedCitation":"(26)","previouslyFormattedCitation":"(25)"},"properties":{"noteIndex":0},"schema":"https://github.com/citation-style-language/schema/raw/master/csl-citation.json"}</w:instrText>
      </w:r>
      <w:r w:rsidR="0047289C">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96" w:author="Author" w:date="2023-06-22T19:23:00Z">
        <w:r w:rsidDel="00941C6E">
          <w:rPr>
            <w:rFonts w:ascii="Arial" w:eastAsia="Arial" w:hAnsi="Arial" w:cs="Arial"/>
            <w:color w:val="000000"/>
            <w:sz w:val="24"/>
            <w:szCs w:val="24"/>
          </w:rPr>
          <w:delText>stroke</w:delText>
        </w:r>
      </w:del>
      <w:ins w:id="197"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98" w:author="Di Lego Goncalves, Vanessa" w:date="2023-06-22T09:38:00Z">
        <w:r w:rsidR="002B3BF7" w:rsidRPr="005E371A">
          <w:rPr>
            <w:rFonts w:ascii="Arial" w:hAnsi="Arial"/>
            <w:color w:val="000000"/>
            <w:sz w:val="24"/>
            <w:rPrChange w:id="199" w:author="Di Lego Goncalves, Vanessa" w:date="2023-06-22T10:16:00Z">
              <w:rPr>
                <w:rFonts w:ascii="Arial" w:eastAsia="Arial" w:hAnsi="Arial" w:cs="Arial"/>
                <w:sz w:val="24"/>
                <w:szCs w:val="24"/>
              </w:rPr>
            </w:rPrChange>
          </w:rPr>
          <w:t xml:space="preserve">prevalence of </w:t>
        </w:r>
      </w:ins>
      <w:ins w:id="200" w:author="Di Lego Goncalves, Vanessa" w:date="2023-06-22T10:16:00Z">
        <w:r w:rsidRPr="005E371A">
          <w:rPr>
            <w:rFonts w:ascii="Arial" w:eastAsia="Arial" w:hAnsi="Arial" w:cs="Arial"/>
            <w:color w:val="000000"/>
            <w:sz w:val="24"/>
            <w:szCs w:val="24"/>
          </w:rPr>
          <w:t>unhealthy individuals for each</w:t>
        </w:r>
      </w:ins>
      <w:ins w:id="201" w:author="Di Lego Goncalves, Vanessa" w:date="2023-06-22T10:19:00Z">
        <w:r w:rsidR="00D17C9E">
          <w:rPr>
            <w:rFonts w:ascii="Arial" w:eastAsia="Arial" w:hAnsi="Arial" w:cs="Arial"/>
            <w:color w:val="000000"/>
            <w:sz w:val="24"/>
            <w:szCs w:val="24"/>
          </w:rPr>
          <w:t xml:space="preserve"> </w:t>
        </w:r>
      </w:ins>
      <w:ins w:id="202"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203" w:author="Di Lego Goncalves, Vanessa" w:date="2023-06-22T10:16:00Z">
              <w:rPr>
                <w:rFonts w:ascii="Arial" w:eastAsia="Arial" w:hAnsi="Arial" w:cs="Arial"/>
                <w:sz w:val="24"/>
                <w:szCs w:val="24"/>
              </w:rPr>
            </w:rPrChange>
          </w:rPr>
          <w:t xml:space="preserve"> condition</w:t>
        </w:r>
      </w:ins>
      <w:ins w:id="204" w:author="Author" w:date="2023-06-29T22:45:00Z">
        <w:r w:rsidR="00E34261">
          <w:rPr>
            <w:rFonts w:ascii="Arial" w:hAnsi="Arial"/>
            <w:color w:val="000000"/>
            <w:sz w:val="24"/>
          </w:rPr>
          <w:t>. The estimat</w:t>
        </w:r>
      </w:ins>
      <w:ins w:id="205" w:author="Author" w:date="2023-06-29T22:46:00Z">
        <w:r w:rsidR="00E34261">
          <w:rPr>
            <w:rFonts w:ascii="Arial" w:hAnsi="Arial"/>
            <w:color w:val="000000"/>
            <w:sz w:val="24"/>
          </w:rPr>
          <w:t>es are</w:t>
        </w:r>
      </w:ins>
      <w:ins w:id="206" w:author="Di Lego Goncalves, Vanessa" w:date="2023-06-22T09:38:00Z">
        <w:r w:rsidR="002B3BF7" w:rsidRPr="005E371A">
          <w:rPr>
            <w:rFonts w:ascii="Arial" w:hAnsi="Arial"/>
            <w:color w:val="000000"/>
            <w:sz w:val="24"/>
            <w:rPrChange w:id="207" w:author="Di Lego Goncalves, Vanessa" w:date="2023-06-22T10:16:00Z">
              <w:rPr>
                <w:rFonts w:ascii="Arial" w:eastAsia="Arial" w:hAnsi="Arial" w:cs="Arial"/>
                <w:sz w:val="24"/>
                <w:szCs w:val="24"/>
              </w:rPr>
            </w:rPrChange>
          </w:rPr>
          <w:t xml:space="preserve"> </w:t>
        </w:r>
        <w:r w:rsidR="002B3BF7">
          <w:rPr>
            <w:rFonts w:ascii="Arial" w:eastAsia="Arial" w:hAnsi="Arial" w:cs="Arial"/>
            <w:sz w:val="24"/>
            <w:szCs w:val="24"/>
          </w:rPr>
          <w:t xml:space="preserve">for each country </w:t>
        </w:r>
      </w:ins>
      <w:del w:id="208"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209"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groups</w:t>
      </w:r>
      <w:ins w:id="210" w:author="Author" w:date="2023-06-29T22:46:00Z">
        <w:r w:rsidR="00E34261">
          <w:rPr>
            <w:rFonts w:ascii="Arial" w:eastAsia="Arial" w:hAnsi="Arial" w:cs="Arial"/>
            <w:color w:val="000000"/>
            <w:sz w:val="24"/>
            <w:szCs w:val="24"/>
          </w:rPr>
          <w:t>.</w:t>
        </w:r>
      </w:ins>
      <w:ins w:id="211" w:author="Di Lego Goncalves, Vanessa" w:date="2023-06-22T09:39:00Z">
        <w:del w:id="212" w:author="Author" w:date="2023-06-29T22:46:00Z">
          <w:r w:rsidR="007E07B6" w:rsidDel="00E34261">
            <w:rPr>
              <w:rFonts w:ascii="Arial" w:eastAsia="Arial" w:hAnsi="Arial" w:cs="Arial"/>
              <w:color w:val="000000"/>
              <w:sz w:val="24"/>
              <w:szCs w:val="24"/>
            </w:rPr>
            <w:delText xml:space="preserve"> for women and men separately</w:delText>
          </w:r>
        </w:del>
      </w:ins>
      <w:r>
        <w:rPr>
          <w:rFonts w:ascii="Arial" w:eastAsia="Arial" w:hAnsi="Arial" w:cs="Arial"/>
          <w:color w:val="000000"/>
          <w:sz w:val="24"/>
          <w:szCs w:val="24"/>
        </w:rPr>
        <w:t>.</w:t>
      </w:r>
      <w:ins w:id="213" w:author="Di Lego Goncalves, Vanessa" w:date="2023-06-22T09:37:00Z">
        <w:r w:rsidR="00293B95">
          <w:rPr>
            <w:rFonts w:ascii="Arial" w:eastAsia="Arial" w:hAnsi="Arial" w:cs="Arial"/>
            <w:color w:val="000000"/>
            <w:sz w:val="24"/>
            <w:szCs w:val="24"/>
          </w:rPr>
          <w:t xml:space="preserve"> </w:t>
        </w:r>
      </w:ins>
      <w:ins w:id="214" w:author="Di Lego Goncalves, Vanessa" w:date="2023-06-22T09:41:00Z">
        <w:r w:rsidR="00DA586B">
          <w:rPr>
            <w:rFonts w:ascii="Arial" w:hAnsi="Arial"/>
            <w:sz w:val="24"/>
            <w:rPrChange w:id="215" w:author="Di Lego Goncalves, Vanessa" w:date="2023-06-22T10:16:00Z">
              <w:rPr>
                <w:rFonts w:ascii="Arial" w:eastAsia="Arial" w:hAnsi="Arial" w:cs="Arial"/>
                <w:color w:val="000000"/>
                <w:sz w:val="24"/>
                <w:szCs w:val="24"/>
              </w:rPr>
            </w:rPrChange>
          </w:rPr>
          <w:t>We then</w:t>
        </w:r>
      </w:ins>
      <w:ins w:id="216" w:author="Di Lego Goncalves, Vanessa" w:date="2023-06-22T09:39:00Z">
        <w:r w:rsidR="007E07B6">
          <w:rPr>
            <w:rFonts w:ascii="Arial" w:eastAsia="Arial" w:hAnsi="Arial" w:cs="Arial"/>
            <w:sz w:val="24"/>
            <w:szCs w:val="24"/>
          </w:rPr>
          <w:t xml:space="preserve"> </w:t>
        </w:r>
      </w:ins>
      <w:ins w:id="217" w:author="Di Lego Goncalves, Vanessa" w:date="2023-06-22T09:38:00Z">
        <w:r w:rsidR="002B3BF7">
          <w:rPr>
            <w:rFonts w:ascii="Arial" w:eastAsia="Arial" w:hAnsi="Arial" w:cs="Arial"/>
            <w:sz w:val="24"/>
            <w:szCs w:val="24"/>
          </w:rPr>
          <w:t xml:space="preserve">combine </w:t>
        </w:r>
      </w:ins>
      <w:ins w:id="218" w:author="Di Lego Goncalves, Vanessa" w:date="2023-06-22T10:13:00Z">
        <w:r w:rsidR="00244C53">
          <w:rPr>
            <w:rFonts w:ascii="Arial" w:eastAsia="Arial" w:hAnsi="Arial" w:cs="Arial"/>
            <w:sz w:val="24"/>
            <w:szCs w:val="24"/>
          </w:rPr>
          <w:t>the computed prevalence</w:t>
        </w:r>
      </w:ins>
      <w:ins w:id="219" w:author="Di Lego Goncalves, Vanessa" w:date="2023-06-22T09:38:00Z">
        <w:r w:rsidR="002B3BF7">
          <w:rPr>
            <w:rFonts w:ascii="Arial" w:eastAsia="Arial" w:hAnsi="Arial" w:cs="Arial"/>
            <w:sz w:val="24"/>
            <w:szCs w:val="24"/>
          </w:rPr>
          <w:t xml:space="preserve"> with the total number of person-years lived obtained from the </w:t>
        </w:r>
      </w:ins>
      <w:ins w:id="220" w:author="Di Lego Goncalves, Vanessa" w:date="2023-06-22T09:41:00Z">
        <w:r w:rsidR="00DA586B">
          <w:rPr>
            <w:rFonts w:ascii="Arial" w:eastAsia="Arial" w:hAnsi="Arial" w:cs="Arial"/>
            <w:sz w:val="24"/>
            <w:szCs w:val="24"/>
          </w:rPr>
          <w:t xml:space="preserve">United Nations </w:t>
        </w:r>
      </w:ins>
      <w:ins w:id="221" w:author="Di Lego Goncalves, Vanessa" w:date="2023-06-22T09:38:00Z">
        <w:r w:rsidR="002B3BF7">
          <w:rPr>
            <w:rFonts w:ascii="Arial" w:eastAsia="Arial" w:hAnsi="Arial" w:cs="Arial"/>
            <w:sz w:val="24"/>
            <w:szCs w:val="24"/>
          </w:rPr>
          <w:t>life tables</w:t>
        </w:r>
      </w:ins>
      <w:ins w:id="222" w:author="Di Lego Goncalves, Vanessa" w:date="2023-06-22T09:41:00Z">
        <w:r w:rsidR="00DA586B">
          <w:rPr>
            <w:rFonts w:ascii="Arial" w:eastAsia="Arial" w:hAnsi="Arial" w:cs="Arial"/>
            <w:sz w:val="24"/>
            <w:szCs w:val="24"/>
          </w:rPr>
          <w:t xml:space="preserve"> (ONS for England)</w:t>
        </w:r>
      </w:ins>
      <w:ins w:id="223" w:author="Di Lego Goncalves, Vanessa" w:date="2023-06-22T09:38:00Z">
        <w:r w:rsidR="002B3BF7">
          <w:rPr>
            <w:rFonts w:ascii="Arial" w:eastAsia="Arial" w:hAnsi="Arial" w:cs="Arial"/>
            <w:sz w:val="24"/>
            <w:szCs w:val="24"/>
          </w:rPr>
          <w:t xml:space="preserve">. </w:t>
        </w:r>
      </w:ins>
      <w:del w:id="224" w:author="Di Lego Goncalves, Vanessa" w:date="2023-06-22T10:10:00Z">
        <w:r w:rsidDel="00244C53">
          <w:rPr>
            <w:rFonts w:ascii="Arial" w:eastAsia="Arial" w:hAnsi="Arial" w:cs="Arial"/>
            <w:color w:val="000000"/>
            <w:sz w:val="24"/>
            <w:szCs w:val="24"/>
          </w:rPr>
          <w:delText xml:space="preserve">  </w:delText>
        </w:r>
      </w:del>
      <m:oMath>
        <m:r>
          <w:ins w:id="225" w:author="Di Lego Goncalves, Vanessa" w:date="2023-06-22T10:21:00Z">
            <w:rPr>
              <w:rFonts w:ascii="Cambria Math" w:eastAsia="Cambria Math" w:hAnsi="Cambria Math" w:cs="Cambria Math"/>
              <w:sz w:val="24"/>
              <w:szCs w:val="24"/>
            </w:rPr>
            <m:t>DFLE</m:t>
          </w:ins>
        </m:r>
      </m:oMath>
      <w:ins w:id="226" w:author="Di Lego Goncalves, Vanessa" w:date="2023-06-22T10:21:00Z">
        <w:r w:rsidR="00D17C9E">
          <w:rPr>
            <w:rFonts w:ascii="Arial" w:eastAsia="Arial" w:hAnsi="Arial" w:cs="Arial"/>
            <w:color w:val="000000"/>
            <w:sz w:val="24"/>
            <w:szCs w:val="24"/>
          </w:rPr>
          <w:t xml:space="preserve">  </w:t>
        </w:r>
      </w:ins>
      <w:ins w:id="227" w:author="Di Lego Goncalves, Vanessa" w:date="2023-06-22T10:14:00Z">
        <w:r w:rsidR="00244C53">
          <w:rPr>
            <w:rFonts w:ascii="Arial" w:eastAsia="Arial" w:hAnsi="Arial" w:cs="Arial"/>
            <w:sz w:val="24"/>
            <w:szCs w:val="24"/>
          </w:rPr>
          <w:t>is the</w:t>
        </w:r>
      </w:ins>
      <w:ins w:id="228" w:author="Di Lego Goncalves, Vanessa" w:date="2023-06-22T10:19:00Z">
        <w:r w:rsidR="00D17C9E">
          <w:rPr>
            <w:rFonts w:ascii="Arial" w:eastAsia="Arial" w:hAnsi="Arial" w:cs="Arial"/>
            <w:sz w:val="24"/>
            <w:szCs w:val="24"/>
          </w:rPr>
          <w:t xml:space="preserve">n </w:t>
        </w:r>
      </w:ins>
      <w:ins w:id="229" w:author="Di Lego Goncalves, Vanessa" w:date="2023-06-22T10:28:00Z">
        <w:r w:rsidR="00D17C9E">
          <w:rPr>
            <w:rFonts w:ascii="Arial" w:eastAsia="Arial" w:hAnsi="Arial" w:cs="Arial"/>
            <w:sz w:val="24"/>
            <w:szCs w:val="24"/>
          </w:rPr>
          <w:t xml:space="preserve">defined as </w:t>
        </w:r>
      </w:ins>
      <w:ins w:id="230" w:author="Di Lego Goncalves, Vanessa" w:date="2023-06-22T10:19:00Z">
        <w:r w:rsidR="00D17C9E">
          <w:rPr>
            <w:rFonts w:ascii="Arial" w:eastAsia="Arial" w:hAnsi="Arial" w:cs="Arial"/>
            <w:sz w:val="24"/>
            <w:szCs w:val="24"/>
          </w:rPr>
          <w:t>t</w:t>
        </w:r>
      </w:ins>
      <w:ins w:id="231" w:author="Di Lego Goncalves, Vanessa" w:date="2023-06-22T09:40:00Z">
        <w:r w:rsidR="007E07B6">
          <w:rPr>
            <w:rFonts w:ascii="Arial" w:eastAsia="Arial" w:hAnsi="Arial" w:cs="Arial"/>
            <w:sz w:val="24"/>
            <w:szCs w:val="24"/>
          </w:rPr>
          <w:t>he number of person-years lived free of disability</w:t>
        </w:r>
      </w:ins>
      <w:ins w:id="232" w:author="Di Lego Goncalves, Vanessa" w:date="2023-06-22T10:19:00Z">
        <w:r w:rsidR="00D17C9E">
          <w:rPr>
            <w:rFonts w:ascii="Arial" w:eastAsia="Arial" w:hAnsi="Arial" w:cs="Arial"/>
            <w:sz w:val="24"/>
            <w:szCs w:val="24"/>
          </w:rPr>
          <w:t>, while</w:t>
        </w:r>
      </w:ins>
      <w:ins w:id="233" w:author="Di Lego Goncalves, Vanessa" w:date="2023-06-22T10:22:00Z">
        <w:r w:rsidR="00D17C9E">
          <w:rPr>
            <w:rFonts w:ascii="Arial" w:eastAsia="Arial" w:hAnsi="Arial" w:cs="Arial"/>
            <w:sz w:val="24"/>
            <w:szCs w:val="24"/>
          </w:rPr>
          <w:t xml:space="preserve"> </w:t>
        </w:r>
        <m:oMath>
          <m:r>
            <w:rPr>
              <w:rFonts w:ascii="Cambria Math" w:eastAsia="Cambria Math" w:hAnsi="Cambria Math" w:cs="Cambria Math"/>
              <w:sz w:val="24"/>
              <w:szCs w:val="24"/>
            </w:rPr>
            <m:t>CFLE</m:t>
          </m:r>
        </m:oMath>
      </w:ins>
      <w:ins w:id="234"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is the number of person-years lived without chronic conditions</w:t>
        </w:r>
      </w:ins>
      <w:ins w:id="235" w:author="Di Lego Goncalves, Vanessa" w:date="2023-06-22T10:22:00Z">
        <w:r w:rsidR="00D17C9E">
          <w:rPr>
            <w:rFonts w:ascii="Arial" w:eastAsia="Arial" w:hAnsi="Arial" w:cs="Arial"/>
            <w:sz w:val="24"/>
            <w:szCs w:val="24"/>
          </w:rPr>
          <w:t>.</w:t>
        </w:r>
      </w:ins>
      <w:del w:id="236" w:author="Di Lego Goncalves, Vanessa" w:date="2023-06-22T10:16:00Z">
        <w:r>
          <w:rPr>
            <w:rFonts w:ascii="Arial" w:eastAsia="Arial" w:hAnsi="Arial" w:cs="Arial"/>
            <w:color w:val="000000"/>
            <w:sz w:val="24"/>
            <w:szCs w:val="24"/>
          </w:rPr>
          <w:delText xml:space="preserve">  </w:delText>
        </w:r>
      </w:del>
      <w:ins w:id="237" w:author="Author" w:date="2023-06-29T22:47:00Z">
        <w:r w:rsidR="00802CCB">
          <w:rPr>
            <w:rFonts w:ascii="Arial" w:eastAsia="Arial" w:hAnsi="Arial" w:cs="Arial"/>
            <w:color w:val="000000"/>
            <w:sz w:val="24"/>
            <w:szCs w:val="24"/>
          </w:rPr>
          <w:t>(</w:t>
        </w:r>
      </w:ins>
      <w:ins w:id="238" w:author="Di Lego Goncalves, Vanessa" w:date="2023-06-22T09:36:00Z">
        <w:r w:rsidR="004814F8">
          <w:rPr>
            <w:rFonts w:ascii="Arial" w:eastAsia="Arial" w:hAnsi="Arial" w:cs="Arial"/>
            <w:color w:val="000000"/>
            <w:sz w:val="24"/>
            <w:szCs w:val="24"/>
          </w:rPr>
          <w:t xml:space="preserve">See SI </w:t>
        </w:r>
      </w:ins>
      <w:r w:rsidR="00721F73">
        <w:rPr>
          <w:rFonts w:ascii="Arial" w:eastAsia="Arial" w:hAnsi="Arial" w:cs="Arial"/>
          <w:color w:val="000000"/>
          <w:sz w:val="24"/>
          <w:szCs w:val="24"/>
        </w:rPr>
        <w:t xml:space="preserve">section on Methods </w:t>
      </w:r>
      <w:ins w:id="239" w:author="Di Lego Goncalves, Vanessa" w:date="2023-06-22T09:36:00Z">
        <w:r w:rsidR="004814F8">
          <w:rPr>
            <w:rFonts w:ascii="Arial" w:eastAsia="Arial" w:hAnsi="Arial" w:cs="Arial"/>
            <w:color w:val="000000"/>
            <w:sz w:val="24"/>
            <w:szCs w:val="24"/>
          </w:rPr>
          <w:t>for more details on the Sullivan method</w:t>
        </w:r>
      </w:ins>
      <w:ins w:id="240" w:author="Author" w:date="2023-06-29T22:47:00Z">
        <w:r w:rsidR="00802CCB">
          <w:rPr>
            <w:rFonts w:ascii="Arial" w:eastAsia="Arial" w:hAnsi="Arial" w:cs="Arial"/>
            <w:color w:val="000000"/>
            <w:sz w:val="24"/>
            <w:szCs w:val="24"/>
          </w:rPr>
          <w:t>)</w:t>
        </w:r>
      </w:ins>
      <w:ins w:id="241" w:author="Di Lego Goncalves, Vanessa" w:date="2023-06-22T09:36:00Z">
        <w:r w:rsidR="004814F8">
          <w:rPr>
            <w:rFonts w:ascii="Arial" w:eastAsia="Arial" w:hAnsi="Arial" w:cs="Arial"/>
            <w:color w:val="000000"/>
            <w:sz w:val="24"/>
            <w:szCs w:val="24"/>
          </w:rPr>
          <w:t>.</w:t>
        </w:r>
      </w:ins>
      <w:ins w:id="242" w:author="Di Lego Goncalves, Vanessa" w:date="2023-06-22T10:22:00Z">
        <w:r w:rsidR="00D17C9E">
          <w:rPr>
            <w:rFonts w:ascii="Arial" w:eastAsia="Arial" w:hAnsi="Arial" w:cs="Arial"/>
            <w:color w:val="000000"/>
            <w:sz w:val="24"/>
            <w:szCs w:val="24"/>
          </w:rPr>
          <w:t xml:space="preserve"> </w:t>
        </w:r>
      </w:ins>
      <w:ins w:id="243" w:author="Di Lego Goncalves, Vanessa" w:date="2023-06-22T10:29:00Z">
        <w:del w:id="244" w:author="Author" w:date="2023-06-29T22:47:00Z">
          <w:r w:rsidR="00963ACB" w:rsidDel="008272CF">
            <w:rPr>
              <w:rFonts w:ascii="Arial" w:eastAsia="Arial" w:hAnsi="Arial" w:cs="Arial"/>
              <w:color w:val="000000"/>
              <w:sz w:val="24"/>
              <w:szCs w:val="24"/>
            </w:rPr>
            <w:delText xml:space="preserve">For estimating the gaps, we calculate </w:delText>
          </w:r>
        </w:del>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245" w:author="Di Lego Goncalves, Vanessa" w:date="2023-06-22T10:11:00Z"/>
          <w:rFonts w:ascii="Arial" w:eastAsia="Arial" w:hAnsi="Arial" w:cs="Arial"/>
          <w:sz w:val="24"/>
          <w:szCs w:val="24"/>
        </w:rPr>
      </w:pPr>
      <w:del w:id="246" w:author="Di Lego Goncalves, Vanessa" w:date="2023-06-22T10:11:00Z">
        <w:r>
          <w:rPr>
            <w:rFonts w:ascii="Arial" w:eastAsia="Arial" w:hAnsi="Arial" w:cs="Arial"/>
            <w:sz w:val="24"/>
            <w:szCs w:val="24"/>
          </w:rPr>
          <w:delText xml:space="preserve">For each age group, </w:delText>
        </w:r>
      </w:del>
      <w:del w:id="247" w:author="Di Lego Goncalves, Vanessa" w:date="2023-06-22T10:14:00Z">
        <w:r>
          <w:rPr>
            <w:rFonts w:ascii="Arial" w:eastAsia="Arial" w:hAnsi="Arial" w:cs="Arial"/>
            <w:sz w:val="24"/>
            <w:szCs w:val="24"/>
          </w:rPr>
          <w:delText xml:space="preserve">we estimate the prevalence of disability and at least one chronic </w:delText>
        </w:r>
      </w:del>
      <w:del w:id="248" w:author="Nepomuceno, Marilia" w:date="2023-05-15T16:37:00Z">
        <w:r w:rsidDel="00101673">
          <w:rPr>
            <w:rFonts w:ascii="Arial" w:eastAsia="Arial" w:hAnsi="Arial" w:cs="Arial"/>
            <w:sz w:val="24"/>
            <w:szCs w:val="24"/>
          </w:rPr>
          <w:delText xml:space="preserve">doctor diagnosed </w:delText>
        </w:r>
      </w:del>
      <w:del w:id="249" w:author="Di Lego Goncalves, Vanessa" w:date="2023-06-22T10:14:00Z">
        <w:r>
          <w:rPr>
            <w:rFonts w:ascii="Arial" w:eastAsia="Arial" w:hAnsi="Arial" w:cs="Arial"/>
            <w:sz w:val="24"/>
            <w:szCs w:val="24"/>
          </w:rPr>
          <w:delText xml:space="preserve">condition </w:delText>
        </w:r>
      </w:del>
      <w:del w:id="250" w:author="Nepomuceno, Marilia" w:date="2023-05-15T16:38:00Z">
        <w:r w:rsidDel="004A3CE9">
          <w:rPr>
            <w:rFonts w:ascii="Arial" w:eastAsia="Arial" w:hAnsi="Arial" w:cs="Arial"/>
            <w:sz w:val="24"/>
            <w:szCs w:val="24"/>
          </w:rPr>
          <w:delText xml:space="preserve">from the survey data </w:delText>
        </w:r>
      </w:del>
      <w:del w:id="251"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252"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253"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254" w:author="Di Lego Goncalves, Vanessa" w:date="2023-06-22T10:11:00Z"/>
          <w:rFonts w:ascii="Arial" w:eastAsia="Arial" w:hAnsi="Arial" w:cs="Arial"/>
          <w:color w:val="000000"/>
          <w:sz w:val="24"/>
          <w:szCs w:val="24"/>
        </w:rPr>
      </w:pPr>
      <w:del w:id="255" w:author="Di Lego Goncalves, Vanessa" w:date="2023-06-22T10:11:00Z">
        <w:r>
          <w:rPr>
            <w:rFonts w:ascii="Arial" w:eastAsia="Arial" w:hAnsi="Arial" w:cs="Arial"/>
            <w:sz w:val="24"/>
            <w:szCs w:val="24"/>
          </w:rPr>
          <w:delText>The number of person-years lived free of disability (</w:delText>
        </w:r>
      </w:del>
      <m:oMath>
        <m:r>
          <w:del w:id="256" w:author="Nepomuceno, Marilia" w:date="2023-05-15T16:40:00Z">
            <w:rPr>
              <w:rFonts w:ascii="Cambria Math" w:eastAsia="Cambria Math" w:hAnsi="Cambria Math" w:cs="Cambria Math"/>
              <w:sz w:val="24"/>
              <w:szCs w:val="24"/>
            </w:rPr>
            <m:t>n</m:t>
          </w:del>
        </m:r>
        <m:r>
          <w:del w:id="257" w:author="Di Lego Goncalves, Vanessa" w:date="2023-06-22T10:11:00Z">
            <w:rPr>
              <w:rFonts w:ascii="Cambria Math" w:eastAsia="Cambria Math" w:hAnsi="Cambria Math" w:cs="Cambria Math"/>
              <w:sz w:val="24"/>
              <w:szCs w:val="24"/>
            </w:rPr>
            <m:t xml:space="preserve"> </m:t>
          </w:del>
        </m:r>
        <m:sSub>
          <m:sSubPr>
            <m:ctrlPr>
              <w:del w:id="258" w:author="Di Lego Goncalves, Vanessa" w:date="2023-06-22T10:11:00Z">
                <w:rPr>
                  <w:rFonts w:ascii="Cambria Math" w:eastAsia="Cambria Math" w:hAnsi="Cambria Math" w:cs="Cambria Math"/>
                  <w:sz w:val="24"/>
                  <w:szCs w:val="24"/>
                </w:rPr>
              </w:del>
            </m:ctrlPr>
          </m:sSubPr>
          <m:e>
            <m:sSubSup>
              <m:sSubSupPr>
                <m:ctrlPr>
                  <w:del w:id="259" w:author="Di Lego Goncalves, Vanessa" w:date="2023-06-22T10:11:00Z">
                    <w:rPr>
                      <w:rFonts w:ascii="Cambria Math" w:eastAsia="Cambria Math" w:hAnsi="Cambria Math" w:cs="Cambria Math"/>
                      <w:sz w:val="24"/>
                      <w:szCs w:val="24"/>
                    </w:rPr>
                  </w:del>
                </m:ctrlPr>
              </m:sSubSupPr>
              <m:e>
                <m:sPre>
                  <m:sPrePr>
                    <m:ctrlPr>
                      <w:ins w:id="260" w:author="Nepomuceno, Marilia" w:date="2023-05-15T16:40:00Z">
                        <w:del w:id="261" w:author="Di Lego Goncalves, Vanessa" w:date="2023-06-22T10:11:00Z">
                          <w:rPr>
                            <w:rFonts w:ascii="Cambria Math" w:eastAsia="Cambria Math" w:hAnsi="Cambria Math" w:cs="Cambria Math"/>
                            <w:i/>
                            <w:sz w:val="24"/>
                            <w:szCs w:val="24"/>
                          </w:rPr>
                        </w:del>
                      </w:ins>
                    </m:ctrlPr>
                  </m:sPrePr>
                  <m:sub>
                    <m:r>
                      <w:ins w:id="262" w:author="Nepomuceno, Marilia" w:date="2023-05-15T16:40:00Z">
                        <w:del w:id="263" w:author="Di Lego Goncalves, Vanessa" w:date="2023-06-22T10:11:00Z">
                          <w:rPr>
                            <w:rFonts w:ascii="Cambria Math" w:eastAsia="Cambria Math" w:hAnsi="Cambria Math" w:cs="Cambria Math"/>
                            <w:sz w:val="24"/>
                            <w:szCs w:val="24"/>
                          </w:rPr>
                          <m:t>n</m:t>
                        </w:del>
                      </w:ins>
                    </m:r>
                  </m:sub>
                  <m:sup/>
                  <m:e>
                    <m:r>
                      <w:ins w:id="264" w:author="Nepomuceno, Marilia" w:date="2023-05-15T16:40:00Z">
                        <w:del w:id="265" w:author="Di Lego Goncalves, Vanessa" w:date="2023-06-22T10:11:00Z">
                          <w:rPr>
                            <w:rFonts w:ascii="Cambria Math" w:eastAsia="Cambria Math" w:hAnsi="Cambria Math" w:cs="Cambria Math"/>
                            <w:sz w:val="24"/>
                            <w:szCs w:val="24"/>
                          </w:rPr>
                          <m:t>L</m:t>
                        </w:del>
                      </w:ins>
                    </m:r>
                  </m:e>
                </m:sPre>
                <m:r>
                  <w:del w:id="266" w:author="Nepomuceno, Marilia" w:date="2023-05-15T16:40:00Z">
                    <w:rPr>
                      <w:rFonts w:ascii="Cambria Math" w:eastAsia="Cambria Math" w:hAnsi="Cambria Math" w:cs="Cambria Math"/>
                      <w:sz w:val="24"/>
                      <w:szCs w:val="24"/>
                    </w:rPr>
                    <m:t>L</m:t>
                  </w:del>
                </m:r>
              </m:e>
              <m:sub>
                <m:r>
                  <w:del w:id="267" w:author="Di Lego Goncalves, Vanessa" w:date="2023-06-22T10:11:00Z">
                    <w:rPr>
                      <w:rFonts w:ascii="Cambria Math" w:eastAsia="Cambria Math" w:hAnsi="Cambria Math" w:cs="Cambria Math"/>
                      <w:sz w:val="24"/>
                      <w:szCs w:val="24"/>
                    </w:rPr>
                    <m:t>x</m:t>
                  </w:del>
                </m:r>
              </m:sub>
              <m:sup>
                <m:r>
                  <w:del w:id="268" w:author="Di Lego Goncalves, Vanessa" w:date="2023-06-22T10:11:00Z">
                    <w:rPr>
                      <w:rFonts w:ascii="Cambria Math" w:eastAsia="Cambria Math" w:hAnsi="Cambria Math" w:cs="Cambria Math"/>
                      <w:sz w:val="24"/>
                      <w:szCs w:val="24"/>
                    </w:rPr>
                    <m:t>i</m:t>
                  </w:del>
                </m:r>
              </m:sup>
            </m:sSubSup>
          </m:e>
          <m:sub>
            <m:r>
              <w:del w:id="269" w:author="Di Lego Goncalves, Vanessa" w:date="2023-06-22T10:11:00Z">
                <w:rPr>
                  <w:rFonts w:ascii="Cambria Math" w:eastAsia="Cambria Math" w:hAnsi="Cambria Math" w:cs="Cambria Math"/>
                  <w:sz w:val="24"/>
                  <w:szCs w:val="24"/>
                </w:rPr>
                <m:t xml:space="preserve"> </m:t>
              </w:del>
            </m:r>
          </m:sub>
        </m:sSub>
      </m:oMath>
      <w:del w:id="270"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271"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272" w:author="Di Lego Goncalves, Vanessa" w:date="2023-06-22T10:11:00Z"/>
        </w:rPr>
      </w:pPr>
      <m:oMath>
        <m:r>
          <w:del w:id="273" w:author="Nepomuceno, Marilia" w:date="2023-05-15T16:39:00Z">
            <w:rPr>
              <w:rFonts w:ascii="Cambria Math" w:eastAsia="Cambria Math" w:hAnsi="Cambria Math" w:cs="Cambria Math"/>
              <w:sz w:val="24"/>
              <w:szCs w:val="24"/>
            </w:rPr>
            <m:t>n</m:t>
          </w:del>
        </m:r>
        <m:r>
          <w:del w:id="274" w:author="Di Lego Goncalves, Vanessa" w:date="2023-06-22T10:11:00Z">
            <w:rPr>
              <w:rFonts w:ascii="Cambria Math" w:eastAsia="Cambria Math" w:hAnsi="Cambria Math" w:cs="Cambria Math"/>
              <w:sz w:val="24"/>
              <w:szCs w:val="24"/>
            </w:rPr>
            <m:t xml:space="preserve"> </m:t>
          </w:del>
        </m:r>
        <m:sSub>
          <m:sSubPr>
            <m:ctrlPr>
              <w:del w:id="275" w:author="Di Lego Goncalves, Vanessa" w:date="2023-06-22T10:11:00Z">
                <w:rPr>
                  <w:rFonts w:ascii="Cambria Math" w:eastAsia="Cambria Math" w:hAnsi="Cambria Math" w:cs="Cambria Math"/>
                  <w:sz w:val="24"/>
                  <w:szCs w:val="24"/>
                </w:rPr>
              </w:del>
            </m:ctrlPr>
          </m:sSubPr>
          <m:e>
            <m:sSubSup>
              <m:sSubSupPr>
                <m:ctrlPr>
                  <w:del w:id="276" w:author="Di Lego Goncalves, Vanessa" w:date="2023-06-22T10:11:00Z">
                    <w:rPr>
                      <w:rFonts w:ascii="Cambria Math" w:eastAsia="Cambria Math" w:hAnsi="Cambria Math" w:cs="Cambria Math"/>
                      <w:sz w:val="24"/>
                      <w:szCs w:val="24"/>
                    </w:rPr>
                  </w:del>
                </m:ctrlPr>
              </m:sSubSupPr>
              <m:e>
                <m:sPre>
                  <m:sPrePr>
                    <m:ctrlPr>
                      <w:ins w:id="277" w:author="Nepomuceno, Marilia" w:date="2023-05-15T16:39:00Z">
                        <w:del w:id="278" w:author="Di Lego Goncalves, Vanessa" w:date="2023-06-22T10:11:00Z">
                          <w:rPr>
                            <w:rFonts w:ascii="Cambria Math" w:eastAsia="Cambria Math" w:hAnsi="Cambria Math" w:cs="Cambria Math"/>
                            <w:i/>
                            <w:sz w:val="24"/>
                            <w:szCs w:val="24"/>
                          </w:rPr>
                        </w:del>
                      </w:ins>
                    </m:ctrlPr>
                  </m:sPrePr>
                  <m:sub>
                    <m:r>
                      <w:ins w:id="279" w:author="Nepomuceno, Marilia" w:date="2023-05-15T16:39:00Z">
                        <w:del w:id="280" w:author="Di Lego Goncalves, Vanessa" w:date="2023-06-22T10:11:00Z">
                          <w:rPr>
                            <w:rFonts w:ascii="Cambria Math" w:eastAsia="Cambria Math" w:hAnsi="Cambria Math" w:cs="Cambria Math"/>
                            <w:sz w:val="24"/>
                            <w:szCs w:val="24"/>
                          </w:rPr>
                          <m:t>n</m:t>
                        </w:del>
                      </w:ins>
                    </m:r>
                  </m:sub>
                  <m:sup/>
                  <m:e>
                    <m:sSub>
                      <m:sSubPr>
                        <m:ctrlPr>
                          <w:ins w:id="281" w:author="Nepomuceno, Marilia" w:date="2023-05-15T16:39:00Z">
                            <w:del w:id="282" w:author="Di Lego Goncalves, Vanessa" w:date="2023-06-22T10:11:00Z">
                              <w:rPr>
                                <w:rFonts w:ascii="Cambria Math" w:eastAsia="Cambria Math" w:hAnsi="Cambria Math" w:cs="Cambria Math"/>
                                <w:sz w:val="24"/>
                                <w:szCs w:val="24"/>
                              </w:rPr>
                            </w:del>
                          </w:ins>
                        </m:ctrlPr>
                      </m:sSubPr>
                      <m:e>
                        <m:sSubSup>
                          <m:sSubSupPr>
                            <m:ctrlPr>
                              <w:ins w:id="283" w:author="Nepomuceno, Marilia" w:date="2023-05-15T16:39:00Z">
                                <w:del w:id="284" w:author="Di Lego Goncalves, Vanessa" w:date="2023-06-22T10:11:00Z">
                                  <w:rPr>
                                    <w:rFonts w:ascii="Cambria Math" w:eastAsia="Cambria Math" w:hAnsi="Cambria Math" w:cs="Cambria Math"/>
                                    <w:sz w:val="24"/>
                                    <w:szCs w:val="24"/>
                                  </w:rPr>
                                </w:del>
                              </w:ins>
                            </m:ctrlPr>
                          </m:sSubSupPr>
                          <m:e>
                            <m:r>
                              <w:ins w:id="285" w:author="Nepomuceno, Marilia" w:date="2023-05-15T16:39:00Z">
                                <w:del w:id="286" w:author="Di Lego Goncalves, Vanessa" w:date="2023-06-22T10:11:00Z">
                                  <w:rPr>
                                    <w:rFonts w:ascii="Cambria Math" w:eastAsia="Cambria Math" w:hAnsi="Cambria Math" w:cs="Cambria Math"/>
                                    <w:sz w:val="24"/>
                                    <w:szCs w:val="24"/>
                                  </w:rPr>
                                  <m:t>L</m:t>
                                </w:del>
                              </w:ins>
                            </m:r>
                          </m:e>
                          <m:sub>
                            <m:r>
                              <w:ins w:id="287" w:author="Nepomuceno, Marilia" w:date="2023-05-15T16:39:00Z">
                                <w:del w:id="288" w:author="Di Lego Goncalves, Vanessa" w:date="2023-06-22T10:11:00Z">
                                  <w:rPr>
                                    <w:rFonts w:ascii="Cambria Math" w:eastAsia="Cambria Math" w:hAnsi="Cambria Math" w:cs="Cambria Math"/>
                                    <w:sz w:val="24"/>
                                    <w:szCs w:val="24"/>
                                  </w:rPr>
                                  <m:t>x</m:t>
                                </w:del>
                              </w:ins>
                            </m:r>
                          </m:sub>
                          <m:sup>
                            <m:r>
                              <w:ins w:id="289" w:author="Nepomuceno, Marilia" w:date="2023-05-15T16:39:00Z">
                                <w:del w:id="290" w:author="Di Lego Goncalves, Vanessa" w:date="2023-06-22T10:11:00Z">
                                  <w:rPr>
                                    <w:rFonts w:ascii="Cambria Math" w:eastAsia="Cambria Math" w:hAnsi="Cambria Math" w:cs="Cambria Math"/>
                                    <w:sz w:val="24"/>
                                    <w:szCs w:val="24"/>
                                  </w:rPr>
                                  <m:t xml:space="preserve"> </m:t>
                                </w:del>
                              </w:ins>
                            </m:r>
                          </m:sup>
                        </m:sSubSup>
                      </m:e>
                      <m:sub>
                        <m:r>
                          <w:ins w:id="291" w:author="Nepomuceno, Marilia" w:date="2023-05-15T16:39:00Z">
                            <w:del w:id="292" w:author="Di Lego Goncalves, Vanessa" w:date="2023-06-22T10:11:00Z">
                              <w:rPr>
                                <w:rFonts w:ascii="Cambria Math" w:eastAsia="Cambria Math" w:hAnsi="Cambria Math" w:cs="Cambria Math"/>
                                <w:sz w:val="24"/>
                                <w:szCs w:val="24"/>
                              </w:rPr>
                              <m:t xml:space="preserve"> </m:t>
                            </w:del>
                          </w:ins>
                        </m:r>
                      </m:sub>
                    </m:sSub>
                  </m:e>
                </m:sPre>
                <m:r>
                  <w:del w:id="293" w:author="Nepomuceno, Marilia" w:date="2023-05-15T16:39:00Z">
                    <w:rPr>
                      <w:rFonts w:ascii="Cambria Math" w:eastAsia="Cambria Math" w:hAnsi="Cambria Math" w:cs="Cambria Math"/>
                      <w:sz w:val="24"/>
                      <w:szCs w:val="24"/>
                    </w:rPr>
                    <m:t>L</m:t>
                  </w:del>
                </m:r>
              </m:e>
              <m:sub>
                <m:r>
                  <w:del w:id="294" w:author="Nepomuceno, Marilia" w:date="2023-05-15T16:39:00Z">
                    <w:rPr>
                      <w:rFonts w:ascii="Cambria Math" w:eastAsia="Cambria Math" w:hAnsi="Cambria Math" w:cs="Cambria Math"/>
                      <w:sz w:val="24"/>
                      <w:szCs w:val="24"/>
                    </w:rPr>
                    <m:t>x</m:t>
                  </w:del>
                </m:r>
              </m:sub>
              <m:sup>
                <m:r>
                  <w:del w:id="295" w:author="Di Lego Goncalves, Vanessa" w:date="2023-06-22T10:11:00Z">
                    <w:rPr>
                      <w:rFonts w:ascii="Cambria Math" w:eastAsia="Cambria Math" w:hAnsi="Cambria Math" w:cs="Cambria Math"/>
                      <w:sz w:val="24"/>
                      <w:szCs w:val="24"/>
                    </w:rPr>
                    <m:t>i</m:t>
                  </w:del>
                </m:r>
              </m:sup>
            </m:sSubSup>
          </m:e>
          <m:sub>
            <m:r>
              <w:del w:id="296" w:author="Di Lego Goncalves, Vanessa" w:date="2023-06-22T10:11:00Z">
                <w:rPr>
                  <w:rFonts w:ascii="Cambria Math" w:eastAsia="Cambria Math" w:hAnsi="Cambria Math" w:cs="Cambria Math"/>
                  <w:sz w:val="24"/>
                  <w:szCs w:val="24"/>
                </w:rPr>
                <m:t xml:space="preserve"> </m:t>
              </w:del>
            </m:r>
          </m:sub>
        </m:sSub>
        <m:r>
          <w:del w:id="297" w:author="Di Lego Goncalves, Vanessa" w:date="2023-06-22T10:11:00Z">
            <w:rPr>
              <w:rFonts w:ascii="Cambria Math" w:eastAsia="Cambria Math" w:hAnsi="Cambria Math" w:cs="Cambria Math"/>
              <w:sz w:val="24"/>
              <w:szCs w:val="24"/>
            </w:rPr>
            <m:t>=</m:t>
          </w:del>
        </m:r>
        <m:r>
          <w:del w:id="298" w:author="Nepomuceno, Marilia" w:date="2023-05-15T16:39:00Z">
            <w:rPr>
              <w:rFonts w:ascii="Cambria Math" w:eastAsia="Cambria Math" w:hAnsi="Cambria Math" w:cs="Cambria Math"/>
              <w:sz w:val="24"/>
              <w:szCs w:val="24"/>
            </w:rPr>
            <m:t>n</m:t>
          </w:del>
        </m:r>
        <m:sPre>
          <m:sPrePr>
            <m:ctrlPr>
              <w:ins w:id="299" w:author="Nepomuceno, Marilia" w:date="2023-05-15T16:39:00Z">
                <w:del w:id="300" w:author="Di Lego Goncalves, Vanessa" w:date="2023-06-22T10:11:00Z">
                  <w:rPr>
                    <w:rFonts w:ascii="Cambria Math" w:eastAsia="Cambria Math" w:hAnsi="Cambria Math" w:cs="Cambria Math"/>
                    <w:i/>
                    <w:sz w:val="24"/>
                    <w:szCs w:val="24"/>
                  </w:rPr>
                </w:del>
              </w:ins>
            </m:ctrlPr>
          </m:sPrePr>
          <m:sub>
            <m:r>
              <w:ins w:id="301" w:author="Nepomuceno, Marilia" w:date="2023-05-15T16:39:00Z">
                <w:del w:id="302" w:author="Di Lego Goncalves, Vanessa" w:date="2023-06-22T10:11:00Z">
                  <w:rPr>
                    <w:rFonts w:ascii="Cambria Math" w:eastAsia="Cambria Math" w:hAnsi="Cambria Math" w:cs="Cambria Math"/>
                    <w:sz w:val="24"/>
                    <w:szCs w:val="24"/>
                  </w:rPr>
                  <m:t>n</m:t>
                </w:del>
              </w:ins>
            </m:r>
          </m:sub>
          <m:sup/>
          <m:e>
            <m:sSub>
              <m:sSubPr>
                <m:ctrlPr>
                  <w:ins w:id="303" w:author="Nepomuceno, Marilia" w:date="2023-05-15T16:39:00Z">
                    <w:del w:id="304" w:author="Di Lego Goncalves, Vanessa" w:date="2023-06-22T10:11:00Z">
                      <w:rPr>
                        <w:rFonts w:ascii="Cambria Math" w:eastAsia="Cambria Math" w:hAnsi="Cambria Math" w:cs="Cambria Math"/>
                        <w:sz w:val="24"/>
                        <w:szCs w:val="24"/>
                      </w:rPr>
                    </w:del>
                  </w:ins>
                </m:ctrlPr>
              </m:sSubPr>
              <m:e>
                <m:sSubSup>
                  <m:sSubSupPr>
                    <m:ctrlPr>
                      <w:ins w:id="305" w:author="Nepomuceno, Marilia" w:date="2023-05-15T16:39:00Z">
                        <w:del w:id="306" w:author="Di Lego Goncalves, Vanessa" w:date="2023-06-22T10:11:00Z">
                          <w:rPr>
                            <w:rFonts w:ascii="Cambria Math" w:eastAsia="Cambria Math" w:hAnsi="Cambria Math" w:cs="Cambria Math"/>
                            <w:sz w:val="24"/>
                            <w:szCs w:val="24"/>
                          </w:rPr>
                        </w:del>
                      </w:ins>
                    </m:ctrlPr>
                  </m:sSubSupPr>
                  <m:e>
                    <m:r>
                      <w:ins w:id="307" w:author="Nepomuceno, Marilia" w:date="2023-05-15T16:39:00Z">
                        <w:del w:id="308" w:author="Di Lego Goncalves, Vanessa" w:date="2023-06-22T10:11:00Z">
                          <w:rPr>
                            <w:rFonts w:ascii="Cambria Math" w:eastAsia="Cambria Math" w:hAnsi="Cambria Math" w:cs="Cambria Math"/>
                            <w:sz w:val="24"/>
                            <w:szCs w:val="24"/>
                          </w:rPr>
                          <m:t>L</m:t>
                        </w:del>
                      </w:ins>
                    </m:r>
                  </m:e>
                  <m:sub>
                    <m:r>
                      <w:ins w:id="309" w:author="Nepomuceno, Marilia" w:date="2023-05-15T16:39:00Z">
                        <w:del w:id="310" w:author="Di Lego Goncalves, Vanessa" w:date="2023-06-22T10:11:00Z">
                          <w:rPr>
                            <w:rFonts w:ascii="Cambria Math" w:eastAsia="Cambria Math" w:hAnsi="Cambria Math" w:cs="Cambria Math"/>
                            <w:sz w:val="24"/>
                            <w:szCs w:val="24"/>
                          </w:rPr>
                          <m:t>x</m:t>
                        </w:del>
                      </w:ins>
                    </m:r>
                  </m:sub>
                  <m:sup>
                    <m:r>
                      <w:ins w:id="311" w:author="Nepomuceno, Marilia" w:date="2023-05-15T16:39:00Z">
                        <w:del w:id="312" w:author="Di Lego Goncalves, Vanessa" w:date="2023-06-22T10:11:00Z">
                          <w:rPr>
                            <w:rFonts w:ascii="Cambria Math" w:eastAsia="Cambria Math" w:hAnsi="Cambria Math" w:cs="Cambria Math"/>
                            <w:sz w:val="24"/>
                            <w:szCs w:val="24"/>
                          </w:rPr>
                          <m:t xml:space="preserve"> </m:t>
                        </w:del>
                      </w:ins>
                    </m:r>
                  </m:sup>
                </m:sSubSup>
              </m:e>
              <m:sub>
                <m:r>
                  <w:ins w:id="313" w:author="Nepomuceno, Marilia" w:date="2023-05-15T16:39:00Z">
                    <w:del w:id="314" w:author="Di Lego Goncalves, Vanessa" w:date="2023-06-22T10:11:00Z">
                      <w:rPr>
                        <w:rFonts w:ascii="Cambria Math" w:eastAsia="Cambria Math" w:hAnsi="Cambria Math" w:cs="Cambria Math"/>
                        <w:sz w:val="24"/>
                        <w:szCs w:val="24"/>
                      </w:rPr>
                      <m:t xml:space="preserve"> </m:t>
                    </w:del>
                  </w:ins>
                </m:r>
              </m:sub>
            </m:sSub>
          </m:e>
        </m:sPre>
        <m:r>
          <w:del w:id="315" w:author="Di Lego Goncalves, Vanessa" w:date="2023-06-22T10:11:00Z">
            <w:rPr>
              <w:rFonts w:ascii="Cambria Math" w:eastAsia="Cambria Math" w:hAnsi="Cambria Math" w:cs="Cambria Math"/>
              <w:sz w:val="24"/>
              <w:szCs w:val="24"/>
            </w:rPr>
            <m:t xml:space="preserve"> </m:t>
          </w:del>
        </m:r>
        <m:sSub>
          <m:sSubPr>
            <m:ctrlPr>
              <w:del w:id="316" w:author="Nepomuceno, Marilia" w:date="2023-05-15T16:39:00Z">
                <w:rPr>
                  <w:rFonts w:ascii="Cambria Math" w:eastAsia="Cambria Math" w:hAnsi="Cambria Math" w:cs="Cambria Math"/>
                  <w:sz w:val="24"/>
                  <w:szCs w:val="24"/>
                </w:rPr>
              </w:del>
            </m:ctrlPr>
          </m:sSubPr>
          <m:e>
            <m:sSubSup>
              <m:sSubSupPr>
                <m:ctrlPr>
                  <w:del w:id="317" w:author="Nepomuceno, Marilia" w:date="2023-05-15T16:39:00Z">
                    <w:rPr>
                      <w:rFonts w:ascii="Cambria Math" w:eastAsia="Cambria Math" w:hAnsi="Cambria Math" w:cs="Cambria Math"/>
                      <w:sz w:val="24"/>
                      <w:szCs w:val="24"/>
                    </w:rPr>
                  </w:del>
                </m:ctrlPr>
              </m:sSubSupPr>
              <m:e>
                <m:r>
                  <w:del w:id="318" w:author="Nepomuceno, Marilia" w:date="2023-05-15T16:39:00Z">
                    <w:rPr>
                      <w:rFonts w:ascii="Cambria Math" w:eastAsia="Cambria Math" w:hAnsi="Cambria Math" w:cs="Cambria Math"/>
                      <w:sz w:val="24"/>
                      <w:szCs w:val="24"/>
                    </w:rPr>
                    <m:t>L</m:t>
                  </w:del>
                </m:r>
              </m:e>
              <m:sub>
                <m:r>
                  <w:del w:id="319" w:author="Nepomuceno, Marilia" w:date="2023-05-15T16:39:00Z">
                    <w:rPr>
                      <w:rFonts w:ascii="Cambria Math" w:eastAsia="Cambria Math" w:hAnsi="Cambria Math" w:cs="Cambria Math"/>
                      <w:sz w:val="24"/>
                      <w:szCs w:val="24"/>
                    </w:rPr>
                    <m:t>x</m:t>
                  </w:del>
                </m:r>
              </m:sub>
              <m:sup>
                <m:r>
                  <w:del w:id="320" w:author="Nepomuceno, Marilia" w:date="2023-05-15T16:39:00Z">
                    <w:rPr>
                      <w:rFonts w:ascii="Cambria Math" w:eastAsia="Cambria Math" w:hAnsi="Cambria Math" w:cs="Cambria Math"/>
                      <w:sz w:val="24"/>
                      <w:szCs w:val="24"/>
                    </w:rPr>
                    <m:t xml:space="preserve"> </m:t>
                  </w:del>
                </m:r>
              </m:sup>
            </m:sSubSup>
          </m:e>
          <m:sub>
            <m:r>
              <w:del w:id="321" w:author="Nepomuceno, Marilia" w:date="2023-05-15T16:39:00Z">
                <w:rPr>
                  <w:rFonts w:ascii="Cambria Math" w:eastAsia="Cambria Math" w:hAnsi="Cambria Math" w:cs="Cambria Math"/>
                  <w:sz w:val="24"/>
                  <w:szCs w:val="24"/>
                </w:rPr>
                <m:t xml:space="preserve"> </m:t>
              </w:del>
            </m:r>
          </m:sub>
        </m:sSub>
        <m:d>
          <m:dPr>
            <m:ctrlPr>
              <w:del w:id="322" w:author="Di Lego Goncalves, Vanessa" w:date="2023-06-22T10:11:00Z">
                <w:rPr>
                  <w:rFonts w:ascii="Cambria Math" w:eastAsia="Cambria Math" w:hAnsi="Cambria Math" w:cs="Cambria Math"/>
                  <w:sz w:val="24"/>
                  <w:szCs w:val="24"/>
                </w:rPr>
              </w:del>
            </m:ctrlPr>
          </m:dPr>
          <m:e>
            <m:r>
              <w:del w:id="323" w:author="Di Lego Goncalves, Vanessa" w:date="2023-06-22T10:11:00Z">
                <w:rPr>
                  <w:rFonts w:ascii="Cambria Math" w:eastAsia="Cambria Math" w:hAnsi="Cambria Math" w:cs="Cambria Math"/>
                  <w:sz w:val="24"/>
                  <w:szCs w:val="24"/>
                </w:rPr>
                <m:t>1-</m:t>
              </w:del>
            </m:r>
            <m:r>
              <w:del w:id="324" w:author="Nepomuceno, Marilia" w:date="2023-05-15T16:41:00Z">
                <w:rPr>
                  <w:rFonts w:ascii="Cambria Math" w:eastAsia="Cambria Math" w:hAnsi="Cambria Math" w:cs="Cambria Math"/>
                  <w:sz w:val="24"/>
                  <w:szCs w:val="24"/>
                </w:rPr>
                <m:t>n</m:t>
              </w:del>
            </m:r>
            <m:r>
              <w:del w:id="325" w:author="Di Lego Goncalves, Vanessa" w:date="2023-06-22T10:11:00Z">
                <w:rPr>
                  <w:rFonts w:ascii="Cambria Math" w:eastAsia="Cambria Math" w:hAnsi="Cambria Math" w:cs="Cambria Math"/>
                  <w:sz w:val="24"/>
                  <w:szCs w:val="24"/>
                </w:rPr>
                <m:t xml:space="preserve"> </m:t>
              </w:del>
            </m:r>
            <m:sSub>
              <m:sSubPr>
                <m:ctrlPr>
                  <w:del w:id="326" w:author="Di Lego Goncalves, Vanessa" w:date="2023-06-22T10:11:00Z">
                    <w:rPr>
                      <w:rFonts w:ascii="Cambria Math" w:eastAsia="Cambria Math" w:hAnsi="Cambria Math" w:cs="Cambria Math"/>
                      <w:sz w:val="24"/>
                      <w:szCs w:val="24"/>
                    </w:rPr>
                  </w:del>
                </m:ctrlPr>
              </m:sSubPr>
              <m:e>
                <m:sSubSup>
                  <m:sSubSupPr>
                    <m:ctrlPr>
                      <w:del w:id="327" w:author="Di Lego Goncalves, Vanessa" w:date="2023-06-22T10:11:00Z">
                        <w:rPr>
                          <w:rFonts w:ascii="Cambria Math" w:eastAsia="Cambria Math" w:hAnsi="Cambria Math" w:cs="Cambria Math"/>
                          <w:sz w:val="24"/>
                          <w:szCs w:val="24"/>
                        </w:rPr>
                      </w:del>
                    </m:ctrlPr>
                  </m:sSubSupPr>
                  <m:e>
                    <m:sPre>
                      <m:sPrePr>
                        <m:ctrlPr>
                          <w:ins w:id="328" w:author="Nepomuceno, Marilia" w:date="2023-05-15T16:41:00Z">
                            <w:del w:id="329" w:author="Di Lego Goncalves, Vanessa" w:date="2023-06-22T10:11:00Z">
                              <w:rPr>
                                <w:rFonts w:ascii="Cambria Math" w:eastAsia="Cambria Math" w:hAnsi="Cambria Math" w:cs="Cambria Math"/>
                                <w:i/>
                                <w:sz w:val="24"/>
                                <w:szCs w:val="24"/>
                              </w:rPr>
                            </w:del>
                          </w:ins>
                        </m:ctrlPr>
                      </m:sPrePr>
                      <m:sub>
                        <m:r>
                          <w:ins w:id="330" w:author="Nepomuceno, Marilia" w:date="2023-05-15T16:41:00Z">
                            <w:del w:id="331" w:author="Di Lego Goncalves, Vanessa" w:date="2023-06-22T10:11:00Z">
                              <w:rPr>
                                <w:rFonts w:ascii="Cambria Math" w:eastAsia="Cambria Math" w:hAnsi="Cambria Math" w:cs="Cambria Math"/>
                                <w:sz w:val="24"/>
                                <w:szCs w:val="24"/>
                              </w:rPr>
                              <m:t>n</m:t>
                            </w:del>
                          </w:ins>
                        </m:r>
                      </m:sub>
                      <m:sup/>
                      <m:e>
                        <m:r>
                          <w:ins w:id="332" w:author="Nepomuceno, Marilia" w:date="2023-05-15T16:41:00Z">
                            <w:del w:id="333" w:author="Di Lego Goncalves, Vanessa" w:date="2023-06-22T10:11:00Z">
                              <w:rPr>
                                <w:rFonts w:ascii="Cambria Math" w:eastAsia="Cambria Math" w:hAnsi="Cambria Math" w:cs="Cambria Math"/>
                                <w:sz w:val="24"/>
                                <w:szCs w:val="24"/>
                              </w:rPr>
                              <m:t>π</m:t>
                            </w:del>
                          </w:ins>
                        </m:r>
                      </m:e>
                    </m:sPre>
                    <m:r>
                      <w:del w:id="334" w:author="Nepomuceno, Marilia" w:date="2023-05-15T16:41:00Z">
                        <w:rPr>
                          <w:rFonts w:ascii="Cambria Math" w:eastAsia="Cambria Math" w:hAnsi="Cambria Math" w:cs="Cambria Math"/>
                          <w:sz w:val="24"/>
                          <w:szCs w:val="24"/>
                        </w:rPr>
                        <m:t>π</m:t>
                      </w:del>
                    </m:r>
                  </m:e>
                  <m:sub>
                    <m:r>
                      <w:del w:id="335" w:author="Di Lego Goncalves, Vanessa" w:date="2023-06-22T10:11:00Z">
                        <w:rPr>
                          <w:rFonts w:ascii="Cambria Math" w:eastAsia="Cambria Math" w:hAnsi="Cambria Math" w:cs="Cambria Math"/>
                          <w:sz w:val="24"/>
                          <w:szCs w:val="24"/>
                        </w:rPr>
                        <m:t>x</m:t>
                      </w:del>
                    </m:r>
                  </m:sub>
                  <m:sup>
                    <m:r>
                      <w:del w:id="336" w:author="Di Lego Goncalves, Vanessa" w:date="2023-06-22T10:11:00Z">
                        <w:rPr>
                          <w:rFonts w:ascii="Cambria Math" w:eastAsia="Cambria Math" w:hAnsi="Cambria Math" w:cs="Cambria Math"/>
                          <w:sz w:val="24"/>
                          <w:szCs w:val="24"/>
                        </w:rPr>
                        <m:t xml:space="preserve"> </m:t>
                      </w:del>
                    </m:r>
                  </m:sup>
                </m:sSubSup>
              </m:e>
              <m:sub>
                <m:r>
                  <w:del w:id="337" w:author="Di Lego Goncalves, Vanessa" w:date="2023-06-22T10:11:00Z">
                    <w:rPr>
                      <w:rFonts w:ascii="Cambria Math" w:eastAsia="Cambria Math" w:hAnsi="Cambria Math" w:cs="Cambria Math"/>
                      <w:sz w:val="24"/>
                      <w:szCs w:val="24"/>
                    </w:rPr>
                    <m:t xml:space="preserve"> </m:t>
                  </w:del>
                </m:r>
              </m:sub>
            </m:sSub>
          </m:e>
        </m:d>
        <m:r>
          <w:del w:id="338" w:author="Di Lego Goncalves, Vanessa" w:date="2023-06-22T10:11:00Z">
            <w:rPr>
              <w:rFonts w:ascii="Cambria Math" w:eastAsia="Cambria Math" w:hAnsi="Cambria Math" w:cs="Cambria Math"/>
              <w:sz w:val="24"/>
              <w:szCs w:val="24"/>
            </w:rPr>
            <m:t xml:space="preserve">    (1)</m:t>
          </w:del>
        </m:r>
        <m:r>
          <w:del w:id="339" w:author="Di Lego Goncalves, Vanessa" w:date="2023-06-22T10:11:00Z">
            <w:rPr>
              <w:rFonts w:ascii="Cambria Math" w:eastAsia="Cambria Math" w:hAnsi="Cambria Math" w:cs="Cambria Math"/>
            </w:rPr>
            <m:t xml:space="preserve"> </m:t>
          </w:del>
        </m:r>
      </m:oMath>
      <w:customXmlDelRangeStart w:id="340" w:author="Di Lego Goncalves, Vanessa" w:date="2023-06-22T10:11:00Z"/>
      <w:sdt>
        <w:sdtPr>
          <w:tag w:val="goog_rdk_50"/>
          <w:id w:val="-818888038"/>
          <w:showingPlcHdr/>
        </w:sdtPr>
        <w:sdtContent>
          <w:customXmlDelRangeEnd w:id="340"/>
          <w:del w:id="341" w:author="Di Lego Goncalves, Vanessa" w:date="2023-06-22T10:16:00Z">
            <w:r w:rsidR="006315A5">
              <w:delText xml:space="preserve">     </w:delText>
            </w:r>
          </w:del>
          <w:customXmlDelRangeStart w:id="342" w:author="Di Lego Goncalves, Vanessa" w:date="2023-06-22T10:11:00Z"/>
        </w:sdtContent>
      </w:sdt>
      <w:customXmlDelRangeEnd w:id="342"/>
    </w:p>
    <w:p w14:paraId="3998E8D9" w14:textId="77777777" w:rsidR="009372EB" w:rsidRDefault="009372EB" w:rsidP="009372EB">
      <w:pPr>
        <w:spacing w:after="0"/>
        <w:jc w:val="center"/>
        <w:rPr>
          <w:del w:id="343"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344" w:author="Di Lego Goncalves, Vanessa" w:date="2023-06-22T10:11:00Z"/>
          <w:rFonts w:ascii="Arial" w:eastAsia="Arial" w:hAnsi="Arial" w:cs="Arial"/>
          <w:sz w:val="24"/>
          <w:szCs w:val="24"/>
        </w:rPr>
      </w:pPr>
      <w:del w:id="345"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346" w:author="Nepomuceno, Marilia" w:date="2023-05-15T16:49:00Z">
                <w:del w:id="347" w:author="Di Lego Goncalves, Vanessa" w:date="2023-06-22T10:11:00Z">
                  <w:rPr>
                    <w:rFonts w:ascii="Cambria Math" w:eastAsia="Arial" w:hAnsi="Cambria Math" w:cs="Arial"/>
                    <w:i/>
                    <w:sz w:val="24"/>
                    <w:szCs w:val="24"/>
                  </w:rPr>
                </w:del>
              </w:ins>
            </m:ctrlPr>
          </m:sPrePr>
          <m:sub>
            <m:r>
              <w:ins w:id="348" w:author="Nepomuceno, Marilia" w:date="2023-05-15T16:49:00Z">
                <w:del w:id="349" w:author="Di Lego Goncalves, Vanessa" w:date="2023-06-22T10:11:00Z">
                  <w:rPr>
                    <w:rFonts w:ascii="Cambria Math" w:eastAsia="Arial" w:hAnsi="Cambria Math" w:cs="Arial"/>
                    <w:sz w:val="24"/>
                    <w:szCs w:val="24"/>
                  </w:rPr>
                  <m:t>n</m:t>
                </w:del>
              </w:ins>
            </m:r>
          </m:sub>
          <m:sup/>
          <m:e>
            <m:r>
              <w:ins w:id="350" w:author="Nepomuceno, Marilia" w:date="2023-05-15T16:49:00Z">
                <w:del w:id="351" w:author="Di Lego Goncalves, Vanessa" w:date="2023-06-22T10:11:00Z">
                  <w:rPr>
                    <w:rFonts w:ascii="Cambria Math" w:eastAsia="Cambria Math" w:hAnsi="Cambria Math" w:cs="Cambria Math"/>
                    <w:sz w:val="24"/>
                    <w:szCs w:val="24"/>
                  </w:rPr>
                  <m:t>L</m:t>
                </w:del>
              </w:ins>
            </m:r>
          </m:e>
        </m:sPre>
        <m:r>
          <w:del w:id="352" w:author="Nepomuceno, Marilia" w:date="2023-05-15T16:49:00Z">
            <w:rPr>
              <w:rFonts w:ascii="Cambria Math" w:eastAsia="Arial" w:hAnsi="Cambria Math" w:cs="Arial"/>
              <w:sz w:val="24"/>
              <w:szCs w:val="24"/>
            </w:rPr>
            <m:t>n</m:t>
          </w:del>
        </m:r>
        <m:r>
          <w:del w:id="353" w:author="Di Lego Goncalves, Vanessa" w:date="2023-06-22T10:11:00Z">
            <w:rPr>
              <w:rFonts w:ascii="Cambria Math" w:eastAsia="Cambria Math" w:hAnsi="Cambria Math" w:cs="Cambria Math"/>
              <w:sz w:val="24"/>
              <w:szCs w:val="24"/>
            </w:rPr>
            <m:t xml:space="preserve"> </m:t>
          </w:del>
        </m:r>
        <m:r>
          <w:del w:id="354" w:author="Nepomuceno, Marilia" w:date="2023-05-15T16:49:00Z">
            <w:rPr>
              <w:rFonts w:ascii="Cambria Math" w:eastAsia="Cambria Math" w:hAnsi="Cambria Math" w:cs="Cambria Math"/>
              <w:sz w:val="24"/>
              <w:szCs w:val="24"/>
            </w:rPr>
            <m:t>L</m:t>
          </w:del>
        </m:r>
        <m:sSubSup>
          <m:sSubSupPr>
            <m:ctrlPr>
              <w:del w:id="355" w:author="Di Lego Goncalves, Vanessa" w:date="2023-06-22T10:11:00Z">
                <w:rPr>
                  <w:rFonts w:ascii="Cambria Math" w:eastAsia="Cambria Math" w:hAnsi="Cambria Math" w:cs="Cambria Math"/>
                  <w:sz w:val="24"/>
                  <w:szCs w:val="24"/>
                </w:rPr>
              </w:del>
            </m:ctrlPr>
          </m:sSubSupPr>
          <m:e>
            <m:r>
              <w:del w:id="356" w:author="Di Lego Goncalves, Vanessa" w:date="2023-06-22T10:11:00Z">
                <w:rPr>
                  <w:rFonts w:ascii="Cambria Math" w:eastAsia="Cambria Math" w:hAnsi="Cambria Math" w:cs="Cambria Math"/>
                  <w:sz w:val="24"/>
                  <w:szCs w:val="24"/>
                </w:rPr>
                <m:t xml:space="preserve"> </m:t>
              </w:del>
            </m:r>
          </m:e>
          <m:sub>
            <m:r>
              <w:del w:id="357" w:author="Di Lego Goncalves, Vanessa" w:date="2023-06-22T10:11:00Z">
                <w:rPr>
                  <w:rFonts w:ascii="Cambria Math" w:eastAsia="Cambria Math" w:hAnsi="Cambria Math" w:cs="Cambria Math"/>
                  <w:sz w:val="24"/>
                  <w:szCs w:val="24"/>
                </w:rPr>
                <m:t>k</m:t>
              </w:del>
            </m:r>
          </m:sub>
          <m:sup>
            <m:r>
              <w:del w:id="358" w:author="Di Lego Goncalves, Vanessa" w:date="2023-06-22T10:11:00Z">
                <w:rPr>
                  <w:rFonts w:ascii="Cambria Math" w:eastAsia="Cambria Math" w:hAnsi="Cambria Math" w:cs="Cambria Math"/>
                  <w:sz w:val="24"/>
                  <w:szCs w:val="24"/>
                </w:rPr>
                <m:t>c</m:t>
              </w:del>
            </m:r>
          </m:sup>
        </m:sSubSup>
      </m:oMath>
      <w:del w:id="359"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360" w:author="Di Lego Goncalves, Vanessa" w:date="2023-06-22T10:22:00Z"/>
          <w:rFonts w:ascii="Arial" w:eastAsia="Arial" w:hAnsi="Arial" w:cs="Arial"/>
          <w:sz w:val="24"/>
          <w:szCs w:val="24"/>
        </w:rPr>
      </w:pPr>
      <w:del w:id="361"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362"/>
    <w:commentRangeStart w:id="363"/>
    <w:p w14:paraId="695AEF42" w14:textId="4857747E" w:rsidR="009372EB" w:rsidDel="00D17C9E" w:rsidRDefault="006951D2" w:rsidP="009372EB">
      <w:pPr>
        <w:jc w:val="center"/>
        <w:rPr>
          <w:del w:id="364" w:author="Di Lego Goncalves, Vanessa" w:date="2023-06-22T10:22:00Z"/>
          <w:rFonts w:ascii="Cambria Math" w:eastAsia="Cambria Math" w:hAnsi="Cambria Math" w:cs="Cambria Math"/>
        </w:rPr>
      </w:pPr>
      <m:oMathPara>
        <m:oMath>
          <m:sSubSup>
            <m:sSubSupPr>
              <m:ctrlPr>
                <w:del w:id="365" w:author="Di Lego Goncalves, Vanessa" w:date="2023-06-22T10:22:00Z">
                  <w:rPr>
                    <w:rFonts w:ascii="Cambria Math" w:eastAsia="Cambria Math" w:hAnsi="Cambria Math" w:cs="Cambria Math"/>
                    <w:sz w:val="24"/>
                    <w:szCs w:val="24"/>
                  </w:rPr>
                </w:del>
              </m:ctrlPr>
            </m:sSubSupPr>
            <m:e>
              <m:r>
                <w:del w:id="366" w:author="Di Lego Goncalves, Vanessa" w:date="2023-06-22T10:22:00Z">
                  <w:rPr>
                    <w:rFonts w:ascii="Cambria Math" w:eastAsia="Cambria Math" w:hAnsi="Cambria Math" w:cs="Cambria Math"/>
                    <w:sz w:val="24"/>
                    <w:szCs w:val="24"/>
                  </w:rPr>
                  <m:t>DFLE</m:t>
                </w:del>
              </m:r>
            </m:e>
            <m:sub>
              <m:r>
                <w:del w:id="367" w:author="Di Lego Goncalves, Vanessa" w:date="2023-06-22T10:22:00Z">
                  <w:rPr>
                    <w:rFonts w:ascii="Cambria Math" w:eastAsia="Cambria Math" w:hAnsi="Cambria Math" w:cs="Cambria Math"/>
                    <w:sz w:val="24"/>
                    <w:szCs w:val="24"/>
                  </w:rPr>
                  <m:t>x</m:t>
                </w:del>
              </m:r>
            </m:sub>
            <m:sup>
              <m:r>
                <w:del w:id="368" w:author="Di Lego Goncalves, Vanessa" w:date="2023-06-22T10:22:00Z">
                  <w:rPr>
                    <w:rFonts w:ascii="Cambria Math" w:eastAsia="Cambria Math" w:hAnsi="Cambria Math" w:cs="Cambria Math"/>
                    <w:sz w:val="24"/>
                    <w:szCs w:val="24"/>
                  </w:rPr>
                  <m:t xml:space="preserve"> </m:t>
                </w:del>
              </m:r>
            </m:sup>
          </m:sSubSup>
          <m:r>
            <w:del w:id="369" w:author="Di Lego Goncalves, Vanessa" w:date="2023-06-22T10:22:00Z">
              <w:rPr>
                <w:rFonts w:ascii="Cambria Math" w:eastAsia="Cambria Math" w:hAnsi="Cambria Math" w:cs="Cambria Math"/>
                <w:sz w:val="24"/>
                <w:szCs w:val="24"/>
              </w:rPr>
              <m:t>=</m:t>
            </w:del>
          </m:r>
          <m:f>
            <m:fPr>
              <m:ctrlPr>
                <w:del w:id="370" w:author="Di Lego Goncalves, Vanessa" w:date="2023-06-22T10:22:00Z">
                  <w:rPr>
                    <w:rFonts w:ascii="Cambria Math" w:eastAsia="Cambria Math" w:hAnsi="Cambria Math" w:cs="Cambria Math"/>
                    <w:sz w:val="24"/>
                    <w:szCs w:val="24"/>
                  </w:rPr>
                </w:del>
              </m:ctrlPr>
            </m:fPr>
            <m:num>
              <m:nary>
                <m:naryPr>
                  <m:chr m:val="∑"/>
                  <m:ctrlPr>
                    <w:del w:id="371" w:author="Di Lego Goncalves, Vanessa" w:date="2023-06-22T10:22:00Z">
                      <w:rPr>
                        <w:rFonts w:ascii="Cambria Math" w:eastAsia="Cambria Math" w:hAnsi="Cambria Math" w:cs="Cambria Math"/>
                        <w:sz w:val="24"/>
                        <w:szCs w:val="24"/>
                      </w:rPr>
                    </w:del>
                  </m:ctrlPr>
                </m:naryPr>
                <m:sub>
                  <m:r>
                    <w:del w:id="372" w:author="Di Lego Goncalves, Vanessa" w:date="2023-06-22T10:22:00Z">
                      <w:rPr>
                        <w:rFonts w:ascii="Cambria Math" w:eastAsia="Cambria Math" w:hAnsi="Cambria Math" w:cs="Cambria Math"/>
                        <w:sz w:val="24"/>
                        <w:szCs w:val="24"/>
                      </w:rPr>
                      <m:t>k=x</m:t>
                    </w:del>
                  </m:r>
                </m:sub>
                <m:sup>
                  <m:r>
                    <w:del w:id="373" w:author="Di Lego Goncalves, Vanessa" w:date="2023-06-22T10:22:00Z">
                      <w:rPr>
                        <w:rFonts w:ascii="Cambria Math" w:eastAsia="Cambria Math" w:hAnsi="Cambria Math" w:cs="Cambria Math"/>
                        <w:sz w:val="24"/>
                        <w:szCs w:val="24"/>
                      </w:rPr>
                      <m:t>w</m:t>
                    </w:del>
                  </m:r>
                </m:sup>
                <m:e>
                  <m:r>
                    <w:del w:id="374" w:author="Di Lego Goncalves, Vanessa" w:date="2023-06-22T10:22:00Z">
                      <w:rPr>
                        <w:rFonts w:ascii="Cambria Math" w:eastAsia="Cambria Math" w:hAnsi="Cambria Math" w:cs="Cambria Math"/>
                        <w:sz w:val="24"/>
                        <w:szCs w:val="24"/>
                      </w:rPr>
                      <m:t xml:space="preserve"> </m:t>
                    </w:del>
                  </m:r>
                </m:e>
              </m:nary>
              <m:d>
                <m:dPr>
                  <m:ctrlPr>
                    <w:del w:id="375" w:author="Di Lego Goncalves, Vanessa" w:date="2023-06-22T10:22:00Z">
                      <w:rPr>
                        <w:rFonts w:ascii="Cambria Math" w:eastAsia="Cambria Math" w:hAnsi="Cambria Math" w:cs="Cambria Math"/>
                        <w:sz w:val="24"/>
                        <w:szCs w:val="24"/>
                      </w:rPr>
                    </w:del>
                  </m:ctrlPr>
                </m:dPr>
                <m:e>
                  <m:r>
                    <w:del w:id="376" w:author="Di Lego Goncalves, Vanessa" w:date="2023-06-22T10:22:00Z">
                      <w:rPr>
                        <w:rFonts w:ascii="Cambria Math" w:eastAsia="Cambria Math" w:hAnsi="Cambria Math" w:cs="Cambria Math"/>
                        <w:sz w:val="24"/>
                        <w:szCs w:val="24"/>
                      </w:rPr>
                      <m:t>n L</m:t>
                    </w:del>
                  </m:r>
                  <m:sSubSup>
                    <m:sSubSupPr>
                      <m:ctrlPr>
                        <w:del w:id="377" w:author="Di Lego Goncalves, Vanessa" w:date="2023-06-22T10:22:00Z">
                          <w:rPr>
                            <w:rFonts w:ascii="Cambria Math" w:eastAsia="Cambria Math" w:hAnsi="Cambria Math" w:cs="Cambria Math"/>
                            <w:sz w:val="24"/>
                            <w:szCs w:val="24"/>
                          </w:rPr>
                        </w:del>
                      </m:ctrlPr>
                    </m:sSubSupPr>
                    <m:e>
                      <m:r>
                        <w:del w:id="378" w:author="Di Lego Goncalves, Vanessa" w:date="2023-06-22T10:22:00Z">
                          <w:rPr>
                            <w:rFonts w:ascii="Cambria Math" w:eastAsia="Cambria Math" w:hAnsi="Cambria Math" w:cs="Cambria Math"/>
                            <w:sz w:val="24"/>
                            <w:szCs w:val="24"/>
                          </w:rPr>
                          <m:t xml:space="preserve"> </m:t>
                        </w:del>
                      </m:r>
                    </m:e>
                    <m:sub>
                      <m:r>
                        <w:del w:id="379" w:author="Di Lego Goncalves, Vanessa" w:date="2023-06-22T10:22:00Z">
                          <w:rPr>
                            <w:rFonts w:ascii="Cambria Math" w:eastAsia="Cambria Math" w:hAnsi="Cambria Math" w:cs="Cambria Math"/>
                            <w:sz w:val="24"/>
                            <w:szCs w:val="24"/>
                          </w:rPr>
                          <m:t>k</m:t>
                        </w:del>
                      </m:r>
                    </m:sub>
                    <m:sup>
                      <m:r>
                        <w:del w:id="380" w:author="Di Lego Goncalves, Vanessa" w:date="2023-06-22T10:22:00Z">
                          <w:rPr>
                            <w:rFonts w:ascii="Cambria Math" w:eastAsia="Cambria Math" w:hAnsi="Cambria Math" w:cs="Cambria Math"/>
                            <w:sz w:val="24"/>
                            <w:szCs w:val="24"/>
                          </w:rPr>
                          <m:t>i</m:t>
                        </w:del>
                      </m:r>
                    </m:sup>
                  </m:sSubSup>
                </m:e>
              </m:d>
            </m:num>
            <m:den>
              <m:sSub>
                <m:sSubPr>
                  <m:ctrlPr>
                    <w:del w:id="381" w:author="Di Lego Goncalves, Vanessa" w:date="2023-06-22T10:22:00Z">
                      <w:rPr>
                        <w:rFonts w:ascii="Cambria Math" w:eastAsia="Cambria Math" w:hAnsi="Cambria Math" w:cs="Cambria Math"/>
                        <w:sz w:val="24"/>
                        <w:szCs w:val="24"/>
                      </w:rPr>
                    </w:del>
                  </m:ctrlPr>
                </m:sSubPr>
                <m:e>
                  <m:r>
                    <w:del w:id="382" w:author="Di Lego Goncalves, Vanessa" w:date="2023-06-22T10:22:00Z">
                      <w:rPr>
                        <w:rFonts w:ascii="Cambria Math" w:eastAsia="Cambria Math" w:hAnsi="Cambria Math" w:cs="Cambria Math"/>
                        <w:sz w:val="24"/>
                        <w:szCs w:val="24"/>
                      </w:rPr>
                      <m:t>l</m:t>
                    </w:del>
                  </m:r>
                </m:e>
                <m:sub>
                  <m:r>
                    <w:del w:id="383" w:author="Di Lego Goncalves, Vanessa" w:date="2023-06-22T10:22:00Z">
                      <w:rPr>
                        <w:rFonts w:ascii="Cambria Math" w:eastAsia="Cambria Math" w:hAnsi="Cambria Math" w:cs="Cambria Math"/>
                        <w:sz w:val="24"/>
                        <w:szCs w:val="24"/>
                      </w:rPr>
                      <m:t>x</m:t>
                    </w:del>
                  </m:r>
                </m:sub>
              </m:sSub>
            </m:den>
          </m:f>
          <m:r>
            <w:del w:id="384" w:author="Di Lego Goncalves, Vanessa" w:date="2023-06-22T10:22:00Z">
              <w:rPr>
                <w:rFonts w:ascii="Cambria Math" w:eastAsia="Cambria Math" w:hAnsi="Cambria Math" w:cs="Cambria Math"/>
                <w:sz w:val="24"/>
                <w:szCs w:val="24"/>
              </w:rPr>
              <m:t xml:space="preserve">   (2)</m:t>
            </w:del>
          </m:r>
          <m:r>
            <w:del w:id="385"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86" w:author="Di Lego Goncalves, Vanessa" w:date="2023-06-22T10:22:00Z"/>
          <w:rFonts w:ascii="Arial" w:eastAsia="Arial" w:hAnsi="Arial" w:cs="Arial"/>
          <w:sz w:val="24"/>
          <w:szCs w:val="24"/>
        </w:rPr>
      </w:pPr>
      <w:del w:id="387"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6951D2" w:rsidP="009372EB">
      <w:pPr>
        <w:jc w:val="center"/>
        <w:rPr>
          <w:del w:id="388" w:author="Di Lego Goncalves, Vanessa" w:date="2023-06-22T10:22:00Z"/>
          <w:rFonts w:ascii="Cambria Math" w:eastAsia="Cambria Math" w:hAnsi="Cambria Math" w:cs="Cambria Math"/>
        </w:rPr>
      </w:pPr>
      <m:oMathPara>
        <m:oMath>
          <m:sSubSup>
            <m:sSubSupPr>
              <m:ctrlPr>
                <w:del w:id="389" w:author="Di Lego Goncalves, Vanessa" w:date="2023-06-22T10:22:00Z">
                  <w:rPr>
                    <w:rFonts w:ascii="Cambria Math" w:eastAsia="Cambria Math" w:hAnsi="Cambria Math" w:cs="Cambria Math"/>
                    <w:sz w:val="24"/>
                    <w:szCs w:val="24"/>
                  </w:rPr>
                </w:del>
              </m:ctrlPr>
            </m:sSubSupPr>
            <m:e>
              <m:r>
                <w:del w:id="390" w:author="Di Lego Goncalves, Vanessa" w:date="2023-06-22T10:22:00Z">
                  <w:rPr>
                    <w:rFonts w:ascii="Cambria Math" w:eastAsia="Cambria Math" w:hAnsi="Cambria Math" w:cs="Cambria Math"/>
                    <w:sz w:val="24"/>
                    <w:szCs w:val="24"/>
                  </w:rPr>
                  <m:t>CFLE</m:t>
                </w:del>
              </m:r>
            </m:e>
            <m:sub>
              <m:r>
                <w:del w:id="391" w:author="Di Lego Goncalves, Vanessa" w:date="2023-06-22T10:22:00Z">
                  <w:rPr>
                    <w:rFonts w:ascii="Cambria Math" w:eastAsia="Cambria Math" w:hAnsi="Cambria Math" w:cs="Cambria Math"/>
                    <w:sz w:val="24"/>
                    <w:szCs w:val="24"/>
                  </w:rPr>
                  <m:t>x</m:t>
                </w:del>
              </m:r>
            </m:sub>
            <m:sup>
              <m:r>
                <w:del w:id="392" w:author="Di Lego Goncalves, Vanessa" w:date="2023-06-22T10:22:00Z">
                  <w:rPr>
                    <w:rFonts w:ascii="Cambria Math" w:eastAsia="Cambria Math" w:hAnsi="Cambria Math" w:cs="Cambria Math"/>
                    <w:sz w:val="24"/>
                    <w:szCs w:val="24"/>
                  </w:rPr>
                  <m:t xml:space="preserve"> </m:t>
                </w:del>
              </m:r>
            </m:sup>
          </m:sSubSup>
          <m:r>
            <w:del w:id="393" w:author="Di Lego Goncalves, Vanessa" w:date="2023-06-22T10:22:00Z">
              <w:rPr>
                <w:rFonts w:ascii="Cambria Math" w:eastAsia="Cambria Math" w:hAnsi="Cambria Math" w:cs="Cambria Math"/>
                <w:sz w:val="24"/>
                <w:szCs w:val="24"/>
              </w:rPr>
              <m:t>=</m:t>
            </w:del>
          </m:r>
          <m:f>
            <m:fPr>
              <m:ctrlPr>
                <w:del w:id="394" w:author="Di Lego Goncalves, Vanessa" w:date="2023-06-22T10:22:00Z">
                  <w:rPr>
                    <w:rFonts w:ascii="Cambria Math" w:eastAsia="Cambria Math" w:hAnsi="Cambria Math" w:cs="Cambria Math"/>
                    <w:sz w:val="24"/>
                    <w:szCs w:val="24"/>
                  </w:rPr>
                </w:del>
              </m:ctrlPr>
            </m:fPr>
            <m:num>
              <m:nary>
                <m:naryPr>
                  <m:chr m:val="∑"/>
                  <m:ctrlPr>
                    <w:del w:id="395" w:author="Di Lego Goncalves, Vanessa" w:date="2023-06-22T10:22:00Z">
                      <w:rPr>
                        <w:rFonts w:ascii="Cambria Math" w:eastAsia="Cambria Math" w:hAnsi="Cambria Math" w:cs="Cambria Math"/>
                        <w:sz w:val="24"/>
                        <w:szCs w:val="24"/>
                      </w:rPr>
                    </w:del>
                  </m:ctrlPr>
                </m:naryPr>
                <m:sub>
                  <m:r>
                    <w:del w:id="396" w:author="Di Lego Goncalves, Vanessa" w:date="2023-06-22T10:22:00Z">
                      <w:rPr>
                        <w:rFonts w:ascii="Cambria Math" w:eastAsia="Cambria Math" w:hAnsi="Cambria Math" w:cs="Cambria Math"/>
                        <w:sz w:val="24"/>
                        <w:szCs w:val="24"/>
                      </w:rPr>
                      <m:t>k=x</m:t>
                    </w:del>
                  </m:r>
                </m:sub>
                <m:sup>
                  <m:r>
                    <w:del w:id="397" w:author="Di Lego Goncalves, Vanessa" w:date="2023-06-22T10:22:00Z">
                      <w:rPr>
                        <w:rFonts w:ascii="Cambria Math" w:eastAsia="Cambria Math" w:hAnsi="Cambria Math" w:cs="Cambria Math"/>
                        <w:sz w:val="24"/>
                        <w:szCs w:val="24"/>
                      </w:rPr>
                      <m:t>w</m:t>
                    </w:del>
                  </m:r>
                </m:sup>
                <m:e>
                  <m:r>
                    <w:del w:id="398" w:author="Di Lego Goncalves, Vanessa" w:date="2023-06-22T10:22:00Z">
                      <w:rPr>
                        <w:rFonts w:ascii="Cambria Math" w:eastAsia="Cambria Math" w:hAnsi="Cambria Math" w:cs="Cambria Math"/>
                        <w:sz w:val="24"/>
                        <w:szCs w:val="24"/>
                      </w:rPr>
                      <m:t xml:space="preserve">  </m:t>
                    </w:del>
                  </m:r>
                </m:e>
              </m:nary>
              <m:d>
                <m:dPr>
                  <m:ctrlPr>
                    <w:del w:id="399" w:author="Di Lego Goncalves, Vanessa" w:date="2023-06-22T10:22:00Z">
                      <w:rPr>
                        <w:rFonts w:ascii="Cambria Math" w:eastAsia="Cambria Math" w:hAnsi="Cambria Math" w:cs="Cambria Math"/>
                        <w:sz w:val="24"/>
                        <w:szCs w:val="24"/>
                      </w:rPr>
                    </w:del>
                  </m:ctrlPr>
                </m:dPr>
                <m:e>
                  <m:r>
                    <w:del w:id="400" w:author="Di Lego Goncalves, Vanessa" w:date="2023-06-22T10:22:00Z">
                      <w:rPr>
                        <w:rFonts w:ascii="Cambria Math" w:eastAsia="Cambria Math" w:hAnsi="Cambria Math" w:cs="Cambria Math"/>
                        <w:sz w:val="24"/>
                        <w:szCs w:val="24"/>
                      </w:rPr>
                      <m:t>n L</m:t>
                    </w:del>
                  </m:r>
                  <m:sSubSup>
                    <m:sSubSupPr>
                      <m:ctrlPr>
                        <w:del w:id="401" w:author="Di Lego Goncalves, Vanessa" w:date="2023-06-22T10:22:00Z">
                          <w:rPr>
                            <w:rFonts w:ascii="Cambria Math" w:eastAsia="Cambria Math" w:hAnsi="Cambria Math" w:cs="Cambria Math"/>
                            <w:sz w:val="24"/>
                            <w:szCs w:val="24"/>
                          </w:rPr>
                        </w:del>
                      </m:ctrlPr>
                    </m:sSubSupPr>
                    <m:e>
                      <m:r>
                        <w:del w:id="402" w:author="Di Lego Goncalves, Vanessa" w:date="2023-06-22T10:22:00Z">
                          <w:rPr>
                            <w:rFonts w:ascii="Cambria Math" w:eastAsia="Cambria Math" w:hAnsi="Cambria Math" w:cs="Cambria Math"/>
                            <w:sz w:val="24"/>
                            <w:szCs w:val="24"/>
                          </w:rPr>
                          <m:t xml:space="preserve"> </m:t>
                        </w:del>
                      </m:r>
                    </m:e>
                    <m:sub>
                      <m:r>
                        <w:del w:id="403" w:author="Di Lego Goncalves, Vanessa" w:date="2023-06-22T10:22:00Z">
                          <w:rPr>
                            <w:rFonts w:ascii="Cambria Math" w:eastAsia="Cambria Math" w:hAnsi="Cambria Math" w:cs="Cambria Math"/>
                            <w:sz w:val="24"/>
                            <w:szCs w:val="24"/>
                          </w:rPr>
                          <m:t>k</m:t>
                        </w:del>
                      </m:r>
                    </m:sub>
                    <m:sup>
                      <m:r>
                        <w:del w:id="404" w:author="Di Lego Goncalves, Vanessa" w:date="2023-06-22T10:22:00Z">
                          <w:rPr>
                            <w:rFonts w:ascii="Cambria Math" w:eastAsia="Cambria Math" w:hAnsi="Cambria Math" w:cs="Cambria Math"/>
                            <w:sz w:val="24"/>
                            <w:szCs w:val="24"/>
                          </w:rPr>
                          <m:t>c</m:t>
                        </w:del>
                      </m:r>
                    </m:sup>
                  </m:sSubSup>
                </m:e>
              </m:d>
            </m:num>
            <m:den>
              <m:sSub>
                <m:sSubPr>
                  <m:ctrlPr>
                    <w:del w:id="405" w:author="Di Lego Goncalves, Vanessa" w:date="2023-06-22T10:22:00Z">
                      <w:rPr>
                        <w:rFonts w:ascii="Cambria Math" w:eastAsia="Cambria Math" w:hAnsi="Cambria Math" w:cs="Cambria Math"/>
                        <w:sz w:val="24"/>
                        <w:szCs w:val="24"/>
                      </w:rPr>
                    </w:del>
                  </m:ctrlPr>
                </m:sSubPr>
                <m:e>
                  <m:r>
                    <w:del w:id="406" w:author="Di Lego Goncalves, Vanessa" w:date="2023-06-22T10:22:00Z">
                      <w:rPr>
                        <w:rFonts w:ascii="Cambria Math" w:eastAsia="Cambria Math" w:hAnsi="Cambria Math" w:cs="Cambria Math"/>
                        <w:sz w:val="24"/>
                        <w:szCs w:val="24"/>
                      </w:rPr>
                      <m:t>l</m:t>
                    </w:del>
                  </m:r>
                </m:e>
                <m:sub>
                  <m:r>
                    <w:del w:id="407" w:author="Di Lego Goncalves, Vanessa" w:date="2023-06-22T10:22:00Z">
                      <w:rPr>
                        <w:rFonts w:ascii="Cambria Math" w:eastAsia="Cambria Math" w:hAnsi="Cambria Math" w:cs="Cambria Math"/>
                        <w:sz w:val="24"/>
                        <w:szCs w:val="24"/>
                      </w:rPr>
                      <m:t>x</m:t>
                    </w:del>
                  </m:r>
                </m:sub>
              </m:sSub>
            </m:den>
          </m:f>
          <m:r>
            <w:del w:id="408" w:author="Di Lego Goncalves, Vanessa" w:date="2023-06-22T10:22:00Z">
              <w:rPr>
                <w:rFonts w:ascii="Cambria Math" w:eastAsia="Cambria Math" w:hAnsi="Cambria Math" w:cs="Cambria Math"/>
                <w:sz w:val="24"/>
                <w:szCs w:val="24"/>
              </w:rPr>
              <m:t xml:space="preserve"> (3)</m:t>
            </w:del>
          </m:r>
          <m:r>
            <w:del w:id="409" w:author="Di Lego Goncalves, Vanessa" w:date="2023-06-22T10:22:00Z">
              <w:rPr>
                <w:rFonts w:ascii="Cambria Math" w:eastAsia="Cambria Math" w:hAnsi="Cambria Math" w:cs="Cambria Math"/>
              </w:rPr>
              <m:t xml:space="preserve"> </m:t>
            </w:del>
          </m:r>
          <w:commentRangeEnd w:id="362"/>
          <m:r>
            <w:del w:id="410" w:author="Di Lego Goncalves, Vanessa" w:date="2023-06-22T10:22:00Z">
              <m:rPr>
                <m:sty m:val="p"/>
              </m:rPr>
              <w:rPr>
                <w:rStyle w:val="CommentReference"/>
                <w:rFonts w:ascii="Times New Roman" w:eastAsia="Times New Roman" w:hAnsi="Times New Roman" w:cs="Times New Roman"/>
              </w:rPr>
              <w:commentReference w:id="362"/>
            </w:del>
          </m:r>
          <w:commentRangeEnd w:id="363"/>
          <m:r>
            <w:del w:id="411" w:author="Di Lego Goncalves, Vanessa" w:date="2023-06-22T10:22:00Z">
              <m:rPr>
                <m:sty m:val="p"/>
              </m:rPr>
              <w:rPr>
                <w:rStyle w:val="CommentReference"/>
                <w:rFonts w:ascii="Times New Roman" w:eastAsia="Times New Roman" w:hAnsi="Times New Roman" w:cs="Times New Roman"/>
              </w:rPr>
              <w:commentReference w:id="363"/>
            </w:del>
          </m:r>
        </m:oMath>
      </m:oMathPara>
    </w:p>
    <w:p w14:paraId="407DAFA7" w14:textId="403527AB" w:rsidR="009372EB" w:rsidDel="00D17C9E" w:rsidRDefault="009372EB" w:rsidP="009372EB">
      <w:pPr>
        <w:spacing w:line="360" w:lineRule="auto"/>
        <w:rPr>
          <w:del w:id="412"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413" w:author="Di Lego Goncalves, Vanessa" w:date="2023-06-22T10:22:00Z"/>
          <w:rFonts w:ascii="Arial" w:eastAsia="Arial" w:hAnsi="Arial" w:cs="Arial"/>
          <w:sz w:val="24"/>
          <w:szCs w:val="24"/>
        </w:rPr>
      </w:pPr>
      <w:del w:id="414" w:author="Di Lego Goncalves, Vanessa" w:date="2023-06-22T10:22:00Z">
        <w:r w:rsidDel="00D17C9E">
          <w:rPr>
            <w:rFonts w:ascii="Arial" w:eastAsia="Arial" w:hAnsi="Arial" w:cs="Arial"/>
            <w:sz w:val="24"/>
            <w:szCs w:val="24"/>
          </w:rPr>
          <w:delText xml:space="preserve">where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415" w:name="_Hlk138322586"/>
      <w:r>
        <w:rPr>
          <w:rFonts w:ascii="Arial" w:eastAsia="Arial" w:hAnsi="Arial" w:cs="Arial"/>
          <w:sz w:val="24"/>
          <w:szCs w:val="24"/>
        </w:rPr>
        <w:t xml:space="preserve">We then calculate </w:t>
      </w:r>
      <w:ins w:id="416"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417"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proofErr w:type="spellStart"/>
      <w:r>
        <w:rPr>
          <w:rFonts w:ascii="Arial" w:eastAsia="Arial" w:hAnsi="Arial" w:cs="Arial"/>
          <w:sz w:val="24"/>
          <w:szCs w:val="24"/>
        </w:rPr>
        <w:t>nd</w:t>
      </w:r>
      <w:proofErr w:type="spellEnd"/>
      <w:r>
        <w:rPr>
          <w:rFonts w:ascii="Arial" w:eastAsia="Arial" w:hAnsi="Arial" w:cs="Arial"/>
          <w:sz w:val="24"/>
          <w:szCs w:val="24"/>
        </w:rPr>
        <w:t xml:space="preserve">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418" w:author="Di Lego Goncalves, Vanessa" w:date="2023-06-22T10:40:00Z"/>
          <w:rFonts w:ascii="Arial" w:eastAsia="Arial" w:hAnsi="Arial" w:cs="Arial"/>
          <w:sz w:val="24"/>
          <w:szCs w:val="24"/>
        </w:rPr>
      </w:pPr>
      <w:del w:id="419"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420"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421"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44EFD746" w:rsidR="00BE4CB2" w:rsidRPr="00705455" w:rsidRDefault="009372EB" w:rsidP="00BE4CB2">
      <w:pPr>
        <w:spacing w:line="360" w:lineRule="auto"/>
        <w:jc w:val="both"/>
        <w:rPr>
          <w:ins w:id="422"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Functions","type":"article-journal"},"uris":["http://www.mendeley.com/documents/?uuid=c4f25388-2553-3bf6-8752-093bf4fed107"]}],"mendeley":{"formattedCitation":"(27, 28)","plainTextFormattedCitation":"(27, 28)","previouslyFormattedCitation":"(26, 27)"},"properties":{"noteIndex":0},"schema":"https://github.com/citation-style-language/schema/raw/master/csl-citation.json"}</w:instrText>
      </w:r>
      <w:r w:rsidR="00842EBA">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(27, 28)</w:t>
      </w:r>
      <w:r w:rsidR="00842EBA">
        <w:rPr>
          <w:rFonts w:ascii="Arial" w:eastAsia="Arial" w:hAnsi="Arial" w:cs="Arial"/>
          <w:color w:val="000000"/>
          <w:sz w:val="24"/>
          <w:szCs w:val="24"/>
        </w:rPr>
        <w:fldChar w:fldCharType="end"/>
      </w:r>
      <w:ins w:id="423" w:author="Di Lego Goncalves, Vanessa" w:date="2023-06-22T10:40:00Z">
        <w:r w:rsidR="00706B3C">
          <w:rPr>
            <w:rFonts w:ascii="Arial" w:eastAsia="Arial" w:hAnsi="Arial" w:cs="Arial"/>
            <w:color w:val="000000"/>
            <w:sz w:val="24"/>
            <w:szCs w:val="24"/>
          </w:rPr>
          <w:t xml:space="preserve">, </w:t>
        </w:r>
      </w:ins>
      <w:ins w:id="424" w:author="Di Lego Goncalves, Vanessa" w:date="2023-06-22T10:41:00Z">
        <w:r w:rsidR="00706B3C">
          <w:rPr>
            <w:rFonts w:ascii="Arial" w:eastAsia="Arial" w:hAnsi="Arial" w:cs="Arial"/>
            <w:sz w:val="24"/>
            <w:szCs w:val="24"/>
          </w:rPr>
          <w:t>and</w:t>
        </w:r>
      </w:ins>
      <w:ins w:id="425"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426" w:author="Author" w:date="2023-06-22T19:27:00Z">
        <w:r w:rsidR="00452DA1">
          <w:rPr>
            <w:rFonts w:ascii="Arial" w:eastAsia="Arial" w:hAnsi="Arial" w:cs="Arial"/>
            <w:sz w:val="24"/>
            <w:szCs w:val="24"/>
          </w:rPr>
          <w:t xml:space="preserve"> y</w:t>
        </w:r>
      </w:ins>
      <w:ins w:id="427" w:author="Di Lego Goncalves, Vanessa" w:date="2023-06-22T10:40:00Z">
        <w:r w:rsidR="00706B3C">
          <w:rPr>
            <w:rFonts w:ascii="Arial" w:eastAsia="Arial" w:hAnsi="Arial" w:cs="Arial"/>
            <w:sz w:val="24"/>
            <w:szCs w:val="24"/>
          </w:rPr>
          <w:t xml:space="preserve"> into mortality and disability/chronic effects by </w:t>
        </w:r>
      </w:ins>
      <w:ins w:id="428" w:author="Author" w:date="2023-06-22T19:28:00Z">
        <w:r w:rsidR="0021317A">
          <w:rPr>
            <w:rFonts w:ascii="Arial" w:eastAsia="Arial" w:hAnsi="Arial" w:cs="Arial"/>
            <w:sz w:val="24"/>
            <w:szCs w:val="24"/>
          </w:rPr>
          <w:t>5</w:t>
        </w:r>
      </w:ins>
      <w:ins w:id="429" w:author="Di Lego Goncalves, Vanessa" w:date="2023-06-22T10:40:00Z">
        <w:del w:id="430" w:author="Author" w:date="2023-06-22T19:28:00Z">
          <w:r w:rsidR="00706B3C" w:rsidDel="0021317A">
            <w:rPr>
              <w:rFonts w:ascii="Arial" w:eastAsia="Arial" w:hAnsi="Arial" w:cs="Arial"/>
              <w:sz w:val="24"/>
              <w:szCs w:val="24"/>
            </w:rPr>
            <w:delText>five</w:delText>
          </w:r>
        </w:del>
      </w:ins>
      <w:ins w:id="431" w:author="Author" w:date="2023-06-22T19:28:00Z">
        <w:r w:rsidR="0021317A">
          <w:rPr>
            <w:rFonts w:ascii="Arial" w:eastAsia="Arial" w:hAnsi="Arial" w:cs="Arial"/>
            <w:sz w:val="24"/>
            <w:szCs w:val="24"/>
          </w:rPr>
          <w:t xml:space="preserve"> </w:t>
        </w:r>
      </w:ins>
      <w:ins w:id="432" w:author="Di Lego Goncalves, Vanessa" w:date="2023-06-22T10:40:00Z">
        <w:del w:id="433"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434"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435" w:author="Di Lego Goncalves, Vanessa" w:date="2023-06-22T10:42:00Z">
        <w:r w:rsidR="00BE4CB2">
          <w:rPr>
            <w:rFonts w:ascii="Arial" w:eastAsia="Arial" w:hAnsi="Arial" w:cs="Arial"/>
            <w:sz w:val="24"/>
            <w:szCs w:val="24"/>
          </w:rPr>
          <w:t xml:space="preserve">, following </w:t>
        </w:r>
      </w:ins>
      <w:del w:id="436" w:author="Nepomuceno, Marilia" w:date="2023-05-15T16:53:00Z">
        <w:r w:rsidDel="00037515">
          <w:rPr>
            <w:rFonts w:ascii="Arial" w:eastAsia="Arial" w:hAnsi="Arial" w:cs="Arial"/>
            <w:color w:val="000000"/>
            <w:sz w:val="24"/>
            <w:szCs w:val="24"/>
          </w:rPr>
          <w:delText>,</w:delText>
        </w:r>
      </w:del>
      <w:ins w:id="437"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(15)","plainTextFormattedCitation":"(15)","previouslyFormattedCitation":"(14)"},"properties":{"noteIndex":0},"schema":"https://github.com/citation-style-language/schema/raw/master/csl-citation.json"}</w:instrText>
      </w:r>
      <w:ins w:id="438" w:author="Di Lego Goncalves, Vanessa" w:date="2023-06-22T10:42:00Z">
        <w:r w:rsidR="00BE4CB2">
          <w:rPr>
            <w:rFonts w:ascii="Arial" w:eastAsia="Arial" w:hAnsi="Arial" w:cs="Arial"/>
            <w:sz w:val="24"/>
            <w:szCs w:val="24"/>
          </w:rPr>
          <w:fldChar w:fldCharType="separate"/>
        </w:r>
      </w:ins>
      <w:r w:rsidR="00907C9F" w:rsidRPr="00907C9F">
        <w:rPr>
          <w:rFonts w:ascii="Arial" w:eastAsia="Arial" w:hAnsi="Arial" w:cs="Arial"/>
          <w:noProof/>
          <w:sz w:val="24"/>
          <w:szCs w:val="24"/>
        </w:rPr>
        <w:t>(15)</w:t>
      </w:r>
      <w:ins w:id="439"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440"/>
        <w:commentRangeEnd w:id="440"/>
        <w:r w:rsidR="00BE4CB2">
          <w:rPr>
            <w:rStyle w:val="CommentReference"/>
            <w:rFonts w:ascii="Times New Roman" w:eastAsia="Times New Roman" w:hAnsi="Times New Roman" w:cs="Times New Roman"/>
          </w:rPr>
          <w:commentReference w:id="440"/>
        </w:r>
        <w:commentRangeStart w:id="441"/>
        <w:commentRangeEnd w:id="441"/>
        <w:r w:rsidR="00BE4CB2">
          <w:rPr>
            <w:rStyle w:val="CommentReference"/>
            <w:rFonts w:ascii="Times New Roman" w:eastAsia="Times New Roman" w:hAnsi="Times New Roman" w:cs="Times New Roman"/>
          </w:rPr>
          <w:commentReference w:id="441"/>
        </w:r>
      </w:ins>
    </w:p>
    <w:p w14:paraId="04370E0E" w14:textId="59BFE2A8" w:rsidR="00706B3C" w:rsidRPr="00705455" w:rsidRDefault="00706B3C" w:rsidP="009372EB">
      <w:pPr>
        <w:spacing w:line="360" w:lineRule="auto"/>
        <w:jc w:val="both"/>
        <w:rPr>
          <w:ins w:id="442"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443"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415"/>
      <w:commentRangeStart w:id="444"/>
      <w:commentRangeStart w:id="445"/>
      <w:del w:id="446"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447"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444"/>
        <w:r w:rsidR="00030E32" w:rsidDel="008E54C4">
          <w:rPr>
            <w:rStyle w:val="CommentReference"/>
            <w:rFonts w:ascii="Times New Roman" w:eastAsia="Times New Roman" w:hAnsi="Times New Roman" w:cs="Times New Roman"/>
          </w:rPr>
          <w:commentReference w:id="444"/>
        </w:r>
        <w:commentRangeEnd w:id="445"/>
        <w:r w:rsidR="00994A69" w:rsidDel="008E54C4">
          <w:rPr>
            <w:rStyle w:val="CommentReference"/>
            <w:rFonts w:ascii="Times New Roman" w:eastAsia="Times New Roman" w:hAnsi="Times New Roman" w:cs="Times New Roman"/>
          </w:rPr>
          <w:commentReference w:id="445"/>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448"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449"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5F38A901"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Fig</w:t>
      </w:r>
      <w:r w:rsidR="00BF3B57">
        <w:rPr>
          <w:rFonts w:ascii="Arial" w:eastAsia="Arial" w:hAnsi="Arial" w:cs="Arial"/>
          <w:sz w:val="24"/>
          <w:szCs w:val="24"/>
        </w:rPr>
        <w:t xml:space="preserve"> </w:t>
      </w:r>
      <w:r w:rsidRPr="00705455">
        <w:rPr>
          <w:rFonts w:ascii="Arial" w:eastAsia="Arial" w:hAnsi="Arial" w:cs="Arial"/>
          <w:sz w:val="24"/>
          <w:szCs w:val="24"/>
        </w:rPr>
        <w:t xml:space="preserve">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 xml:space="preserve">(see </w:t>
      </w:r>
      <w:r w:rsidR="00464535" w:rsidRPr="00B90D94">
        <w:rPr>
          <w:rFonts w:ascii="Arial" w:eastAsia="Arial" w:hAnsi="Arial" w:cs="Arial"/>
          <w:sz w:val="24"/>
          <w:szCs w:val="24"/>
        </w:rPr>
        <w:t>Fig</w:t>
      </w:r>
      <w:r w:rsidR="00EE2F7D" w:rsidRPr="00B90D94">
        <w:rPr>
          <w:rFonts w:ascii="Arial" w:eastAsia="Arial" w:hAnsi="Arial" w:cs="Arial"/>
          <w:sz w:val="24"/>
          <w:szCs w:val="24"/>
        </w:rPr>
        <w:t>s</w:t>
      </w:r>
      <w:r w:rsidR="00464535" w:rsidRPr="00B90D94">
        <w:rPr>
          <w:rFonts w:ascii="Arial" w:eastAsia="Arial" w:hAnsi="Arial" w:cs="Arial"/>
          <w:sz w:val="24"/>
          <w:szCs w:val="24"/>
        </w:rPr>
        <w:t xml:space="preserve"> S</w:t>
      </w:r>
      <w:r w:rsidR="00B90D94">
        <w:rPr>
          <w:rFonts w:ascii="Arial" w:eastAsia="Arial" w:hAnsi="Arial" w:cs="Arial"/>
          <w:sz w:val="24"/>
          <w:szCs w:val="24"/>
        </w:rPr>
        <w:t>1</w:t>
      </w:r>
      <w:r w:rsidR="00464535" w:rsidRPr="00B90D94">
        <w:rPr>
          <w:rFonts w:ascii="Arial" w:eastAsia="Arial" w:hAnsi="Arial" w:cs="Arial"/>
          <w:sz w:val="24"/>
          <w:szCs w:val="24"/>
        </w:rPr>
        <w:t>-S</w:t>
      </w:r>
      <w:r w:rsidR="00B90D94">
        <w:rPr>
          <w:rFonts w:ascii="Arial" w:eastAsia="Arial" w:hAnsi="Arial" w:cs="Arial"/>
          <w:sz w:val="24"/>
          <w:szCs w:val="24"/>
        </w:rPr>
        <w:t>8</w:t>
      </w:r>
      <w:r w:rsidR="00874F1E">
        <w:rPr>
          <w:rFonts w:ascii="Arial" w:eastAsia="Arial" w:hAnsi="Arial" w:cs="Arial"/>
          <w:sz w:val="24"/>
          <w:szCs w:val="24"/>
        </w:rPr>
        <w:t xml:space="preserve"> in t</w:t>
      </w:r>
      <w:r w:rsidR="00B90D94">
        <w:rPr>
          <w:rFonts w:ascii="Arial" w:eastAsia="Arial" w:hAnsi="Arial" w:cs="Arial"/>
          <w:sz w:val="24"/>
          <w:szCs w:val="24"/>
        </w:rPr>
        <w:t>he SI</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450" w:author="Author" w:date="2023-06-22T19:29:00Z">
        <w:r w:rsidR="001E10E0">
          <w:rPr>
            <w:rFonts w:ascii="Arial" w:eastAsia="Arial" w:hAnsi="Arial" w:cs="Arial"/>
            <w:sz w:val="24"/>
            <w:szCs w:val="24"/>
          </w:rPr>
          <w:t xml:space="preserve"> y and </w:t>
        </w:r>
      </w:ins>
      <w:ins w:id="451" w:author="Author" w:date="2023-06-22T19:33:00Z">
        <w:r w:rsidR="00287A65">
          <w:rPr>
            <w:rFonts w:ascii="Arial" w:eastAsia="Arial" w:hAnsi="Arial" w:cs="Arial"/>
            <w:sz w:val="24"/>
            <w:szCs w:val="24"/>
          </w:rPr>
          <w:t>over</w:t>
        </w:r>
      </w:ins>
      <w:del w:id="452"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453"/>
      <w:commentRangeStart w:id="454"/>
      <w:r w:rsidR="009639A9" w:rsidRPr="009639A9">
        <w:rPr>
          <w:rFonts w:ascii="Arial" w:eastAsia="Arial" w:hAnsi="Arial" w:cs="Arial"/>
          <w:sz w:val="24"/>
          <w:szCs w:val="24"/>
        </w:rPr>
        <w:t>The US age pattern falls between Korea and England</w:t>
      </w:r>
      <w:commentRangeEnd w:id="453"/>
      <w:r w:rsidR="00976ADA">
        <w:rPr>
          <w:rStyle w:val="CommentReference"/>
          <w:rFonts w:ascii="Times New Roman" w:eastAsia="Times New Roman" w:hAnsi="Times New Roman" w:cs="Times New Roman"/>
        </w:rPr>
        <w:commentReference w:id="453"/>
      </w:r>
      <w:commentRangeEnd w:id="454"/>
      <w:r w:rsidR="00994A69">
        <w:rPr>
          <w:rStyle w:val="CommentReference"/>
          <w:rFonts w:ascii="Times New Roman" w:eastAsia="Times New Roman" w:hAnsi="Times New Roman" w:cs="Times New Roman"/>
        </w:rPr>
        <w:commentReference w:id="454"/>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455"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 xml:space="preserve">faster pace. Chinese and Indian women have a prevalence rate level at ages 60-65 </w:t>
      </w:r>
      <w:ins w:id="456"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457"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458" w:author="Author" w:date="2023-06-22T19:30:00Z">
        <w:r w:rsidR="007D3A87">
          <w:rPr>
            <w:rFonts w:ascii="Arial" w:eastAsia="Arial" w:hAnsi="Arial" w:cs="Arial"/>
            <w:sz w:val="24"/>
            <w:szCs w:val="24"/>
          </w:rPr>
          <w:t>y</w:t>
        </w:r>
      </w:ins>
      <w:del w:id="459"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bookmarkStart w:id="460" w:name="_GoBack"/>
      <w:r>
        <w:rPr>
          <w:rFonts w:ascii="Arial" w:eastAsia="Arial" w:hAnsi="Arial" w:cs="Arial"/>
          <w:noProof/>
          <w:sz w:val="24"/>
          <w:szCs w:val="24"/>
        </w:rPr>
        <w:drawing>
          <wp:inline distT="0" distB="0" distL="0" distR="0" wp14:anchorId="75CC5AE3" wp14:editId="15932D37">
            <wp:extent cx="5808452" cy="4627266"/>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3936" cy="4647568"/>
                    </a:xfrm>
                    <a:prstGeom prst="rect">
                      <a:avLst/>
                    </a:prstGeom>
                  </pic:spPr>
                </pic:pic>
              </a:graphicData>
            </a:graphic>
          </wp:inline>
        </w:drawing>
      </w:r>
      <w:bookmarkEnd w:id="460"/>
    </w:p>
    <w:p w14:paraId="21D987D5" w14:textId="77777777" w:rsidR="00993E33" w:rsidRDefault="00993E33" w:rsidP="00B175C7">
      <w:pPr>
        <w:jc w:val="both"/>
        <w:rPr>
          <w:rFonts w:ascii="Arial" w:eastAsia="Arial" w:hAnsi="Arial" w:cs="Arial"/>
          <w:b/>
          <w:sz w:val="24"/>
          <w:szCs w:val="24"/>
          <w:highlight w:val="white"/>
        </w:rPr>
      </w:pPr>
    </w:p>
    <w:p w14:paraId="00000051" w14:textId="7DC15290" w:rsidR="00B133DD" w:rsidRPr="00D632B3" w:rsidRDefault="00A50CB3" w:rsidP="00B175C7">
      <w:pPr>
        <w:jc w:val="both"/>
        <w:rPr>
          <w:rFonts w:ascii="Arial" w:hAnsi="Arial" w:cs="Arial"/>
          <w:i/>
          <w:color w:val="000000"/>
          <w:sz w:val="18"/>
          <w:szCs w:val="18"/>
          <w:shd w:val="clear" w:color="auto" w:fill="FFFFFF"/>
        </w:rPr>
      </w:pPr>
      <w:r>
        <w:rPr>
          <w:rFonts w:ascii="Arial" w:eastAsia="Arial" w:hAnsi="Arial" w:cs="Arial"/>
          <w:b/>
          <w:sz w:val="24"/>
          <w:szCs w:val="24"/>
          <w:highlight w:val="white"/>
        </w:rPr>
        <w:t>Fig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r w:rsidR="00CF609E" w:rsidRPr="00B175C7">
        <w:rPr>
          <w:rFonts w:ascii="Arial" w:hAnsi="Arial" w:cs="Arial"/>
          <w:i/>
          <w:color w:val="000000"/>
          <w:sz w:val="18"/>
          <w:szCs w:val="18"/>
          <w:shd w:val="clear" w:color="auto" w:fill="FFFFFF"/>
        </w:rPr>
        <w:t xml:space="preserve">Notes: </w:t>
      </w:r>
      <w:r w:rsidR="00D632B3">
        <w:rPr>
          <w:rFonts w:ascii="Arial" w:hAnsi="Arial" w:cs="Arial"/>
          <w:color w:val="000000"/>
          <w:sz w:val="18"/>
          <w:szCs w:val="18"/>
          <w:shd w:val="clear" w:color="auto" w:fill="FFFFFF"/>
        </w:rPr>
        <w:t>ADL</w:t>
      </w:r>
      <w:r w:rsidR="00D632B3" w:rsidRPr="00D632B3">
        <w:rPr>
          <w:rFonts w:ascii="Arial" w:hAnsi="Arial" w:cs="Arial"/>
          <w:color w:val="000000"/>
          <w:sz w:val="18"/>
          <w:szCs w:val="18"/>
          <w:shd w:val="clear" w:color="auto" w:fill="FFFFFF"/>
        </w:rPr>
        <w:t xml:space="preserve"> refers to the 5-item list of activities of daily living (ADLs), which include bathing, dressing, eating, getting in and out of bed, and using the toilet. </w:t>
      </w:r>
      <w:r w:rsidR="00CF609E"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SI</w:t>
      </w:r>
      <w:r w:rsidR="00987DF5">
        <w:rPr>
          <w:rFonts w:ascii="Arial" w:hAnsi="Arial" w:cs="Arial"/>
          <w:color w:val="000000"/>
          <w:sz w:val="18"/>
          <w:szCs w:val="18"/>
          <w:shd w:val="clear" w:color="auto" w:fill="FFFFFF"/>
        </w:rPr>
        <w:t xml:space="preserve"> section on Materials</w:t>
      </w:r>
      <w:r w:rsidR="00CF609E" w:rsidRPr="00B175C7">
        <w:rPr>
          <w:rFonts w:ascii="Arial" w:hAnsi="Arial" w:cs="Arial"/>
          <w:color w:val="000000"/>
          <w:sz w:val="18"/>
          <w:szCs w:val="18"/>
          <w:shd w:val="clear" w:color="auto" w:fill="FFFFFF"/>
        </w:rPr>
        <w:t>. For country-specific</w:t>
      </w:r>
      <w:r w:rsidR="00C21DEB">
        <w:rPr>
          <w:rFonts w:ascii="Arial" w:hAnsi="Arial" w:cs="Arial"/>
          <w:color w:val="000000"/>
          <w:sz w:val="18"/>
          <w:szCs w:val="18"/>
          <w:shd w:val="clear" w:color="auto" w:fill="FFFFFF"/>
        </w:rPr>
        <w:t xml:space="preserve"> and all countries</w:t>
      </w:r>
      <w:r w:rsidR="00CF609E" w:rsidRPr="00B175C7">
        <w:rPr>
          <w:rFonts w:ascii="Arial" w:hAnsi="Arial" w:cs="Arial"/>
          <w:color w:val="000000"/>
          <w:sz w:val="18"/>
          <w:szCs w:val="18"/>
          <w:shd w:val="clear" w:color="auto" w:fill="FFFFFF"/>
        </w:rPr>
        <w:t xml:space="preserve"> profiles for each condition, also see </w:t>
      </w:r>
      <w:r w:rsidR="00987DF5">
        <w:rPr>
          <w:rFonts w:ascii="Arial" w:hAnsi="Arial" w:cs="Arial"/>
          <w:color w:val="000000"/>
          <w:sz w:val="18"/>
          <w:szCs w:val="18"/>
          <w:shd w:val="clear" w:color="auto" w:fill="FFFFFF"/>
        </w:rPr>
        <w:t>Figs S</w:t>
      </w:r>
      <w:r w:rsidR="00C21DEB">
        <w:rPr>
          <w:rFonts w:ascii="Arial" w:hAnsi="Arial" w:cs="Arial"/>
          <w:color w:val="000000"/>
          <w:sz w:val="18"/>
          <w:szCs w:val="18"/>
          <w:shd w:val="clear" w:color="auto" w:fill="FFFFFF"/>
        </w:rPr>
        <w:t>1</w:t>
      </w:r>
      <w:r w:rsidR="00987DF5">
        <w:rPr>
          <w:rFonts w:ascii="Arial" w:hAnsi="Arial" w:cs="Arial"/>
          <w:color w:val="000000"/>
          <w:sz w:val="18"/>
          <w:szCs w:val="18"/>
          <w:shd w:val="clear" w:color="auto" w:fill="FFFFFF"/>
        </w:rPr>
        <w:t>-S8</w:t>
      </w:r>
      <w:r w:rsidR="00D7472F" w:rsidRPr="00B175C7">
        <w:rPr>
          <w:rFonts w:ascii="Arial" w:hAnsi="Arial" w:cs="Arial"/>
          <w:color w:val="000000"/>
          <w:sz w:val="18"/>
          <w:szCs w:val="18"/>
          <w:shd w:val="clear" w:color="auto" w:fill="FFFFFF"/>
        </w:rPr>
        <w:t xml:space="preserve"> in the SI</w:t>
      </w:r>
      <w:r w:rsidR="00CF609E" w:rsidRPr="00B175C7">
        <w:rPr>
          <w:rFonts w:ascii="Arial" w:hAnsi="Arial" w:cs="Arial"/>
          <w:color w:val="000000"/>
          <w:sz w:val="18"/>
          <w:szCs w:val="18"/>
          <w:shd w:val="clear" w:color="auto" w:fill="FFFFFF"/>
        </w:rPr>
        <w:t>.</w:t>
      </w:r>
      <w:r w:rsidR="00987DF5">
        <w:rPr>
          <w:rFonts w:ascii="Arial" w:hAnsi="Arial" w:cs="Arial"/>
          <w:color w:val="000000"/>
          <w:sz w:val="18"/>
          <w:szCs w:val="18"/>
          <w:shd w:val="clear" w:color="auto" w:fill="FFFFFF"/>
        </w:rPr>
        <w:t xml:space="preserve"> </w:t>
      </w:r>
      <w:r w:rsidR="00987DF5"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00443F" w:rsidR="00A80760" w:rsidRDefault="00837FC8" w:rsidP="00A80760">
      <w:pPr>
        <w:keepNext/>
        <w:pBdr>
          <w:top w:val="nil"/>
          <w:left w:val="nil"/>
          <w:bottom w:val="nil"/>
          <w:right w:val="nil"/>
          <w:between w:val="nil"/>
        </w:pBdr>
        <w:spacing w:after="0" w:line="360" w:lineRule="auto"/>
        <w:jc w:val="both"/>
        <w:rPr>
          <w:rFonts w:ascii="Arial" w:eastAsia="Arial" w:hAnsi="Arial" w:cs="Arial"/>
          <w:sz w:val="24"/>
          <w:szCs w:val="24"/>
        </w:rPr>
      </w:pPr>
      <w:ins w:id="461" w:author="Author" w:date="2023-06-29T22:53:00Z">
        <w:r>
          <w:rPr>
            <w:rFonts w:ascii="Arial" w:eastAsia="Arial" w:hAnsi="Arial" w:cs="Arial"/>
            <w:sz w:val="24"/>
            <w:szCs w:val="24"/>
          </w:rPr>
          <w:t xml:space="preserve">Additionally, </w:t>
        </w:r>
      </w:ins>
      <w:r w:rsidR="00E404EF">
        <w:rPr>
          <w:rFonts w:ascii="Arial" w:eastAsia="Arial" w:hAnsi="Arial" w:cs="Arial"/>
          <w:sz w:val="24"/>
          <w:szCs w:val="24"/>
        </w:rPr>
        <w:t xml:space="preserve">Panel B </w:t>
      </w:r>
      <w:del w:id="462" w:author="Author" w:date="2023-06-29T22:53:00Z">
        <w:r w:rsidR="005D198E" w:rsidDel="00837FC8">
          <w:rPr>
            <w:rFonts w:ascii="Arial" w:eastAsia="Arial" w:hAnsi="Arial" w:cs="Arial"/>
            <w:sz w:val="24"/>
            <w:szCs w:val="24"/>
          </w:rPr>
          <w:delText xml:space="preserve">also </w:delText>
        </w:r>
      </w:del>
      <w:r w:rsidR="00E404EF">
        <w:rPr>
          <w:rFonts w:ascii="Arial" w:eastAsia="Arial" w:hAnsi="Arial" w:cs="Arial"/>
          <w:sz w:val="24"/>
          <w:szCs w:val="24"/>
        </w:rPr>
        <w:t xml:space="preserve">shows how </w:t>
      </w:r>
      <w:r w:rsidR="00E404EF" w:rsidRPr="00E404EF">
        <w:rPr>
          <w:rFonts w:ascii="Arial" w:eastAsia="Arial" w:hAnsi="Arial" w:cs="Arial"/>
          <w:sz w:val="24"/>
          <w:szCs w:val="24"/>
        </w:rPr>
        <w:t xml:space="preserve">the </w:t>
      </w:r>
      <w:del w:id="463" w:author="Author" w:date="2023-06-29T22:53:00Z">
        <w:r w:rsidR="00E404EF" w:rsidRPr="00E404EF" w:rsidDel="00837FC8">
          <w:rPr>
            <w:rFonts w:ascii="Arial" w:eastAsia="Arial" w:hAnsi="Arial" w:cs="Arial"/>
            <w:sz w:val="24"/>
            <w:szCs w:val="24"/>
          </w:rPr>
          <w:delText>figure changes when we analyze chronic conditions</w:delText>
        </w:r>
        <w:r w:rsidR="00E404EF" w:rsidDel="00837FC8">
          <w:rPr>
            <w:rFonts w:ascii="Arial" w:eastAsia="Arial" w:hAnsi="Arial" w:cs="Arial"/>
            <w:sz w:val="24"/>
            <w:szCs w:val="24"/>
          </w:rPr>
          <w:delText>.</w:delText>
        </w:r>
        <w:r w:rsidR="00D360A8" w:rsidDel="00837FC8">
          <w:rPr>
            <w:rFonts w:ascii="Arial" w:eastAsia="Arial" w:hAnsi="Arial" w:cs="Arial"/>
            <w:sz w:val="24"/>
            <w:szCs w:val="24"/>
          </w:rPr>
          <w:delText xml:space="preserve"> </w:delText>
        </w:r>
        <w:r w:rsidR="00D360A8" w:rsidRPr="00D360A8" w:rsidDel="00837FC8">
          <w:rPr>
            <w:rFonts w:ascii="Arial" w:eastAsia="Arial" w:hAnsi="Arial" w:cs="Arial"/>
            <w:sz w:val="24"/>
            <w:szCs w:val="24"/>
          </w:rPr>
          <w:delText xml:space="preserve">First, the </w:delText>
        </w:r>
      </w:del>
      <w:r w:rsidR="00D360A8" w:rsidRPr="00D360A8">
        <w:rPr>
          <w:rFonts w:ascii="Arial" w:eastAsia="Arial" w:hAnsi="Arial" w:cs="Arial"/>
          <w:sz w:val="24"/>
          <w:szCs w:val="24"/>
        </w:rPr>
        <w:t xml:space="preserve">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464"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465" w:author="Di Lego Goncalves, Vanessa" w:date="2023-06-22T10:44:00Z">
        <w:r w:rsidR="00D360A8" w:rsidRPr="00D360A8" w:rsidDel="00991B39">
          <w:rPr>
            <w:rFonts w:ascii="Arial" w:eastAsia="Arial" w:hAnsi="Arial" w:cs="Arial"/>
            <w:sz w:val="24"/>
            <w:szCs w:val="24"/>
          </w:rPr>
          <w:delText>.</w:delText>
        </w:r>
      </w:del>
      <w:commentRangeStart w:id="466"/>
      <w:commentRangeStart w:id="467"/>
      <w:r w:rsidR="00451F62">
        <w:rPr>
          <w:rFonts w:ascii="Arial" w:eastAsia="Arial" w:hAnsi="Arial" w:cs="Arial"/>
          <w:sz w:val="24"/>
          <w:szCs w:val="24"/>
        </w:rPr>
        <w:t xml:space="preserve">. </w:t>
      </w:r>
      <w:commentRangeEnd w:id="466"/>
      <w:r w:rsidR="00F76C42">
        <w:rPr>
          <w:rStyle w:val="CommentReference"/>
          <w:rFonts w:ascii="Times New Roman" w:eastAsia="Times New Roman" w:hAnsi="Times New Roman" w:cs="Times New Roman"/>
        </w:rPr>
        <w:commentReference w:id="466"/>
      </w:r>
      <w:commentRangeEnd w:id="467"/>
      <w:r w:rsidR="00994A69">
        <w:rPr>
          <w:rStyle w:val="CommentReference"/>
          <w:rFonts w:ascii="Times New Roman" w:eastAsia="Times New Roman" w:hAnsi="Times New Roman" w:cs="Times New Roman"/>
        </w:rPr>
        <w:commentReference w:id="467"/>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ins w:id="468" w:author="Author" w:date="2023-06-29T23:01:00Z">
        <w:r w:rsidR="00703FEC">
          <w:rPr>
            <w:rFonts w:ascii="Arial" w:eastAsia="Arial" w:hAnsi="Arial" w:cs="Arial"/>
            <w:sz w:val="24"/>
            <w:szCs w:val="24"/>
          </w:rPr>
          <w:t xml:space="preserve"> and previous research has shown that </w:t>
        </w:r>
      </w:ins>
      <w:ins w:id="469" w:author="Author" w:date="2023-06-29T23:02:00Z">
        <w:r w:rsidR="00703FEC">
          <w:rPr>
            <w:rFonts w:ascii="Arial" w:eastAsia="Arial" w:hAnsi="Arial" w:cs="Arial"/>
            <w:sz w:val="24"/>
            <w:szCs w:val="24"/>
          </w:rPr>
          <w:t xml:space="preserve">India experiences higher rates of underdiagnosed conditions </w:t>
        </w:r>
      </w:ins>
      <w:ins w:id="470" w:author="Author" w:date="2023-06-29T23:00:00Z">
        <w:r w:rsidR="00703FEC">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Aging","id":"ITEM-1","issue":"12","issued":{"date-parts":[["2021","11"]]},"page":"1070-1072","title":"Longitudinal Aging Study in India (LASI): new data resources for addressing aging in India","type":"article-journal","volume":"1"},"uris":["http://www.mendeley.com/documents/?uuid=980c550d-5d69-4c6e-b301-e7eacbe90f3a","http://www.mendeley.com/documents/?uuid=5b500156-71dc-41d4-a433-ee0b45a3e2ef"]},{"id":"ITEM-2","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Research","id":"ITEM-2","issue":"1","issued":{"date-parts":[["2023","4"]]},"page":"332","title":"Sociodemographic and geographic inequalities in diagnosis and treatment of older adults’ chronic conditions in India: a nationally representative population-based study","type":"article-journal","volume":"23"},"uris":["http://www.mendeley.com/documents/?uuid=20ad8271-26e4-426f-9a75-28fe17f08d9f","http://www.mendeley.com/documents/?uuid=43312cd1-1499-41a2-a8b5-3c8013f5bde0"]}],"mendeley":{"formattedCitation":"(29, 30)","plainTextFormattedCitation":"(29, 30)","previouslyFormattedCitation":"(28, 29)"},"properties":{"noteIndex":0},"schema":"https://github.com/citation-style-language/schema/raw/master/csl-citation.json"}</w:instrText>
      </w:r>
      <w:r w:rsidR="00703FEC">
        <w:rPr>
          <w:rFonts w:ascii="Arial" w:eastAsia="Arial" w:hAnsi="Arial" w:cs="Arial"/>
          <w:sz w:val="24"/>
          <w:szCs w:val="24"/>
        </w:rPr>
        <w:fldChar w:fldCharType="separate"/>
      </w:r>
      <w:r w:rsidR="00907C9F" w:rsidRPr="00907C9F">
        <w:rPr>
          <w:rFonts w:ascii="Arial" w:eastAsia="Arial" w:hAnsi="Arial" w:cs="Arial"/>
          <w:noProof/>
          <w:sz w:val="24"/>
          <w:szCs w:val="24"/>
        </w:rPr>
        <w:t>(29, 30)</w:t>
      </w:r>
      <w:ins w:id="471" w:author="Author" w:date="2023-06-29T23:00:00Z">
        <w:r w:rsidR="00703FEC">
          <w:rPr>
            <w:rFonts w:ascii="Arial" w:eastAsia="Arial" w:hAnsi="Arial" w:cs="Arial"/>
            <w:sz w:val="24"/>
            <w:szCs w:val="24"/>
          </w:rPr>
          <w:fldChar w:fldCharType="end"/>
        </w:r>
      </w:ins>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41291DE" w:rsidR="00A80760" w:rsidRDefault="00322FE2" w:rsidP="00A80760">
      <w:pPr>
        <w:keepNext/>
        <w:pBdr>
          <w:top w:val="nil"/>
          <w:left w:val="nil"/>
          <w:bottom w:val="nil"/>
          <w:right w:val="nil"/>
          <w:between w:val="nil"/>
        </w:pBdr>
        <w:spacing w:after="0" w:line="360" w:lineRule="auto"/>
        <w:jc w:val="both"/>
        <w:rPr>
          <w:ins w:id="472" w:author="Author" w:date="2023-06-29T23:06:00Z"/>
          <w:rFonts w:ascii="Arial" w:eastAsia="Arial" w:hAnsi="Arial" w:cs="Arial"/>
          <w:b/>
          <w:bCs/>
          <w:iCs/>
          <w:sz w:val="24"/>
          <w:szCs w:val="24"/>
        </w:rPr>
      </w:pPr>
      <w:r w:rsidRPr="002A3590">
        <w:rPr>
          <w:rFonts w:ascii="Arial" w:eastAsia="Arial" w:hAnsi="Arial" w:cs="Arial"/>
          <w:b/>
          <w:bCs/>
          <w:iCs/>
          <w:sz w:val="24"/>
          <w:szCs w:val="24"/>
          <w:rPrChange w:id="473" w:author="Author" w:date="2023-06-22T19:30:00Z">
            <w:rPr>
              <w:rFonts w:ascii="Arial" w:eastAsia="Arial" w:hAnsi="Arial" w:cs="Arial"/>
              <w:i/>
              <w:sz w:val="24"/>
              <w:szCs w:val="24"/>
            </w:rPr>
          </w:rPrChange>
        </w:rPr>
        <w:t xml:space="preserve">Estimating </w:t>
      </w:r>
      <w:ins w:id="474" w:author="Author" w:date="2023-06-29T00:25:00Z">
        <w:r w:rsidR="0071524E">
          <w:rPr>
            <w:rFonts w:ascii="Arial" w:eastAsia="Arial" w:hAnsi="Arial" w:cs="Arial"/>
            <w:b/>
            <w:bCs/>
            <w:iCs/>
            <w:sz w:val="24"/>
            <w:szCs w:val="24"/>
          </w:rPr>
          <w:t xml:space="preserve">the </w:t>
        </w:r>
        <w:proofErr w:type="spellStart"/>
        <w:r w:rsidR="0071524E">
          <w:rPr>
            <w:rFonts w:ascii="Arial" w:eastAsia="Arial" w:hAnsi="Arial" w:cs="Arial"/>
            <w:b/>
            <w:bCs/>
            <w:iCs/>
            <w:sz w:val="24"/>
            <w:szCs w:val="24"/>
          </w:rPr>
          <w:t>total</w:t>
        </w:r>
      </w:ins>
      <w:del w:id="475" w:author="Author" w:date="2023-06-29T00:25:00Z">
        <w:r w:rsidRPr="002A3590" w:rsidDel="0071524E">
          <w:rPr>
            <w:rFonts w:ascii="Arial" w:eastAsia="Arial" w:hAnsi="Arial" w:cs="Arial"/>
            <w:b/>
            <w:bCs/>
            <w:iCs/>
            <w:sz w:val="24"/>
            <w:szCs w:val="24"/>
            <w:rPrChange w:id="476" w:author="Author" w:date="2023-06-22T19:30:00Z">
              <w:rPr>
                <w:rFonts w:ascii="Arial" w:eastAsia="Arial" w:hAnsi="Arial" w:cs="Arial"/>
                <w:i/>
                <w:sz w:val="24"/>
                <w:szCs w:val="24"/>
              </w:rPr>
            </w:rPrChange>
          </w:rPr>
          <w:delText>and d</w:delText>
        </w:r>
        <w:r w:rsidR="00A80760" w:rsidRPr="002A3590" w:rsidDel="0071524E">
          <w:rPr>
            <w:rFonts w:ascii="Arial" w:eastAsia="Arial" w:hAnsi="Arial" w:cs="Arial"/>
            <w:b/>
            <w:bCs/>
            <w:iCs/>
            <w:sz w:val="24"/>
            <w:szCs w:val="24"/>
            <w:rPrChange w:id="477" w:author="Author" w:date="2023-06-22T19:30:00Z">
              <w:rPr>
                <w:rFonts w:ascii="Arial" w:eastAsia="Arial" w:hAnsi="Arial" w:cs="Arial"/>
                <w:i/>
                <w:sz w:val="24"/>
                <w:szCs w:val="24"/>
              </w:rPr>
            </w:rPrChange>
          </w:rPr>
          <w:delText xml:space="preserve">ecomposing the </w:delText>
        </w:r>
      </w:del>
      <w:r w:rsidRPr="002A3590">
        <w:rPr>
          <w:rFonts w:ascii="Arial" w:eastAsia="Arial" w:hAnsi="Arial" w:cs="Arial"/>
          <w:b/>
          <w:bCs/>
          <w:iCs/>
          <w:sz w:val="24"/>
          <w:szCs w:val="24"/>
          <w:rPrChange w:id="478" w:author="Author" w:date="2023-06-22T19:30:00Z">
            <w:rPr>
              <w:rFonts w:ascii="Arial" w:eastAsia="Arial" w:hAnsi="Arial" w:cs="Arial"/>
              <w:i/>
              <w:sz w:val="24"/>
              <w:szCs w:val="24"/>
            </w:rPr>
          </w:rPrChange>
        </w:rPr>
        <w:t>gender</w:t>
      </w:r>
      <w:proofErr w:type="spellEnd"/>
      <w:r w:rsidRPr="002A3590">
        <w:rPr>
          <w:rFonts w:ascii="Arial" w:eastAsia="Arial" w:hAnsi="Arial" w:cs="Arial"/>
          <w:b/>
          <w:bCs/>
          <w:iCs/>
          <w:sz w:val="24"/>
          <w:szCs w:val="24"/>
          <w:rPrChange w:id="479" w:author="Author" w:date="2023-06-22T19:30:00Z">
            <w:rPr>
              <w:rFonts w:ascii="Arial" w:eastAsia="Arial" w:hAnsi="Arial" w:cs="Arial"/>
              <w:i/>
              <w:sz w:val="24"/>
              <w:szCs w:val="24"/>
            </w:rPr>
          </w:rPrChange>
        </w:rPr>
        <w:t xml:space="preserve"> </w:t>
      </w:r>
      <w:r w:rsidR="00A80760" w:rsidRPr="002A3590">
        <w:rPr>
          <w:rFonts w:ascii="Arial" w:eastAsia="Arial" w:hAnsi="Arial" w:cs="Arial"/>
          <w:b/>
          <w:bCs/>
          <w:iCs/>
          <w:sz w:val="24"/>
          <w:szCs w:val="24"/>
          <w:rPrChange w:id="480" w:author="Author" w:date="2023-06-22T19:30:00Z">
            <w:rPr>
              <w:rFonts w:ascii="Arial" w:eastAsia="Arial" w:hAnsi="Arial" w:cs="Arial"/>
              <w:i/>
              <w:sz w:val="24"/>
              <w:szCs w:val="24"/>
            </w:rPr>
          </w:rPrChange>
        </w:rPr>
        <w:t>gap</w:t>
      </w:r>
      <w:ins w:id="481" w:author="Author" w:date="2023-06-29T00:25:00Z">
        <w:r w:rsidR="0071524E">
          <w:rPr>
            <w:rFonts w:ascii="Arial" w:eastAsia="Arial" w:hAnsi="Arial" w:cs="Arial"/>
            <w:b/>
            <w:bCs/>
            <w:iCs/>
            <w:sz w:val="24"/>
            <w:szCs w:val="24"/>
          </w:rPr>
          <w:t xml:space="preserve"> and decompo</w:t>
        </w:r>
      </w:ins>
      <w:ins w:id="482" w:author="Author" w:date="2023-06-29T00:26:00Z">
        <w:r w:rsidR="0071524E">
          <w:rPr>
            <w:rFonts w:ascii="Arial" w:eastAsia="Arial" w:hAnsi="Arial" w:cs="Arial"/>
            <w:b/>
            <w:bCs/>
            <w:iCs/>
            <w:sz w:val="24"/>
            <w:szCs w:val="24"/>
          </w:rPr>
          <w:t>sing</w:t>
        </w:r>
      </w:ins>
      <w:r w:rsidR="00A80760" w:rsidRPr="002A3590">
        <w:rPr>
          <w:rFonts w:ascii="Arial" w:eastAsia="Arial" w:hAnsi="Arial" w:cs="Arial"/>
          <w:b/>
          <w:bCs/>
          <w:iCs/>
          <w:sz w:val="24"/>
          <w:szCs w:val="24"/>
          <w:rPrChange w:id="483" w:author="Author" w:date="2023-06-22T19:30:00Z">
            <w:rPr>
              <w:rFonts w:ascii="Arial" w:eastAsia="Arial" w:hAnsi="Arial" w:cs="Arial"/>
              <w:i/>
              <w:sz w:val="24"/>
              <w:szCs w:val="24"/>
            </w:rPr>
          </w:rPrChange>
        </w:rPr>
        <w:t xml:space="preserve"> into contributions of mortality, disability</w:t>
      </w:r>
      <w:ins w:id="484" w:author="Author" w:date="2023-06-29T00:26:00Z">
        <w:r w:rsidR="0071524E">
          <w:rPr>
            <w:rFonts w:ascii="Arial" w:eastAsia="Arial" w:hAnsi="Arial" w:cs="Arial"/>
            <w:b/>
            <w:bCs/>
            <w:iCs/>
            <w:sz w:val="24"/>
            <w:szCs w:val="24"/>
          </w:rPr>
          <w:t>,</w:t>
        </w:r>
      </w:ins>
      <w:r w:rsidR="00A80760" w:rsidRPr="002A3590">
        <w:rPr>
          <w:rFonts w:ascii="Arial" w:eastAsia="Arial" w:hAnsi="Arial" w:cs="Arial"/>
          <w:b/>
          <w:bCs/>
          <w:iCs/>
          <w:sz w:val="24"/>
          <w:szCs w:val="24"/>
          <w:rPrChange w:id="485" w:author="Author" w:date="2023-06-22T19:30:00Z">
            <w:rPr>
              <w:rFonts w:ascii="Arial" w:eastAsia="Arial" w:hAnsi="Arial" w:cs="Arial"/>
              <w:i/>
              <w:sz w:val="24"/>
              <w:szCs w:val="24"/>
            </w:rPr>
          </w:rPrChange>
        </w:rPr>
        <w:t xml:space="preserve"> and chronic conditions</w:t>
      </w:r>
    </w:p>
    <w:p w14:paraId="7B54BFF5" w14:textId="4884B904" w:rsidR="001A4BF9" w:rsidRPr="002A3590" w:rsidDel="00151A54" w:rsidRDefault="001A4BF9" w:rsidP="00A80760">
      <w:pPr>
        <w:keepNext/>
        <w:pBdr>
          <w:top w:val="nil"/>
          <w:left w:val="nil"/>
          <w:bottom w:val="nil"/>
          <w:right w:val="nil"/>
          <w:between w:val="nil"/>
        </w:pBdr>
        <w:spacing w:after="0" w:line="360" w:lineRule="auto"/>
        <w:jc w:val="both"/>
        <w:rPr>
          <w:del w:id="486" w:author="Author" w:date="2023-06-29T23:34:00Z"/>
          <w:rFonts w:ascii="Arial" w:eastAsia="Arial" w:hAnsi="Arial" w:cs="Arial"/>
          <w:b/>
          <w:bCs/>
          <w:iCs/>
          <w:sz w:val="24"/>
          <w:szCs w:val="24"/>
          <w:rPrChange w:id="487" w:author="Author" w:date="2023-06-22T19:30:00Z">
            <w:rPr>
              <w:del w:id="488" w:author="Author" w:date="2023-06-29T23:34:00Z"/>
              <w:rFonts w:ascii="Arial" w:eastAsia="Arial" w:hAnsi="Arial" w:cs="Arial"/>
              <w:i/>
              <w:sz w:val="24"/>
              <w:szCs w:val="24"/>
            </w:rPr>
          </w:rPrChange>
        </w:rPr>
      </w:pPr>
    </w:p>
    <w:p w14:paraId="66BBBD67" w14:textId="06318A5C" w:rsidR="00CE54D3" w:rsidRDefault="00151A54" w:rsidP="00A80760">
      <w:pPr>
        <w:keepNext/>
        <w:pBdr>
          <w:top w:val="nil"/>
          <w:left w:val="nil"/>
          <w:bottom w:val="nil"/>
          <w:right w:val="nil"/>
          <w:between w:val="nil"/>
        </w:pBdr>
        <w:spacing w:after="0" w:line="360" w:lineRule="auto"/>
        <w:jc w:val="both"/>
        <w:rPr>
          <w:ins w:id="489" w:author="Author" w:date="2023-06-29T23:10:00Z"/>
          <w:rFonts w:ascii="Arial" w:eastAsia="Arial" w:hAnsi="Arial" w:cs="Arial"/>
          <w:sz w:val="24"/>
          <w:szCs w:val="24"/>
        </w:rPr>
      </w:pPr>
      <w:ins w:id="490" w:author="Author" w:date="2023-06-29T23:34:00Z">
        <w:r w:rsidRPr="00A80760">
          <w:rPr>
            <w:rFonts w:ascii="Arial" w:eastAsia="Arial" w:hAnsi="Arial" w:cs="Arial"/>
            <w:sz w:val="24"/>
            <w:szCs w:val="24"/>
          </w:rPr>
          <w:t>Fig 2 shows the</w:t>
        </w:r>
        <w:r>
          <w:rPr>
            <w:rFonts w:ascii="Arial" w:eastAsia="Arial" w:hAnsi="Arial" w:cs="Arial"/>
            <w:sz w:val="24"/>
            <w:szCs w:val="24"/>
          </w:rPr>
          <w:t xml:space="preserve"> total</w:t>
        </w:r>
        <w:r w:rsidRPr="00A80760">
          <w:rPr>
            <w:rFonts w:ascii="Arial" w:eastAsia="Arial" w:hAnsi="Arial" w:cs="Arial"/>
            <w:sz w:val="24"/>
            <w:szCs w:val="24"/>
          </w:rPr>
          <w:t xml:space="preserve"> </w:t>
        </w:r>
        <w:r>
          <w:rPr>
            <w:rFonts w:ascii="Arial" w:eastAsia="Arial" w:hAnsi="Arial" w:cs="Arial"/>
            <w:sz w:val="24"/>
            <w:szCs w:val="24"/>
          </w:rPr>
          <w:t>gender gap in DFLE (Panel A</w:t>
        </w:r>
      </w:ins>
      <w:ins w:id="491" w:author="Di Lego Goncalves, Vanessa" w:date="2023-07-03T13:54:00Z">
        <w:r w:rsidR="00680101">
          <w:rPr>
            <w:rFonts w:ascii="Arial" w:eastAsia="Arial" w:hAnsi="Arial" w:cs="Arial"/>
            <w:sz w:val="24"/>
            <w:szCs w:val="24"/>
          </w:rPr>
          <w:t xml:space="preserve"> </w:t>
        </w:r>
        <w:bookmarkStart w:id="492" w:name="_Hlk139285130"/>
        <w:r w:rsidR="00680101">
          <w:rPr>
            <w:rFonts w:ascii="Arial" w:eastAsia="Arial" w:hAnsi="Arial" w:cs="Arial"/>
            <w:sz w:val="24"/>
            <w:szCs w:val="24"/>
          </w:rPr>
          <w:t>– values sho</w:t>
        </w:r>
      </w:ins>
      <w:ins w:id="493" w:author="Di Lego Goncalves, Vanessa" w:date="2023-07-03T13:55:00Z">
        <w:r w:rsidR="00680101">
          <w:rPr>
            <w:rFonts w:ascii="Arial" w:eastAsia="Arial" w:hAnsi="Arial" w:cs="Arial"/>
            <w:sz w:val="24"/>
            <w:szCs w:val="24"/>
          </w:rPr>
          <w:t>wn on the bars</w:t>
        </w:r>
      </w:ins>
      <w:bookmarkEnd w:id="492"/>
      <w:ins w:id="494" w:author="Author" w:date="2023-06-29T23:34:00Z">
        <w:r>
          <w:rPr>
            <w:rFonts w:ascii="Arial" w:eastAsia="Arial" w:hAnsi="Arial" w:cs="Arial"/>
            <w:sz w:val="24"/>
            <w:szCs w:val="24"/>
          </w:rPr>
          <w:t>) and CFLE (Panel B</w:t>
        </w:r>
      </w:ins>
      <w:ins w:id="495" w:author="Di Lego Goncalves, Vanessa" w:date="2023-07-03T13:55:00Z">
        <w:r w:rsidR="00680101">
          <w:rPr>
            <w:rFonts w:ascii="Arial" w:eastAsia="Arial" w:hAnsi="Arial" w:cs="Arial"/>
            <w:sz w:val="24"/>
            <w:szCs w:val="24"/>
          </w:rPr>
          <w:t xml:space="preserve"> – values shown on the bars</w:t>
        </w:r>
      </w:ins>
      <w:ins w:id="496" w:author="Author" w:date="2023-06-29T23:34:00Z">
        <w:r>
          <w:rPr>
            <w:rFonts w:ascii="Arial" w:eastAsia="Arial" w:hAnsi="Arial" w:cs="Arial"/>
            <w:sz w:val="24"/>
            <w:szCs w:val="24"/>
          </w:rPr>
          <w:t xml:space="preserve">) and </w:t>
        </w:r>
      </w:ins>
      <w:ins w:id="497" w:author="Author" w:date="2023-06-29T23:37:00Z">
        <w:r w:rsidR="0006583B">
          <w:rPr>
            <w:rFonts w:ascii="Arial" w:eastAsia="Arial" w:hAnsi="Arial" w:cs="Arial"/>
            <w:sz w:val="24"/>
            <w:szCs w:val="24"/>
          </w:rPr>
          <w:t>their respective</w:t>
        </w:r>
      </w:ins>
      <w:ins w:id="498" w:author="Author" w:date="2023-06-29T23:34:00Z">
        <w:r>
          <w:rPr>
            <w:rFonts w:ascii="Arial" w:eastAsia="Arial" w:hAnsi="Arial" w:cs="Arial"/>
            <w:sz w:val="24"/>
            <w:szCs w:val="24"/>
          </w:rPr>
          <w:t xml:space="preserve"> </w:t>
        </w:r>
        <w:r w:rsidRPr="00A80760">
          <w:rPr>
            <w:rFonts w:ascii="Arial" w:eastAsia="Arial" w:hAnsi="Arial" w:cs="Arial"/>
            <w:sz w:val="24"/>
            <w:szCs w:val="24"/>
          </w:rPr>
          <w:t>decomposition</w:t>
        </w:r>
      </w:ins>
      <w:ins w:id="499" w:author="Author" w:date="2023-06-29T23:37:00Z">
        <w:r w:rsidR="0006583B">
          <w:rPr>
            <w:rFonts w:ascii="Arial" w:eastAsia="Arial" w:hAnsi="Arial" w:cs="Arial"/>
            <w:sz w:val="24"/>
            <w:szCs w:val="24"/>
          </w:rPr>
          <w:t>s</w:t>
        </w:r>
      </w:ins>
      <w:ins w:id="500" w:author="Author" w:date="2023-06-29T23:34:00Z">
        <w:r w:rsidRPr="00A80760">
          <w:rPr>
            <w:rFonts w:ascii="Arial" w:eastAsia="Arial" w:hAnsi="Arial" w:cs="Arial"/>
            <w:sz w:val="24"/>
            <w:szCs w:val="24"/>
          </w:rPr>
          <w:t xml:space="preserve"> into mortality and disability effects </w:t>
        </w:r>
        <w:r>
          <w:rPr>
            <w:rFonts w:ascii="Arial" w:eastAsia="Arial" w:hAnsi="Arial" w:cs="Arial"/>
            <w:sz w:val="24"/>
            <w:szCs w:val="24"/>
          </w:rPr>
          <w:t xml:space="preserve">at age 60 </w:t>
        </w:r>
      </w:ins>
      <w:ins w:id="501" w:author="Author" w:date="2023-06-29T23:37:00Z">
        <w:r w:rsidR="0006583B">
          <w:rPr>
            <w:rFonts w:ascii="Arial" w:eastAsia="Arial" w:hAnsi="Arial" w:cs="Arial"/>
            <w:sz w:val="24"/>
            <w:szCs w:val="24"/>
          </w:rPr>
          <w:t xml:space="preserve">y </w:t>
        </w:r>
      </w:ins>
      <w:ins w:id="502" w:author="Author" w:date="2023-06-29T23:34:00Z">
        <w:r w:rsidRPr="00A80760">
          <w:rPr>
            <w:rFonts w:ascii="Arial" w:eastAsia="Arial" w:hAnsi="Arial" w:cs="Arial"/>
            <w:sz w:val="24"/>
            <w:szCs w:val="24"/>
          </w:rPr>
          <w:t>for all countries</w:t>
        </w:r>
        <w:r>
          <w:rPr>
            <w:rFonts w:ascii="Arial" w:eastAsia="Arial" w:hAnsi="Arial" w:cs="Arial"/>
            <w:sz w:val="24"/>
            <w:szCs w:val="24"/>
          </w:rPr>
          <w:t xml:space="preserve"> (see Table 1 for all values for each country with confidence intervals). The sum of the mortality and disability components correspond to the total gender gap (women-men). </w:t>
        </w:r>
      </w:ins>
      <w:ins w:id="503" w:author="Author" w:date="2023-06-29T23:35:00Z">
        <w:r w:rsidR="00215C7E">
          <w:rPr>
            <w:rFonts w:ascii="Arial" w:eastAsia="Arial" w:hAnsi="Arial" w:cs="Arial"/>
            <w:sz w:val="24"/>
            <w:szCs w:val="24"/>
          </w:rPr>
          <w:t xml:space="preserve">When a mortality or disability </w:t>
        </w:r>
      </w:ins>
      <w:ins w:id="504" w:author="Author" w:date="2023-06-29T23:34:00Z">
        <w:r>
          <w:rPr>
            <w:rFonts w:ascii="Arial" w:eastAsia="Arial" w:hAnsi="Arial" w:cs="Arial"/>
            <w:sz w:val="24"/>
            <w:szCs w:val="24"/>
          </w:rPr>
          <w:t>component is positive, it contributes to increase the gender gap (</w:t>
        </w:r>
      </w:ins>
      <w:ins w:id="505" w:author="Di Lego Goncalves, Vanessa" w:date="2023-07-03T13:56:00Z">
        <w:r w:rsidR="00070D92">
          <w:rPr>
            <w:rFonts w:ascii="Arial" w:eastAsia="Arial" w:hAnsi="Arial" w:cs="Arial"/>
            <w:sz w:val="24"/>
            <w:szCs w:val="24"/>
          </w:rPr>
          <w:t xml:space="preserve">because we define the gap as women-men, </w:t>
        </w:r>
        <w:proofErr w:type="gramStart"/>
        <w:r w:rsidR="00070D92">
          <w:rPr>
            <w:rFonts w:ascii="Arial" w:eastAsia="Arial" w:hAnsi="Arial" w:cs="Arial"/>
            <w:sz w:val="24"/>
            <w:szCs w:val="24"/>
          </w:rPr>
          <w:t>than</w:t>
        </w:r>
        <w:proofErr w:type="gramEnd"/>
        <w:r w:rsidR="00070D92">
          <w:rPr>
            <w:rFonts w:ascii="Arial" w:eastAsia="Arial" w:hAnsi="Arial" w:cs="Arial"/>
            <w:sz w:val="24"/>
            <w:szCs w:val="24"/>
          </w:rPr>
          <w:t xml:space="preserve"> </w:t>
        </w:r>
      </w:ins>
      <w:ins w:id="506" w:author="Author" w:date="2023-06-29T23:34:00Z">
        <w:r>
          <w:rPr>
            <w:rFonts w:ascii="Arial" w:eastAsia="Arial" w:hAnsi="Arial" w:cs="Arial"/>
            <w:sz w:val="24"/>
            <w:szCs w:val="24"/>
          </w:rPr>
          <w:t xml:space="preserve">women have </w:t>
        </w:r>
      </w:ins>
      <w:ins w:id="507" w:author="Di Lego Goncalves, Vanessa" w:date="2023-07-03T13:56:00Z">
        <w:r w:rsidR="00070D92">
          <w:rPr>
            <w:rFonts w:ascii="Arial" w:eastAsia="Arial" w:hAnsi="Arial" w:cs="Arial"/>
            <w:sz w:val="24"/>
            <w:szCs w:val="24"/>
          </w:rPr>
          <w:t xml:space="preserve">the </w:t>
        </w:r>
      </w:ins>
      <w:ins w:id="508" w:author="Author" w:date="2023-06-29T23:34:00Z">
        <w:r>
          <w:rPr>
            <w:rFonts w:ascii="Arial" w:eastAsia="Arial" w:hAnsi="Arial" w:cs="Arial"/>
            <w:sz w:val="24"/>
            <w:szCs w:val="24"/>
          </w:rPr>
          <w:t>advantage</w:t>
        </w:r>
      </w:ins>
      <w:ins w:id="509" w:author="Di Lego Goncalves, Vanessa" w:date="2023-07-03T13:56:00Z">
        <w:r w:rsidR="00070D92">
          <w:rPr>
            <w:rFonts w:ascii="Arial" w:eastAsia="Arial" w:hAnsi="Arial" w:cs="Arial"/>
            <w:sz w:val="24"/>
            <w:szCs w:val="24"/>
          </w:rPr>
          <w:t xml:space="preserve"> when the gender gap is positive</w:t>
        </w:r>
      </w:ins>
      <w:ins w:id="510" w:author="Author" w:date="2023-06-29T23:34:00Z">
        <w:r>
          <w:rPr>
            <w:rFonts w:ascii="Arial" w:eastAsia="Arial" w:hAnsi="Arial" w:cs="Arial"/>
            <w:sz w:val="24"/>
            <w:szCs w:val="24"/>
          </w:rPr>
          <w:t>)</w:t>
        </w:r>
      </w:ins>
      <w:ins w:id="511" w:author="Author" w:date="2023-06-29T23:36:00Z">
        <w:r w:rsidR="00215C7E">
          <w:rPr>
            <w:rFonts w:ascii="Arial" w:eastAsia="Arial" w:hAnsi="Arial" w:cs="Arial"/>
            <w:sz w:val="24"/>
            <w:szCs w:val="24"/>
          </w:rPr>
          <w:t xml:space="preserve">, while when the component is </w:t>
        </w:r>
      </w:ins>
      <w:ins w:id="512" w:author="Author" w:date="2023-06-29T23:34:00Z">
        <w:r>
          <w:rPr>
            <w:rFonts w:ascii="Arial" w:eastAsia="Arial" w:hAnsi="Arial" w:cs="Arial"/>
            <w:sz w:val="24"/>
            <w:szCs w:val="24"/>
          </w:rPr>
          <w:t>negative</w:t>
        </w:r>
      </w:ins>
      <w:ins w:id="513" w:author="Author" w:date="2023-06-29T23:36:00Z">
        <w:r w:rsidR="00215C7E">
          <w:rPr>
            <w:rFonts w:ascii="Arial" w:eastAsia="Arial" w:hAnsi="Arial" w:cs="Arial"/>
            <w:sz w:val="24"/>
            <w:szCs w:val="24"/>
          </w:rPr>
          <w:t xml:space="preserve">, it </w:t>
        </w:r>
      </w:ins>
      <w:ins w:id="514" w:author="Author" w:date="2023-06-29T23:37:00Z">
        <w:r w:rsidR="00E42F14">
          <w:rPr>
            <w:rFonts w:ascii="Arial" w:eastAsia="Arial" w:hAnsi="Arial" w:cs="Arial"/>
            <w:sz w:val="24"/>
            <w:szCs w:val="24"/>
          </w:rPr>
          <w:t>contributes</w:t>
        </w:r>
      </w:ins>
      <w:ins w:id="515" w:author="Author" w:date="2023-06-29T23:34:00Z">
        <w:r>
          <w:rPr>
            <w:rFonts w:ascii="Arial" w:eastAsia="Arial" w:hAnsi="Arial" w:cs="Arial"/>
            <w:sz w:val="24"/>
            <w:szCs w:val="24"/>
          </w:rPr>
          <w:t xml:space="preserve"> to decrease the gap (women have the disadvantage).</w:t>
        </w:r>
      </w:ins>
      <w:ins w:id="516" w:author="Author" w:date="2023-06-29T23:06:00Z">
        <w:r w:rsidR="00B93307">
          <w:rPr>
            <w:rFonts w:ascii="Arial" w:eastAsia="Arial" w:hAnsi="Arial" w:cs="Arial"/>
            <w:sz w:val="24"/>
            <w:szCs w:val="24"/>
          </w:rPr>
          <w:t xml:space="preserve"> </w:t>
        </w:r>
      </w:ins>
      <w:ins w:id="517" w:author="Author" w:date="2023-06-29T23:10:00Z">
        <w:r w:rsidR="00CE54D3">
          <w:rPr>
            <w:rFonts w:ascii="Arial" w:eastAsia="Arial" w:hAnsi="Arial" w:cs="Arial"/>
            <w:sz w:val="24"/>
            <w:szCs w:val="24"/>
          </w:rPr>
          <w:t xml:space="preserve">Fig 2 ranks </w:t>
        </w:r>
      </w:ins>
      <w:ins w:id="518" w:author="Author" w:date="2023-06-29T23:11:00Z">
        <w:r w:rsidR="00CE54D3">
          <w:rPr>
            <w:rFonts w:ascii="Arial" w:eastAsia="Arial" w:hAnsi="Arial" w:cs="Arial"/>
            <w:sz w:val="24"/>
            <w:szCs w:val="24"/>
          </w:rPr>
          <w:t>the countries</w:t>
        </w:r>
      </w:ins>
      <w:ins w:id="519" w:author="Author" w:date="2023-06-29T23:13:00Z">
        <w:r w:rsidR="00CE54D3">
          <w:rPr>
            <w:rFonts w:ascii="Arial" w:eastAsia="Arial" w:hAnsi="Arial" w:cs="Arial"/>
            <w:sz w:val="24"/>
            <w:szCs w:val="24"/>
          </w:rPr>
          <w:t xml:space="preserve"> from highest</w:t>
        </w:r>
      </w:ins>
      <w:ins w:id="520" w:author="Author" w:date="2023-06-29T23:14:00Z">
        <w:r w:rsidR="00CE54D3">
          <w:rPr>
            <w:rFonts w:ascii="Arial" w:eastAsia="Arial" w:hAnsi="Arial" w:cs="Arial"/>
            <w:sz w:val="24"/>
            <w:szCs w:val="24"/>
          </w:rPr>
          <w:t xml:space="preserve"> to lowest</w:t>
        </w:r>
      </w:ins>
      <w:ins w:id="521" w:author="Author" w:date="2023-06-29T23:13:00Z">
        <w:r w:rsidR="00CE54D3">
          <w:rPr>
            <w:rFonts w:ascii="Arial" w:eastAsia="Arial" w:hAnsi="Arial" w:cs="Arial"/>
            <w:sz w:val="24"/>
            <w:szCs w:val="24"/>
          </w:rPr>
          <w:t xml:space="preserve"> advantage of women relative to men in the</w:t>
        </w:r>
      </w:ins>
      <w:ins w:id="522" w:author="Author" w:date="2023-06-29T23:11:00Z">
        <w:r w:rsidR="00CE54D3">
          <w:rPr>
            <w:rFonts w:ascii="Arial" w:eastAsia="Arial" w:hAnsi="Arial" w:cs="Arial"/>
            <w:sz w:val="24"/>
            <w:szCs w:val="24"/>
          </w:rPr>
          <w:t xml:space="preserve"> total gender gap in DFLE (Panel A) an</w:t>
        </w:r>
      </w:ins>
      <w:ins w:id="523" w:author="Author" w:date="2023-06-29T23:15:00Z">
        <w:r w:rsidR="00A27AAA">
          <w:rPr>
            <w:rFonts w:ascii="Arial" w:eastAsia="Arial" w:hAnsi="Arial" w:cs="Arial"/>
            <w:sz w:val="24"/>
            <w:szCs w:val="24"/>
          </w:rPr>
          <w:t>d</w:t>
        </w:r>
      </w:ins>
      <w:ins w:id="524" w:author="Author" w:date="2023-06-29T23:11:00Z">
        <w:r w:rsidR="00CE54D3">
          <w:rPr>
            <w:rFonts w:ascii="Arial" w:eastAsia="Arial" w:hAnsi="Arial" w:cs="Arial"/>
            <w:sz w:val="24"/>
            <w:szCs w:val="24"/>
          </w:rPr>
          <w:t xml:space="preserve"> in CFLE (Panel B)</w:t>
        </w:r>
      </w:ins>
    </w:p>
    <w:p w14:paraId="6DF77D95" w14:textId="77777777" w:rsidR="002B2804" w:rsidRDefault="002B2804" w:rsidP="00A80760">
      <w:pPr>
        <w:keepNext/>
        <w:pBdr>
          <w:top w:val="nil"/>
          <w:left w:val="nil"/>
          <w:bottom w:val="nil"/>
          <w:right w:val="nil"/>
          <w:between w:val="nil"/>
        </w:pBdr>
        <w:spacing w:after="0" w:line="360" w:lineRule="auto"/>
        <w:jc w:val="both"/>
        <w:rPr>
          <w:ins w:id="525" w:author="Author" w:date="2023-06-29T23:39:00Z"/>
          <w:rFonts w:ascii="Arial" w:eastAsia="Arial" w:hAnsi="Arial" w:cs="Arial"/>
          <w:sz w:val="24"/>
          <w:szCs w:val="24"/>
        </w:rPr>
      </w:pPr>
    </w:p>
    <w:p w14:paraId="501467E6" w14:textId="74BB4686" w:rsidR="00164C6C" w:rsidRDefault="00B93307" w:rsidP="004A7ABC">
      <w:pPr>
        <w:keepNext/>
        <w:pBdr>
          <w:top w:val="nil"/>
          <w:left w:val="nil"/>
          <w:bottom w:val="nil"/>
          <w:right w:val="nil"/>
          <w:between w:val="nil"/>
        </w:pBdr>
        <w:spacing w:after="0" w:line="360" w:lineRule="auto"/>
        <w:jc w:val="both"/>
        <w:rPr>
          <w:ins w:id="526" w:author="Author" w:date="2023-06-23T12:19:00Z"/>
          <w:rFonts w:ascii="Arial" w:eastAsia="Arial" w:hAnsi="Arial" w:cs="Arial"/>
          <w:sz w:val="24"/>
          <w:szCs w:val="24"/>
        </w:rPr>
      </w:pPr>
      <w:ins w:id="527" w:author="Author" w:date="2023-06-29T23:06:00Z">
        <w:r>
          <w:rPr>
            <w:rFonts w:ascii="Arial" w:eastAsia="Arial" w:hAnsi="Arial" w:cs="Arial"/>
            <w:sz w:val="24"/>
            <w:szCs w:val="24"/>
          </w:rPr>
          <w:t xml:space="preserve">Panel A in Fig </w:t>
        </w:r>
      </w:ins>
      <w:ins w:id="528" w:author="Author" w:date="2023-06-29T23:07:00Z">
        <w:r w:rsidR="001A4BF9">
          <w:rPr>
            <w:rFonts w:ascii="Arial" w:eastAsia="Arial" w:hAnsi="Arial" w:cs="Arial"/>
            <w:sz w:val="24"/>
            <w:szCs w:val="24"/>
          </w:rPr>
          <w:t xml:space="preserve">2 </w:t>
        </w:r>
      </w:ins>
      <w:ins w:id="529" w:author="Author" w:date="2023-06-29T23:06:00Z">
        <w:r>
          <w:rPr>
            <w:rFonts w:ascii="Arial" w:eastAsia="Arial" w:hAnsi="Arial" w:cs="Arial"/>
            <w:sz w:val="24"/>
            <w:szCs w:val="24"/>
          </w:rPr>
          <w:t xml:space="preserve">shows </w:t>
        </w:r>
      </w:ins>
      <w:ins w:id="530" w:author="Author" w:date="2023-06-29T23:15:00Z">
        <w:r w:rsidR="00424144">
          <w:rPr>
            <w:rFonts w:ascii="Arial" w:eastAsia="Arial" w:hAnsi="Arial" w:cs="Arial"/>
            <w:sz w:val="24"/>
            <w:szCs w:val="24"/>
          </w:rPr>
          <w:t xml:space="preserve">that women in Korea have the highest advantage in terms of DFLE compared to all countries, with a </w:t>
        </w:r>
      </w:ins>
      <w:ins w:id="531" w:author="Author" w:date="2023-06-29T23:16:00Z">
        <w:r w:rsidR="00424144">
          <w:rPr>
            <w:rFonts w:ascii="Arial" w:eastAsia="Arial" w:hAnsi="Arial" w:cs="Arial"/>
            <w:sz w:val="24"/>
            <w:szCs w:val="24"/>
          </w:rPr>
          <w:t xml:space="preserve">total gender gap in DFLE of 4.39 y. </w:t>
        </w:r>
      </w:ins>
      <w:ins w:id="532" w:author="Author" w:date="2023-06-29T23:17:00Z">
        <w:r w:rsidR="00341734">
          <w:rPr>
            <w:rFonts w:ascii="Arial" w:eastAsia="Arial" w:hAnsi="Arial" w:cs="Arial"/>
            <w:sz w:val="24"/>
            <w:szCs w:val="24"/>
          </w:rPr>
          <w:t>Portugal, India, China</w:t>
        </w:r>
      </w:ins>
      <w:ins w:id="533" w:author="Author" w:date="2023-06-29T23:39:00Z">
        <w:r w:rsidR="002B2804">
          <w:rPr>
            <w:rFonts w:ascii="Arial" w:eastAsia="Arial" w:hAnsi="Arial" w:cs="Arial"/>
            <w:sz w:val="24"/>
            <w:szCs w:val="24"/>
          </w:rPr>
          <w:t>,</w:t>
        </w:r>
      </w:ins>
      <w:ins w:id="534" w:author="Author" w:date="2023-06-29T23:17:00Z">
        <w:r w:rsidR="00341734">
          <w:rPr>
            <w:rFonts w:ascii="Arial" w:eastAsia="Arial" w:hAnsi="Arial" w:cs="Arial"/>
            <w:sz w:val="24"/>
            <w:szCs w:val="24"/>
          </w:rPr>
          <w:t xml:space="preserve"> and Mexico are the countries </w:t>
        </w:r>
        <w:r w:rsidR="00DC3EF2">
          <w:rPr>
            <w:rFonts w:ascii="Arial" w:eastAsia="Arial" w:hAnsi="Arial" w:cs="Arial"/>
            <w:sz w:val="24"/>
            <w:szCs w:val="24"/>
          </w:rPr>
          <w:t>w</w:t>
        </w:r>
      </w:ins>
      <w:ins w:id="535" w:author="Author" w:date="2023-06-29T23:18:00Z">
        <w:r w:rsidR="00DC3EF2">
          <w:rPr>
            <w:rFonts w:ascii="Arial" w:eastAsia="Arial" w:hAnsi="Arial" w:cs="Arial"/>
            <w:sz w:val="24"/>
            <w:szCs w:val="24"/>
          </w:rPr>
          <w:t xml:space="preserve">ith the smallest </w:t>
        </w:r>
      </w:ins>
      <w:ins w:id="536" w:author="Author" w:date="2023-06-29T23:39:00Z">
        <w:r w:rsidR="002B2804">
          <w:rPr>
            <w:rFonts w:ascii="Arial" w:eastAsia="Arial" w:hAnsi="Arial" w:cs="Arial"/>
            <w:sz w:val="24"/>
            <w:szCs w:val="24"/>
          </w:rPr>
          <w:t xml:space="preserve">total </w:t>
        </w:r>
      </w:ins>
      <w:ins w:id="537" w:author="Author" w:date="2023-06-29T23:18:00Z">
        <w:r w:rsidR="00DC3EF2">
          <w:rPr>
            <w:rFonts w:ascii="Arial" w:eastAsia="Arial" w:hAnsi="Arial" w:cs="Arial"/>
            <w:sz w:val="24"/>
            <w:szCs w:val="24"/>
          </w:rPr>
          <w:t xml:space="preserve">gaps in DFLE, with women facing a </w:t>
        </w:r>
      </w:ins>
      <w:ins w:id="538" w:author="Author" w:date="2023-06-29T23:19:00Z">
        <w:r w:rsidR="00DC3EF2">
          <w:rPr>
            <w:rFonts w:ascii="Arial" w:eastAsia="Arial" w:hAnsi="Arial" w:cs="Arial"/>
            <w:sz w:val="24"/>
            <w:szCs w:val="24"/>
          </w:rPr>
          <w:t>disadvantage compared to men in Portugal and India.</w:t>
        </w:r>
        <w:r w:rsidR="00014235">
          <w:rPr>
            <w:rFonts w:ascii="Arial" w:eastAsia="Arial" w:hAnsi="Arial" w:cs="Arial"/>
            <w:sz w:val="24"/>
            <w:szCs w:val="24"/>
          </w:rPr>
          <w:t xml:space="preserve"> </w:t>
        </w:r>
      </w:ins>
      <w:ins w:id="539" w:author="Author" w:date="2023-06-29T23:21:00Z">
        <w:r w:rsidR="00014235">
          <w:rPr>
            <w:rFonts w:ascii="Arial" w:eastAsia="Arial" w:hAnsi="Arial" w:cs="Arial"/>
            <w:sz w:val="24"/>
            <w:szCs w:val="24"/>
          </w:rPr>
          <w:t xml:space="preserve">However, despite </w:t>
        </w:r>
      </w:ins>
      <w:ins w:id="540" w:author="Author" w:date="2023-06-29T23:22:00Z">
        <w:r w:rsidR="00014235">
          <w:rPr>
            <w:rFonts w:ascii="Arial" w:eastAsia="Arial" w:hAnsi="Arial" w:cs="Arial"/>
            <w:sz w:val="24"/>
            <w:szCs w:val="24"/>
          </w:rPr>
          <w:t xml:space="preserve">Portugal </w:t>
        </w:r>
      </w:ins>
      <w:ins w:id="541" w:author="Author" w:date="2023-06-29T23:21:00Z">
        <w:r w:rsidR="00014235">
          <w:rPr>
            <w:rFonts w:ascii="Arial" w:eastAsia="Arial" w:hAnsi="Arial" w:cs="Arial"/>
            <w:sz w:val="24"/>
            <w:szCs w:val="24"/>
          </w:rPr>
          <w:t xml:space="preserve">having </w:t>
        </w:r>
      </w:ins>
      <w:ins w:id="542" w:author="Author" w:date="2023-06-29T23:22:00Z">
        <w:r w:rsidR="00014235">
          <w:rPr>
            <w:rFonts w:ascii="Arial" w:eastAsia="Arial" w:hAnsi="Arial" w:cs="Arial"/>
            <w:sz w:val="24"/>
            <w:szCs w:val="24"/>
          </w:rPr>
          <w:t xml:space="preserve">one of the lowest </w:t>
        </w:r>
      </w:ins>
      <w:ins w:id="543" w:author="Author" w:date="2023-06-29T23:23:00Z">
        <w:r w:rsidR="00014235">
          <w:rPr>
            <w:rFonts w:ascii="Arial" w:eastAsia="Arial" w:hAnsi="Arial" w:cs="Arial"/>
            <w:sz w:val="24"/>
            <w:szCs w:val="24"/>
          </w:rPr>
          <w:t xml:space="preserve">total </w:t>
        </w:r>
      </w:ins>
      <w:ins w:id="544" w:author="Author" w:date="2023-06-29T23:22:00Z">
        <w:r w:rsidR="00014235">
          <w:rPr>
            <w:rFonts w:ascii="Arial" w:eastAsia="Arial" w:hAnsi="Arial" w:cs="Arial"/>
            <w:sz w:val="24"/>
            <w:szCs w:val="24"/>
          </w:rPr>
          <w:t>gaps in DFLE, with</w:t>
        </w:r>
      </w:ins>
      <w:ins w:id="545" w:author="Di Lego Goncalves, Vanessa" w:date="2023-07-03T13:58:00Z">
        <w:r w:rsidR="00B77645">
          <w:rPr>
            <w:rFonts w:ascii="Arial" w:eastAsia="Arial" w:hAnsi="Arial" w:cs="Arial"/>
            <w:sz w:val="24"/>
            <w:szCs w:val="24"/>
          </w:rPr>
          <w:t xml:space="preserve"> wo</w:t>
        </w:r>
        <w:r w:rsidR="00CB39B0">
          <w:rPr>
            <w:rFonts w:ascii="Arial" w:eastAsia="Arial" w:hAnsi="Arial" w:cs="Arial"/>
            <w:sz w:val="24"/>
            <w:szCs w:val="24"/>
          </w:rPr>
          <w:t>m</w:t>
        </w:r>
        <w:r w:rsidR="00B77645">
          <w:rPr>
            <w:rFonts w:ascii="Arial" w:eastAsia="Arial" w:hAnsi="Arial" w:cs="Arial"/>
            <w:sz w:val="24"/>
            <w:szCs w:val="24"/>
          </w:rPr>
          <w:t>en facing a strong disadvantage</w:t>
        </w:r>
      </w:ins>
      <w:ins w:id="546" w:author="Author" w:date="2023-06-29T23:22:00Z">
        <w:r w:rsidR="00014235">
          <w:rPr>
            <w:rFonts w:ascii="Arial" w:eastAsia="Arial" w:hAnsi="Arial" w:cs="Arial"/>
            <w:sz w:val="24"/>
            <w:szCs w:val="24"/>
          </w:rPr>
          <w:t xml:space="preserve">, </w:t>
        </w:r>
      </w:ins>
      <w:ins w:id="547" w:author="Author" w:date="2023-06-29T23:39:00Z">
        <w:r w:rsidR="00030109">
          <w:rPr>
            <w:rFonts w:ascii="Arial" w:eastAsia="Arial" w:hAnsi="Arial" w:cs="Arial"/>
            <w:sz w:val="24"/>
            <w:szCs w:val="24"/>
          </w:rPr>
          <w:t xml:space="preserve">the </w:t>
        </w:r>
      </w:ins>
      <w:ins w:id="548" w:author="Author" w:date="2023-06-29T23:27:00Z">
        <w:r w:rsidR="002E0221">
          <w:rPr>
            <w:rFonts w:ascii="Arial" w:eastAsia="Arial" w:hAnsi="Arial" w:cs="Arial"/>
            <w:sz w:val="24"/>
            <w:szCs w:val="24"/>
          </w:rPr>
          <w:t>contribution of both disability and mortality to the gap are remarkably high</w:t>
        </w:r>
      </w:ins>
      <w:ins w:id="549" w:author="Author" w:date="2023-06-29T23:30:00Z">
        <w:r w:rsidR="00427B22">
          <w:rPr>
            <w:rFonts w:ascii="Arial" w:eastAsia="Arial" w:hAnsi="Arial" w:cs="Arial"/>
            <w:sz w:val="24"/>
            <w:szCs w:val="24"/>
          </w:rPr>
          <w:t xml:space="preserve"> (</w:t>
        </w:r>
        <w:r w:rsidR="00AA65B0">
          <w:rPr>
            <w:rFonts w:ascii="Arial" w:eastAsia="Arial" w:hAnsi="Arial" w:cs="Arial"/>
            <w:sz w:val="24"/>
            <w:szCs w:val="24"/>
          </w:rPr>
          <w:t>mortality</w:t>
        </w:r>
      </w:ins>
      <w:ins w:id="550" w:author="Author" w:date="2023-06-29T23:31:00Z">
        <w:r w:rsidR="00AA65B0">
          <w:rPr>
            <w:rFonts w:ascii="Arial" w:eastAsia="Arial" w:hAnsi="Arial" w:cs="Arial"/>
            <w:sz w:val="24"/>
            <w:szCs w:val="24"/>
          </w:rPr>
          <w:t xml:space="preserve"> contributes to increase the gap in DFLE</w:t>
        </w:r>
      </w:ins>
      <w:ins w:id="551" w:author="Author" w:date="2023-06-29T23:33:00Z">
        <w:r w:rsidR="006857A6">
          <w:rPr>
            <w:rFonts w:ascii="Arial" w:eastAsia="Arial" w:hAnsi="Arial" w:cs="Arial"/>
            <w:sz w:val="24"/>
            <w:szCs w:val="24"/>
          </w:rPr>
          <w:t xml:space="preserve"> in </w:t>
        </w:r>
        <w:r w:rsidR="00EC5C43">
          <w:rPr>
            <w:rFonts w:ascii="Arial" w:eastAsia="Arial" w:hAnsi="Arial" w:cs="Arial"/>
            <w:sz w:val="24"/>
            <w:szCs w:val="24"/>
          </w:rPr>
          <w:t>favor</w:t>
        </w:r>
        <w:r w:rsidR="006857A6">
          <w:rPr>
            <w:rFonts w:ascii="Arial" w:eastAsia="Arial" w:hAnsi="Arial" w:cs="Arial"/>
            <w:sz w:val="24"/>
            <w:szCs w:val="24"/>
          </w:rPr>
          <w:t xml:space="preserve"> of</w:t>
        </w:r>
      </w:ins>
      <w:ins w:id="552" w:author="Author" w:date="2023-06-29T23:31:00Z">
        <w:r w:rsidR="00AA65B0">
          <w:rPr>
            <w:rFonts w:ascii="Arial" w:eastAsia="Arial" w:hAnsi="Arial" w:cs="Arial"/>
            <w:sz w:val="24"/>
            <w:szCs w:val="24"/>
          </w:rPr>
          <w:t xml:space="preserve"> women</w:t>
        </w:r>
      </w:ins>
      <w:ins w:id="553" w:author="Author" w:date="2023-06-29T23:30:00Z">
        <w:r w:rsidR="00AA65B0">
          <w:rPr>
            <w:rFonts w:ascii="Arial" w:eastAsia="Arial" w:hAnsi="Arial" w:cs="Arial"/>
            <w:sz w:val="24"/>
            <w:szCs w:val="24"/>
          </w:rPr>
          <w:t xml:space="preserve"> </w:t>
        </w:r>
      </w:ins>
      <w:ins w:id="554" w:author="Author" w:date="2023-06-29T23:31:00Z">
        <w:r w:rsidR="00AA65B0">
          <w:rPr>
            <w:rFonts w:ascii="Arial" w:eastAsia="Arial" w:hAnsi="Arial" w:cs="Arial"/>
            <w:sz w:val="24"/>
            <w:szCs w:val="24"/>
          </w:rPr>
          <w:t>by 2.5 y, while the cont</w:t>
        </w:r>
      </w:ins>
      <w:ins w:id="555" w:author="Author" w:date="2023-06-29T23:32:00Z">
        <w:r w:rsidR="006857A6">
          <w:rPr>
            <w:rFonts w:ascii="Arial" w:eastAsia="Arial" w:hAnsi="Arial" w:cs="Arial"/>
            <w:sz w:val="24"/>
            <w:szCs w:val="24"/>
          </w:rPr>
          <w:t xml:space="preserve">ribution </w:t>
        </w:r>
      </w:ins>
      <w:ins w:id="556" w:author="Di Lego Goncalves, Vanessa" w:date="2023-07-03T13:58:00Z">
        <w:r w:rsidR="00F4002B">
          <w:rPr>
            <w:rFonts w:ascii="Arial" w:eastAsia="Arial" w:hAnsi="Arial" w:cs="Arial"/>
            <w:sz w:val="24"/>
            <w:szCs w:val="24"/>
          </w:rPr>
          <w:t>t</w:t>
        </w:r>
      </w:ins>
      <w:ins w:id="557" w:author="Author" w:date="2023-06-29T23:32:00Z">
        <w:r w:rsidR="006857A6">
          <w:rPr>
            <w:rFonts w:ascii="Arial" w:eastAsia="Arial" w:hAnsi="Arial" w:cs="Arial"/>
            <w:sz w:val="24"/>
            <w:szCs w:val="24"/>
          </w:rPr>
          <w:t>o disability is to decrease the gap by -</w:t>
        </w:r>
      </w:ins>
      <w:ins w:id="558" w:author="Author" w:date="2023-06-29T23:31:00Z">
        <w:r w:rsidR="00AA65B0">
          <w:rPr>
            <w:rFonts w:ascii="Arial" w:eastAsia="Arial" w:hAnsi="Arial" w:cs="Arial"/>
            <w:sz w:val="24"/>
            <w:szCs w:val="24"/>
          </w:rPr>
          <w:t>2.5 y</w:t>
        </w:r>
      </w:ins>
      <w:ins w:id="559" w:author="Author" w:date="2023-06-29T23:30:00Z">
        <w:r w:rsidR="00427B22">
          <w:rPr>
            <w:rFonts w:ascii="Arial" w:eastAsia="Arial" w:hAnsi="Arial" w:cs="Arial"/>
            <w:sz w:val="24"/>
            <w:szCs w:val="24"/>
          </w:rPr>
          <w:t>)</w:t>
        </w:r>
      </w:ins>
      <w:ins w:id="560" w:author="Author" w:date="2023-06-29T23:28:00Z">
        <w:r w:rsidR="002E0221">
          <w:rPr>
            <w:rFonts w:ascii="Arial" w:eastAsia="Arial" w:hAnsi="Arial" w:cs="Arial"/>
            <w:sz w:val="24"/>
            <w:szCs w:val="24"/>
          </w:rPr>
          <w:t>, but act in opposite directions. The</w:t>
        </w:r>
      </w:ins>
      <w:ins w:id="561" w:author="Author" w:date="2023-06-29T23:24:00Z">
        <w:r w:rsidR="00014235">
          <w:rPr>
            <w:rFonts w:ascii="Arial" w:eastAsia="Arial" w:hAnsi="Arial" w:cs="Arial"/>
            <w:sz w:val="24"/>
            <w:szCs w:val="24"/>
          </w:rPr>
          <w:t xml:space="preserve"> </w:t>
        </w:r>
      </w:ins>
      <w:ins w:id="562" w:author="Author" w:date="2023-06-29T23:26:00Z">
        <w:r w:rsidR="00487F95">
          <w:rPr>
            <w:rFonts w:ascii="Arial" w:eastAsia="Arial" w:hAnsi="Arial" w:cs="Arial"/>
            <w:sz w:val="24"/>
            <w:szCs w:val="24"/>
          </w:rPr>
          <w:t xml:space="preserve">small and negative </w:t>
        </w:r>
      </w:ins>
      <w:ins w:id="563" w:author="Author" w:date="2023-06-29T23:24:00Z">
        <w:r w:rsidR="00014235">
          <w:rPr>
            <w:rFonts w:ascii="Arial" w:eastAsia="Arial" w:hAnsi="Arial" w:cs="Arial"/>
            <w:sz w:val="24"/>
            <w:szCs w:val="24"/>
          </w:rPr>
          <w:t>gap in DFLE in Portugal</w:t>
        </w:r>
      </w:ins>
      <w:ins w:id="564" w:author="Author" w:date="2023-06-29T23:46:00Z">
        <w:r w:rsidR="00164C6C">
          <w:rPr>
            <w:rFonts w:ascii="Arial" w:eastAsia="Arial" w:hAnsi="Arial" w:cs="Arial"/>
            <w:sz w:val="24"/>
            <w:szCs w:val="24"/>
          </w:rPr>
          <w:t xml:space="preserve"> </w:t>
        </w:r>
      </w:ins>
      <w:ins w:id="565" w:author="Author" w:date="2023-06-29T23:24:00Z">
        <w:r w:rsidR="00014235">
          <w:rPr>
            <w:rFonts w:ascii="Arial" w:eastAsia="Arial" w:hAnsi="Arial" w:cs="Arial"/>
            <w:sz w:val="24"/>
            <w:szCs w:val="24"/>
          </w:rPr>
          <w:t>is</w:t>
        </w:r>
      </w:ins>
      <w:ins w:id="566" w:author="Author" w:date="2023-06-29T23:28:00Z">
        <w:r w:rsidR="00E41155">
          <w:rPr>
            <w:rFonts w:ascii="Arial" w:eastAsia="Arial" w:hAnsi="Arial" w:cs="Arial"/>
            <w:sz w:val="24"/>
            <w:szCs w:val="24"/>
          </w:rPr>
          <w:t xml:space="preserve"> thus</w:t>
        </w:r>
      </w:ins>
      <w:ins w:id="567" w:author="Author" w:date="2023-06-29T23:24:00Z">
        <w:r w:rsidR="00014235">
          <w:rPr>
            <w:rFonts w:ascii="Arial" w:eastAsia="Arial" w:hAnsi="Arial" w:cs="Arial"/>
            <w:sz w:val="24"/>
            <w:szCs w:val="24"/>
          </w:rPr>
          <w:t xml:space="preserve"> entirely driven by an offsett</w:t>
        </w:r>
      </w:ins>
      <w:ins w:id="568" w:author="Author" w:date="2023-06-29T23:25:00Z">
        <w:r w:rsidR="00014235">
          <w:rPr>
            <w:rFonts w:ascii="Arial" w:eastAsia="Arial" w:hAnsi="Arial" w:cs="Arial"/>
            <w:sz w:val="24"/>
            <w:szCs w:val="24"/>
          </w:rPr>
          <w:t>ing effect of disability and mortality</w:t>
        </w:r>
      </w:ins>
      <w:ins w:id="569" w:author="Author" w:date="2023-06-29T23:42:00Z">
        <w:r w:rsidR="00BA5A42">
          <w:rPr>
            <w:rFonts w:ascii="Arial" w:eastAsia="Arial" w:hAnsi="Arial" w:cs="Arial"/>
            <w:sz w:val="24"/>
            <w:szCs w:val="24"/>
          </w:rPr>
          <w:t xml:space="preserve"> and is </w:t>
        </w:r>
      </w:ins>
      <w:ins w:id="570" w:author="Author" w:date="2023-06-29T23:40:00Z">
        <w:r w:rsidR="00517CE9">
          <w:rPr>
            <w:rFonts w:ascii="Arial" w:eastAsia="Arial" w:hAnsi="Arial" w:cs="Arial"/>
            <w:sz w:val="24"/>
            <w:szCs w:val="24"/>
          </w:rPr>
          <w:t xml:space="preserve">not </w:t>
        </w:r>
      </w:ins>
      <w:ins w:id="571" w:author="Author" w:date="2023-06-29T23:42:00Z">
        <w:r w:rsidR="00BA5A42">
          <w:rPr>
            <w:rFonts w:ascii="Arial" w:eastAsia="Arial" w:hAnsi="Arial" w:cs="Arial"/>
            <w:sz w:val="24"/>
            <w:szCs w:val="24"/>
          </w:rPr>
          <w:t>indicative of</w:t>
        </w:r>
      </w:ins>
      <w:ins w:id="572" w:author="Author" w:date="2023-06-29T23:40:00Z">
        <w:r w:rsidR="00517CE9">
          <w:rPr>
            <w:rFonts w:ascii="Arial" w:eastAsia="Arial" w:hAnsi="Arial" w:cs="Arial"/>
            <w:sz w:val="24"/>
            <w:szCs w:val="24"/>
          </w:rPr>
          <w:t xml:space="preserve"> low inequality in health</w:t>
        </w:r>
        <w:r w:rsidR="00E61F94">
          <w:rPr>
            <w:rFonts w:ascii="Arial" w:eastAsia="Arial" w:hAnsi="Arial" w:cs="Arial"/>
            <w:sz w:val="24"/>
            <w:szCs w:val="24"/>
          </w:rPr>
          <w:t>y lifespan</w:t>
        </w:r>
      </w:ins>
      <w:ins w:id="573" w:author="Author" w:date="2023-06-29T23:41:00Z">
        <w:r w:rsidR="00B54AD6">
          <w:rPr>
            <w:rFonts w:ascii="Arial" w:eastAsia="Arial" w:hAnsi="Arial" w:cs="Arial"/>
            <w:sz w:val="24"/>
            <w:szCs w:val="24"/>
          </w:rPr>
          <w:t>s</w:t>
        </w:r>
      </w:ins>
      <w:ins w:id="574" w:author="Author" w:date="2023-06-29T23:40:00Z">
        <w:r w:rsidR="00E61F94">
          <w:rPr>
            <w:rFonts w:ascii="Arial" w:eastAsia="Arial" w:hAnsi="Arial" w:cs="Arial"/>
            <w:sz w:val="24"/>
            <w:szCs w:val="24"/>
          </w:rPr>
          <w:t xml:space="preserve"> </w:t>
        </w:r>
        <w:r w:rsidR="00517CE9">
          <w:rPr>
            <w:rFonts w:ascii="Arial" w:eastAsia="Arial" w:hAnsi="Arial" w:cs="Arial"/>
            <w:sz w:val="24"/>
            <w:szCs w:val="24"/>
          </w:rPr>
          <w:t>between women and men</w:t>
        </w:r>
      </w:ins>
      <w:r w:rsidR="00F4002B">
        <w:rPr>
          <w:rFonts w:ascii="Arial" w:eastAsia="Arial" w:hAnsi="Arial" w:cs="Arial"/>
          <w:sz w:val="24"/>
          <w:szCs w:val="24"/>
        </w:rPr>
        <w:t xml:space="preserve"> </w:t>
      </w:r>
      <w:ins w:id="575" w:author="Di Lego Goncalves, Vanessa" w:date="2023-07-03T13:58:00Z">
        <w:r w:rsidR="00F4002B">
          <w:rPr>
            <w:rFonts w:ascii="Arial" w:eastAsia="Arial" w:hAnsi="Arial" w:cs="Arial"/>
            <w:sz w:val="24"/>
            <w:szCs w:val="24"/>
          </w:rPr>
          <w:t>in this setting</w:t>
        </w:r>
      </w:ins>
      <w:ins w:id="576" w:author="Author" w:date="2023-06-29T23:40:00Z">
        <w:r w:rsidR="00517CE9">
          <w:rPr>
            <w:rFonts w:ascii="Arial" w:eastAsia="Arial" w:hAnsi="Arial" w:cs="Arial"/>
            <w:sz w:val="24"/>
            <w:szCs w:val="24"/>
          </w:rPr>
          <w:t>.</w:t>
        </w:r>
      </w:ins>
      <w:ins w:id="577" w:author="Author" w:date="2023-06-29T23:43:00Z">
        <w:r w:rsidR="007B6765">
          <w:rPr>
            <w:rFonts w:ascii="Arial" w:eastAsia="Arial" w:hAnsi="Arial" w:cs="Arial"/>
            <w:sz w:val="24"/>
            <w:szCs w:val="24"/>
          </w:rPr>
          <w:t xml:space="preserve"> </w:t>
        </w:r>
      </w:ins>
    </w:p>
    <w:p w14:paraId="77EDFBE1" w14:textId="77777777" w:rsidR="004041B8" w:rsidRDefault="004041B8" w:rsidP="004A7ABC">
      <w:pPr>
        <w:keepNext/>
        <w:pBdr>
          <w:top w:val="nil"/>
          <w:left w:val="nil"/>
          <w:bottom w:val="nil"/>
          <w:right w:val="nil"/>
          <w:between w:val="nil"/>
        </w:pBdr>
        <w:spacing w:after="0" w:line="360" w:lineRule="auto"/>
        <w:jc w:val="both"/>
        <w:rPr>
          <w:ins w:id="578" w:author="Author" w:date="2023-06-23T12:19:00Z"/>
          <w:rFonts w:ascii="Arial" w:eastAsia="Arial" w:hAnsi="Arial" w:cs="Arial"/>
          <w:sz w:val="24"/>
          <w:szCs w:val="24"/>
        </w:rPr>
      </w:pPr>
    </w:p>
    <w:p w14:paraId="225F9D89" w14:textId="6FBF4736" w:rsidR="004041B8" w:rsidRDefault="0093334D"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81BC4C7" wp14:editId="7D3FBCA6">
            <wp:extent cx="6488350" cy="3689498"/>
            <wp:effectExtent l="0" t="0" r="8255" b="6350"/>
            <wp:docPr id="47418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629" name="Picture 4741816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4231" cy="3692842"/>
                    </a:xfrm>
                    <a:prstGeom prst="rect">
                      <a:avLst/>
                    </a:prstGeom>
                  </pic:spPr>
                </pic:pic>
              </a:graphicData>
            </a:graphic>
          </wp:inline>
        </w:drawing>
      </w:r>
    </w:p>
    <w:p w14:paraId="4E37813C"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23D5BDB" w14:textId="43670825" w:rsidR="003E095A" w:rsidRPr="00F02C8B" w:rsidRDefault="00E1580F" w:rsidP="00D632B3">
      <w:pPr>
        <w:keepNext/>
        <w:pBdr>
          <w:top w:val="nil"/>
          <w:left w:val="nil"/>
          <w:bottom w:val="nil"/>
          <w:right w:val="nil"/>
          <w:between w:val="nil"/>
        </w:pBdr>
        <w:spacing w:after="0"/>
        <w:jc w:val="both"/>
        <w:rPr>
          <w:ins w:id="579" w:author="Author" w:date="2023-06-29T23:43:00Z"/>
          <w:rFonts w:ascii="Arial" w:eastAsia="Arial" w:hAnsi="Arial" w:cs="Arial"/>
          <w:sz w:val="24"/>
          <w:szCs w:val="24"/>
        </w:rPr>
      </w:pPr>
      <w:ins w:id="580" w:author="Author" w:date="2023-06-30T00:07:00Z">
        <w:r w:rsidRPr="00D632B3">
          <w:rPr>
            <w:rFonts w:ascii="Arial" w:eastAsia="Arial" w:hAnsi="Arial" w:cs="Arial"/>
            <w:sz w:val="24"/>
            <w:szCs w:val="24"/>
          </w:rPr>
          <w:t xml:space="preserve">Fig 2 </w:t>
        </w:r>
      </w:ins>
      <w:ins w:id="581" w:author="Di Lego Goncalves, Vanessa" w:date="2023-07-03T13:48:00Z">
        <w:r w:rsidR="00F02C8B" w:rsidRPr="00F02C8B">
          <w:rPr>
            <w:rFonts w:ascii="Arial" w:eastAsia="Arial" w:hAnsi="Arial" w:cs="Arial"/>
            <w:sz w:val="24"/>
            <w:szCs w:val="24"/>
          </w:rPr>
          <w:t>Decomposition of the gender gap (women-men) in disability-free life expectancy (DFLE) at ages 60 y and over into mortality and disability effects (Panel A) and in chronic disease-free life expectancy (CFLE) at ages 60 y and over into mortality and chronic effects (Panel B) by country.</w:t>
        </w:r>
      </w:ins>
      <w:ins w:id="582" w:author="Di Lego Goncalves, Vanessa" w:date="2023-07-03T13:50:00Z">
        <w:r w:rsidR="00F02C8B">
          <w:rPr>
            <w:rFonts w:ascii="Arial" w:eastAsia="Arial" w:hAnsi="Arial" w:cs="Arial"/>
            <w:sz w:val="24"/>
            <w:szCs w:val="24"/>
          </w:rPr>
          <w:t xml:space="preserve"> Values of total gender gap (women-men) in DFLE (Panel A) and CFLE (Panel B) are presented on </w:t>
        </w:r>
      </w:ins>
      <w:ins w:id="583" w:author="Di Lego Goncalves, Vanessa" w:date="2023-07-03T13:54:00Z">
        <w:r w:rsidR="004C2A77">
          <w:rPr>
            <w:rFonts w:ascii="Arial" w:eastAsia="Arial" w:hAnsi="Arial" w:cs="Arial"/>
            <w:sz w:val="24"/>
            <w:szCs w:val="24"/>
          </w:rPr>
          <w:t>the bars</w:t>
        </w:r>
      </w:ins>
      <w:ins w:id="584" w:author="Di Lego Goncalves, Vanessa" w:date="2023-07-03T13:51:00Z">
        <w:r w:rsidR="00F02C8B">
          <w:rPr>
            <w:rFonts w:ascii="Arial" w:eastAsia="Arial" w:hAnsi="Arial" w:cs="Arial"/>
            <w:sz w:val="24"/>
            <w:szCs w:val="24"/>
          </w:rPr>
          <w:t>.</w:t>
        </w:r>
      </w:ins>
      <w:r w:rsidR="00F02C8B">
        <w:rPr>
          <w:rFonts w:ascii="Arial" w:eastAsia="Arial" w:hAnsi="Arial" w:cs="Arial"/>
          <w:sz w:val="24"/>
          <w:szCs w:val="24"/>
        </w:rPr>
        <w:t xml:space="preserve"> </w:t>
      </w:r>
      <w:r w:rsidR="00D632B3" w:rsidRPr="00D632B3">
        <w:rPr>
          <w:rFonts w:ascii="Arial" w:eastAsia="Arial" w:hAnsi="Arial" w:cs="Arial"/>
          <w:i/>
          <w:sz w:val="20"/>
          <w:szCs w:val="20"/>
        </w:rPr>
        <w:t>Notes.</w:t>
      </w:r>
      <w:r w:rsidR="00D632B3" w:rsidRPr="00D632B3">
        <w:rPr>
          <w:rFonts w:ascii="Arial" w:eastAsia="Arial" w:hAnsi="Arial" w:cs="Arial"/>
          <w:sz w:val="20"/>
          <w:szCs w:val="20"/>
        </w:rPr>
        <w:t xml:space="preserve"> </w:t>
      </w:r>
      <w:r w:rsidR="00D632B3">
        <w:rPr>
          <w:rFonts w:ascii="Arial" w:eastAsia="Arial" w:hAnsi="Arial" w:cs="Arial"/>
          <w:sz w:val="20"/>
          <w:szCs w:val="20"/>
        </w:rPr>
        <w:t>disability</w:t>
      </w:r>
      <w:r w:rsidR="00D632B3" w:rsidRPr="00D632B3">
        <w:rPr>
          <w:rFonts w:ascii="Arial" w:eastAsia="Arial" w:hAnsi="Arial" w:cs="Arial"/>
          <w:sz w:val="20"/>
          <w:szCs w:val="20"/>
        </w:rPr>
        <w:t xml:space="preserve"> refers to the 5-item list of activities of daily living (ADLs), which include bathing, dressing, eating, getting in and out of bed, and using the toilet</w:t>
      </w:r>
      <w:r w:rsidR="009134C5">
        <w:rPr>
          <w:rFonts w:ascii="Arial" w:eastAsia="Arial" w:hAnsi="Arial" w:cs="Arial"/>
          <w:sz w:val="20"/>
          <w:szCs w:val="20"/>
        </w:rPr>
        <w:t>.</w:t>
      </w:r>
      <w:r w:rsidR="009134C5" w:rsidRPr="009134C5">
        <w:rPr>
          <w:rFonts w:ascii="Arial" w:hAnsi="Arial" w:cs="Arial"/>
          <w:color w:val="000000"/>
          <w:sz w:val="18"/>
          <w:szCs w:val="18"/>
          <w:shd w:val="clear" w:color="auto" w:fill="FFFFFF"/>
        </w:rPr>
        <w:t xml:space="preserve"> </w:t>
      </w:r>
      <w:r w:rsidR="009134C5"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Lung disease, 6. Stroke. </w:t>
      </w:r>
      <w:r w:rsidR="00D632B3" w:rsidRPr="00D632B3">
        <w:rPr>
          <w:rFonts w:ascii="Arial" w:eastAsia="Arial" w:hAnsi="Arial" w:cs="Arial"/>
          <w:sz w:val="20"/>
          <w:szCs w:val="20"/>
        </w:rPr>
        <w:t>Source: Gateway to Global Aging Data, Produced by the Program on Global Aging, Health &amp; Policy, University of Southern California with funding from the National Institute on Aging (R01 AG030153).</w:t>
      </w:r>
    </w:p>
    <w:p w14:paraId="7DAB0E46" w14:textId="77777777" w:rsidR="00E1580F" w:rsidRDefault="00E1580F" w:rsidP="004A7ABC">
      <w:pPr>
        <w:keepNext/>
        <w:pBdr>
          <w:top w:val="nil"/>
          <w:left w:val="nil"/>
          <w:bottom w:val="nil"/>
          <w:right w:val="nil"/>
          <w:between w:val="nil"/>
        </w:pBdr>
        <w:spacing w:after="0" w:line="360" w:lineRule="auto"/>
        <w:jc w:val="both"/>
        <w:rPr>
          <w:ins w:id="585" w:author="Author" w:date="2023-06-30T00:07:00Z"/>
          <w:rFonts w:ascii="Arial" w:eastAsia="Arial" w:hAnsi="Arial" w:cs="Arial"/>
          <w:sz w:val="24"/>
          <w:szCs w:val="24"/>
        </w:rPr>
      </w:pPr>
    </w:p>
    <w:p w14:paraId="15A1BC3B" w14:textId="3D0D1753" w:rsidR="00704E2C" w:rsidRDefault="00164C6C" w:rsidP="004A7ABC">
      <w:pPr>
        <w:keepNext/>
        <w:pBdr>
          <w:top w:val="nil"/>
          <w:left w:val="nil"/>
          <w:bottom w:val="nil"/>
          <w:right w:val="nil"/>
          <w:between w:val="nil"/>
        </w:pBdr>
        <w:spacing w:after="0" w:line="360" w:lineRule="auto"/>
        <w:jc w:val="both"/>
        <w:rPr>
          <w:rFonts w:ascii="Arial" w:eastAsia="Arial" w:hAnsi="Arial" w:cs="Arial"/>
          <w:sz w:val="24"/>
          <w:szCs w:val="24"/>
        </w:rPr>
      </w:pPr>
      <w:ins w:id="586" w:author="Author" w:date="2023-06-29T23:45:00Z">
        <w:r>
          <w:rPr>
            <w:rFonts w:ascii="Arial" w:eastAsia="Arial" w:hAnsi="Arial" w:cs="Arial"/>
            <w:sz w:val="24"/>
            <w:szCs w:val="24"/>
          </w:rPr>
          <w:t xml:space="preserve">Chronic conditions have a different impact than disability and overall women </w:t>
        </w:r>
      </w:ins>
      <w:ins w:id="587" w:author="Author" w:date="2023-06-29T23:46:00Z">
        <w:r w:rsidR="00A31EA8">
          <w:rPr>
            <w:rFonts w:ascii="Arial" w:eastAsia="Arial" w:hAnsi="Arial" w:cs="Arial"/>
            <w:sz w:val="24"/>
            <w:szCs w:val="24"/>
          </w:rPr>
          <w:t>experience a</w:t>
        </w:r>
      </w:ins>
      <w:ins w:id="588" w:author="Author" w:date="2023-06-29T23:45:00Z">
        <w:r>
          <w:rPr>
            <w:rFonts w:ascii="Arial" w:eastAsia="Arial" w:hAnsi="Arial" w:cs="Arial"/>
            <w:sz w:val="24"/>
            <w:szCs w:val="24"/>
          </w:rPr>
          <w:t xml:space="preserve"> disadvantage in the total gender gap, as show in Panel B</w:t>
        </w:r>
      </w:ins>
      <w:ins w:id="589" w:author="Di Lego Goncalves, Vanessa" w:date="2023-07-03T13:59:00Z">
        <w:r w:rsidR="00F4002B">
          <w:rPr>
            <w:rFonts w:ascii="Arial" w:eastAsia="Arial" w:hAnsi="Arial" w:cs="Arial"/>
            <w:sz w:val="24"/>
            <w:szCs w:val="24"/>
          </w:rPr>
          <w:t xml:space="preserve"> (see Figs S1-S8 in the S</w:t>
        </w:r>
      </w:ins>
      <w:ins w:id="590" w:author="Di Lego Goncalves, Vanessa" w:date="2023-07-03T14:00:00Z">
        <w:r w:rsidR="00F4002B">
          <w:rPr>
            <w:rFonts w:ascii="Arial" w:eastAsia="Arial" w:hAnsi="Arial" w:cs="Arial"/>
            <w:sz w:val="24"/>
            <w:szCs w:val="24"/>
          </w:rPr>
          <w:t xml:space="preserve">I </w:t>
        </w:r>
      </w:ins>
      <w:ins w:id="591" w:author="Di Lego Goncalves, Vanessa" w:date="2023-07-03T13:59:00Z">
        <w:r w:rsidR="00F4002B">
          <w:rPr>
            <w:rFonts w:ascii="Arial" w:eastAsia="Arial" w:hAnsi="Arial" w:cs="Arial"/>
            <w:sz w:val="24"/>
            <w:szCs w:val="24"/>
          </w:rPr>
          <w:t>for the contribution of each chronic disease)</w:t>
        </w:r>
      </w:ins>
      <w:ins w:id="592" w:author="Author" w:date="2023-06-29T23:46:00Z">
        <w:r>
          <w:rPr>
            <w:rFonts w:ascii="Arial" w:eastAsia="Arial" w:hAnsi="Arial" w:cs="Arial"/>
            <w:sz w:val="24"/>
            <w:szCs w:val="24"/>
          </w:rPr>
          <w:t xml:space="preserve">. </w:t>
        </w:r>
        <w:r w:rsidR="00A31EA8">
          <w:rPr>
            <w:rFonts w:ascii="Arial" w:eastAsia="Arial" w:hAnsi="Arial" w:cs="Arial"/>
            <w:sz w:val="24"/>
            <w:szCs w:val="24"/>
          </w:rPr>
          <w:t xml:space="preserve">However, </w:t>
        </w:r>
      </w:ins>
      <w:ins w:id="593" w:author="Author" w:date="2023-06-29T23:55:00Z">
        <w:r w:rsidR="00B60D3A">
          <w:rPr>
            <w:rFonts w:ascii="Arial" w:eastAsia="Arial" w:hAnsi="Arial" w:cs="Arial"/>
            <w:sz w:val="24"/>
            <w:szCs w:val="24"/>
          </w:rPr>
          <w:t>similar</w:t>
        </w:r>
      </w:ins>
      <w:ins w:id="594" w:author="Author" w:date="2023-06-29T23:46:00Z">
        <w:r w:rsidR="00A31EA8">
          <w:rPr>
            <w:rFonts w:ascii="Arial" w:eastAsia="Arial" w:hAnsi="Arial" w:cs="Arial"/>
            <w:sz w:val="24"/>
            <w:szCs w:val="24"/>
          </w:rPr>
          <w:t xml:space="preserve"> implications </w:t>
        </w:r>
      </w:ins>
      <w:ins w:id="595" w:author="Author" w:date="2023-06-29T23:55:00Z">
        <w:r w:rsidR="00B60D3A">
          <w:rPr>
            <w:rFonts w:ascii="Arial" w:eastAsia="Arial" w:hAnsi="Arial" w:cs="Arial"/>
            <w:sz w:val="24"/>
            <w:szCs w:val="24"/>
          </w:rPr>
          <w:t>remain. No</w:t>
        </w:r>
      </w:ins>
      <w:ins w:id="596" w:author="Author" w:date="2023-06-29T23:56:00Z">
        <w:r w:rsidR="00B60D3A">
          <w:rPr>
            <w:rFonts w:ascii="Arial" w:eastAsia="Arial" w:hAnsi="Arial" w:cs="Arial"/>
            <w:sz w:val="24"/>
            <w:szCs w:val="24"/>
          </w:rPr>
          <w:t>t necessarily c</w:t>
        </w:r>
      </w:ins>
      <w:ins w:id="597" w:author="Author" w:date="2023-06-29T23:55:00Z">
        <w:r w:rsidR="00B60D3A">
          <w:rPr>
            <w:rFonts w:ascii="Arial" w:eastAsia="Arial" w:hAnsi="Arial" w:cs="Arial"/>
            <w:sz w:val="24"/>
            <w:szCs w:val="24"/>
          </w:rPr>
          <w:t>ountries that have similar total gaps in CFLE</w:t>
        </w:r>
      </w:ins>
      <w:ins w:id="598" w:author="Author" w:date="2023-06-29T23:56:00Z">
        <w:r w:rsidR="00B60D3A">
          <w:rPr>
            <w:rFonts w:ascii="Arial" w:eastAsia="Arial" w:hAnsi="Arial" w:cs="Arial"/>
            <w:sz w:val="24"/>
            <w:szCs w:val="24"/>
          </w:rPr>
          <w:t xml:space="preserve"> are alike in terms of chronic and mortality contributions. While Switzerland and the US both</w:t>
        </w:r>
      </w:ins>
      <w:ins w:id="599" w:author="Author" w:date="2023-06-29T23:57:00Z">
        <w:r w:rsidR="00B60D3A">
          <w:rPr>
            <w:rFonts w:ascii="Arial" w:eastAsia="Arial" w:hAnsi="Arial" w:cs="Arial"/>
            <w:sz w:val="24"/>
            <w:szCs w:val="24"/>
          </w:rPr>
          <w:t xml:space="preserve"> point to a higher disadvantage among women of – 0.16 y, the contribution of chronic and </w:t>
        </w:r>
      </w:ins>
      <w:ins w:id="600" w:author="Author" w:date="2023-06-29T23:58:00Z">
        <w:r w:rsidR="006B23CE">
          <w:rPr>
            <w:rFonts w:ascii="Arial" w:eastAsia="Arial" w:hAnsi="Arial" w:cs="Arial"/>
            <w:sz w:val="24"/>
            <w:szCs w:val="24"/>
          </w:rPr>
          <w:t xml:space="preserve">mortality are of higher magnitude in Switzerland than in the US. </w:t>
        </w:r>
      </w:ins>
    </w:p>
    <w:p w14:paraId="782B0989" w14:textId="77777777" w:rsidR="0038122A" w:rsidRDefault="0038122A" w:rsidP="004A7ABC">
      <w:pPr>
        <w:keepNext/>
        <w:pBdr>
          <w:top w:val="nil"/>
          <w:left w:val="nil"/>
          <w:bottom w:val="nil"/>
          <w:right w:val="nil"/>
          <w:between w:val="nil"/>
        </w:pBdr>
        <w:spacing w:after="0" w:line="360" w:lineRule="auto"/>
        <w:jc w:val="both"/>
        <w:rPr>
          <w:ins w:id="601" w:author="Author" w:date="2023-06-29T23:56:00Z"/>
          <w:rFonts w:ascii="Arial" w:eastAsia="Arial" w:hAnsi="Arial" w:cs="Arial"/>
          <w:sz w:val="24"/>
          <w:szCs w:val="24"/>
        </w:rPr>
      </w:pPr>
    </w:p>
    <w:p w14:paraId="00000053" w14:textId="1804B882" w:rsidR="00B133DD" w:rsidRPr="00430C35" w:rsidRDefault="006B23CE" w:rsidP="00430C35">
      <w:pPr>
        <w:keepNext/>
        <w:pBdr>
          <w:top w:val="nil"/>
          <w:left w:val="nil"/>
          <w:bottom w:val="nil"/>
          <w:right w:val="nil"/>
          <w:between w:val="nil"/>
        </w:pBdr>
        <w:spacing w:after="0" w:line="360" w:lineRule="auto"/>
        <w:jc w:val="both"/>
        <w:rPr>
          <w:rFonts w:ascii="Arial" w:eastAsia="Arial" w:hAnsi="Arial" w:cs="Arial"/>
          <w:sz w:val="24"/>
          <w:szCs w:val="24"/>
        </w:rPr>
      </w:pPr>
      <w:ins w:id="602" w:author="Author" w:date="2023-06-29T23:59:00Z">
        <w:r>
          <w:rPr>
            <w:rFonts w:ascii="Arial" w:eastAsia="Arial" w:hAnsi="Arial" w:cs="Arial"/>
            <w:sz w:val="24"/>
            <w:szCs w:val="24"/>
          </w:rPr>
          <w:t>These aspec</w:t>
        </w:r>
      </w:ins>
      <w:ins w:id="603" w:author="Author" w:date="2023-06-30T00:00:00Z">
        <w:r>
          <w:rPr>
            <w:rFonts w:ascii="Arial" w:eastAsia="Arial" w:hAnsi="Arial" w:cs="Arial"/>
            <w:sz w:val="24"/>
            <w:szCs w:val="24"/>
          </w:rPr>
          <w:t xml:space="preserve">ts </w:t>
        </w:r>
      </w:ins>
      <w:ins w:id="604" w:author="Author" w:date="2023-06-29T23:59:00Z">
        <w:r>
          <w:rPr>
            <w:rFonts w:ascii="Arial" w:eastAsia="Arial" w:hAnsi="Arial" w:cs="Arial"/>
            <w:sz w:val="24"/>
            <w:szCs w:val="24"/>
          </w:rPr>
          <w:t>become clearer in Fig 3, where</w:t>
        </w:r>
      </w:ins>
      <w:ins w:id="605" w:author="Author" w:date="2023-06-30T00:00:00Z">
        <w:r w:rsidR="0038122A">
          <w:rPr>
            <w:rFonts w:ascii="Arial" w:eastAsia="Arial" w:hAnsi="Arial" w:cs="Arial"/>
            <w:sz w:val="24"/>
            <w:szCs w:val="24"/>
          </w:rPr>
          <w:t xml:space="preserve"> </w:t>
        </w:r>
      </w:ins>
      <w:r w:rsidR="003E095A">
        <w:rPr>
          <w:rFonts w:ascii="Arial" w:eastAsia="Arial" w:hAnsi="Arial" w:cs="Arial"/>
          <w:sz w:val="24"/>
          <w:szCs w:val="24"/>
        </w:rPr>
        <w:t xml:space="preserve">we </w:t>
      </w:r>
      <w:ins w:id="606" w:author="Author" w:date="2023-06-30T00:01:00Z">
        <w:r w:rsidR="00747CAF">
          <w:rPr>
            <w:rFonts w:ascii="Arial" w:eastAsia="Arial" w:hAnsi="Arial" w:cs="Arial"/>
            <w:sz w:val="24"/>
            <w:szCs w:val="24"/>
          </w:rPr>
          <w:t xml:space="preserve">group </w:t>
        </w:r>
      </w:ins>
      <w:del w:id="607" w:author="Author" w:date="2023-06-30T00:01:00Z">
        <w:r w:rsidR="003E095A" w:rsidDel="00747CAF">
          <w:rPr>
            <w:rFonts w:ascii="Arial" w:eastAsia="Arial" w:hAnsi="Arial" w:cs="Arial"/>
            <w:sz w:val="24"/>
            <w:szCs w:val="24"/>
          </w:rPr>
          <w:delText>highlight the</w:delText>
        </w:r>
      </w:del>
      <w:r w:rsidR="003E095A">
        <w:rPr>
          <w:rFonts w:ascii="Arial" w:eastAsia="Arial" w:hAnsi="Arial" w:cs="Arial"/>
          <w:sz w:val="24"/>
          <w:szCs w:val="24"/>
        </w:rPr>
        <w:t xml:space="preserve"> countries </w:t>
      </w:r>
      <w:r w:rsidR="00F40A3A">
        <w:rPr>
          <w:rFonts w:ascii="Arial" w:eastAsia="Arial" w:hAnsi="Arial" w:cs="Arial"/>
          <w:sz w:val="24"/>
          <w:szCs w:val="24"/>
        </w:rPr>
        <w:t>according to</w:t>
      </w:r>
      <w:r w:rsidR="003E095A">
        <w:rPr>
          <w:rFonts w:ascii="Arial" w:eastAsia="Arial" w:hAnsi="Arial" w:cs="Arial"/>
          <w:sz w:val="24"/>
          <w:szCs w:val="24"/>
        </w:rPr>
        <w:t xml:space="preserve"> </w:t>
      </w:r>
      <w:ins w:id="608" w:author="Di Lego Goncalves, Vanessa" w:date="2023-07-03T14:01:00Z">
        <w:r w:rsidR="00691828">
          <w:rPr>
            <w:rFonts w:ascii="Arial" w:eastAsia="Arial" w:hAnsi="Arial" w:cs="Arial"/>
            <w:sz w:val="24"/>
            <w:szCs w:val="24"/>
          </w:rPr>
          <w:t xml:space="preserve">the </w:t>
        </w:r>
      </w:ins>
      <w:r w:rsidR="003E095A">
        <w:rPr>
          <w:rFonts w:ascii="Arial" w:eastAsia="Arial" w:hAnsi="Arial" w:cs="Arial"/>
          <w:sz w:val="24"/>
          <w:szCs w:val="24"/>
        </w:rPr>
        <w:t>total gender gaps in DFLE</w:t>
      </w:r>
      <w:ins w:id="609" w:author="Di Lego Goncalves, Vanessa" w:date="2023-07-03T14:01:00Z">
        <w:r w:rsidR="00691828">
          <w:rPr>
            <w:rFonts w:ascii="Arial" w:eastAsia="Arial" w:hAnsi="Arial" w:cs="Arial"/>
            <w:sz w:val="24"/>
            <w:szCs w:val="24"/>
          </w:rPr>
          <w:t xml:space="preserve"> in years</w:t>
        </w:r>
      </w:ins>
      <w:ins w:id="610" w:author="Author" w:date="2023-06-30T00:03:00Z">
        <w:r w:rsidR="004A7831">
          <w:rPr>
            <w:rFonts w:ascii="Arial" w:eastAsia="Arial" w:hAnsi="Arial" w:cs="Arial"/>
            <w:sz w:val="24"/>
            <w:szCs w:val="24"/>
          </w:rPr>
          <w:t xml:space="preserve"> (Panel A) and CFLE </w:t>
        </w:r>
      </w:ins>
      <w:ins w:id="611" w:author="Author" w:date="2023-06-30T00:04:00Z">
        <w:r w:rsidR="004A7831">
          <w:rPr>
            <w:rFonts w:ascii="Arial" w:eastAsia="Arial" w:hAnsi="Arial" w:cs="Arial"/>
            <w:sz w:val="24"/>
            <w:szCs w:val="24"/>
          </w:rPr>
          <w:t>(Panel B)</w:t>
        </w:r>
      </w:ins>
      <w:r w:rsidR="00BD0C4A">
        <w:rPr>
          <w:rFonts w:ascii="Arial" w:eastAsia="Arial" w:hAnsi="Arial" w:cs="Arial"/>
          <w:sz w:val="24"/>
          <w:szCs w:val="24"/>
        </w:rPr>
        <w:t xml:space="preserve"> and their corresponding </w:t>
      </w:r>
      <w:r w:rsidR="003E095A">
        <w:rPr>
          <w:rFonts w:ascii="Arial" w:eastAsia="Arial" w:hAnsi="Arial" w:cs="Arial"/>
          <w:sz w:val="24"/>
          <w:szCs w:val="24"/>
        </w:rPr>
        <w:t>mortality</w:t>
      </w:r>
      <w:r w:rsidR="002142F6">
        <w:rPr>
          <w:rFonts w:ascii="Arial" w:eastAsia="Arial" w:hAnsi="Arial" w:cs="Arial"/>
          <w:sz w:val="24"/>
          <w:szCs w:val="24"/>
        </w:rPr>
        <w:t xml:space="preserve">, </w:t>
      </w:r>
      <w:r w:rsidR="003E095A">
        <w:rPr>
          <w:rFonts w:ascii="Arial" w:eastAsia="Arial" w:hAnsi="Arial" w:cs="Arial"/>
          <w:sz w:val="24"/>
          <w:szCs w:val="24"/>
        </w:rPr>
        <w:t>disability</w:t>
      </w:r>
      <w:r w:rsidR="002142F6">
        <w:rPr>
          <w:rFonts w:ascii="Arial" w:eastAsia="Arial" w:hAnsi="Arial" w:cs="Arial"/>
          <w:sz w:val="24"/>
          <w:szCs w:val="24"/>
        </w:rPr>
        <w:t>, and chronic</w:t>
      </w:r>
      <w:r w:rsidR="003E095A">
        <w:rPr>
          <w:rFonts w:ascii="Arial" w:eastAsia="Arial" w:hAnsi="Arial" w:cs="Arial"/>
          <w:sz w:val="24"/>
          <w:szCs w:val="24"/>
        </w:rPr>
        <w:t xml:space="preserve"> effects. </w:t>
      </w:r>
      <w:ins w:id="612" w:author="Di Lego Goncalves, Vanessa" w:date="2023-07-03T14:01:00Z">
        <w:r w:rsidR="00952804">
          <w:rPr>
            <w:rFonts w:ascii="Arial" w:eastAsia="Arial" w:hAnsi="Arial" w:cs="Arial"/>
            <w:sz w:val="24"/>
            <w:szCs w:val="24"/>
          </w:rPr>
          <w:t xml:space="preserve">It is </w:t>
        </w:r>
      </w:ins>
      <w:ins w:id="613" w:author="Di Lego Goncalves, Vanessa" w:date="2023-07-03T14:02:00Z">
        <w:r w:rsidR="00952804">
          <w:rPr>
            <w:rFonts w:ascii="Arial" w:eastAsia="Arial" w:hAnsi="Arial" w:cs="Arial"/>
            <w:sz w:val="24"/>
            <w:szCs w:val="24"/>
          </w:rPr>
          <w:t>noticeable how</w:t>
        </w:r>
      </w:ins>
      <w:ins w:id="614" w:author="Di Lego Goncalves, Vanessa" w:date="2023-07-03T14:01:00Z">
        <w:r w:rsidR="00952804">
          <w:rPr>
            <w:rFonts w:ascii="Arial" w:eastAsia="Arial" w:hAnsi="Arial" w:cs="Arial"/>
            <w:sz w:val="24"/>
            <w:szCs w:val="24"/>
          </w:rPr>
          <w:t xml:space="preserve"> very di</w:t>
        </w:r>
      </w:ins>
      <w:ins w:id="615" w:author="Di Lego Goncalves, Vanessa" w:date="2023-07-03T14:02:00Z">
        <w:r w:rsidR="00952804">
          <w:rPr>
            <w:rFonts w:ascii="Arial" w:eastAsia="Arial" w:hAnsi="Arial" w:cs="Arial"/>
            <w:sz w:val="24"/>
            <w:szCs w:val="24"/>
          </w:rPr>
          <w:t>fferent countries can be grouped together</w:t>
        </w:r>
        <w:r w:rsidR="00CA6929">
          <w:rPr>
            <w:rFonts w:ascii="Arial" w:eastAsia="Arial" w:hAnsi="Arial" w:cs="Arial"/>
            <w:sz w:val="24"/>
            <w:szCs w:val="24"/>
          </w:rPr>
          <w:t xml:space="preserve"> when only total gender gaps in DFLE and CFLE are used as criteria</w:t>
        </w:r>
        <w:r w:rsidR="00952804">
          <w:rPr>
            <w:rFonts w:ascii="Arial" w:eastAsia="Arial" w:hAnsi="Arial" w:cs="Arial"/>
            <w:sz w:val="24"/>
            <w:szCs w:val="24"/>
          </w:rPr>
          <w:t xml:space="preserve">. </w:t>
        </w:r>
      </w:ins>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616"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617"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However, since the effect of disability i</w:t>
      </w:r>
      <w:r w:rsidR="00AC5B25">
        <w:rPr>
          <w:rFonts w:ascii="Arial" w:eastAsia="Arial" w:hAnsi="Arial" w:cs="Arial"/>
          <w:sz w:val="24"/>
          <w:szCs w:val="24"/>
        </w:rPr>
        <w:t xml:space="preserve">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D07CE09" w14:textId="77777777" w:rsidR="00A41065" w:rsidRDefault="00A41065" w:rsidP="00714BEC">
      <w:pPr>
        <w:keepNext/>
        <w:spacing w:before="240" w:after="240" w:line="360" w:lineRule="auto"/>
        <w:jc w:val="both"/>
        <w:rPr>
          <w:ins w:id="618" w:author="Author" w:date="2023-06-29T00:13:00Z"/>
          <w:rFonts w:ascii="Arial" w:eastAsia="Arial" w:hAnsi="Arial" w:cs="Arial"/>
          <w:b/>
          <w:sz w:val="24"/>
          <w:szCs w:val="24"/>
          <w:highlight w:val="white"/>
        </w:rPr>
      </w:pPr>
    </w:p>
    <w:p w14:paraId="5A18943D" w14:textId="0488B7AA" w:rsidR="00A41065" w:rsidRDefault="00A41065" w:rsidP="00714BEC">
      <w:pPr>
        <w:keepNext/>
        <w:spacing w:before="240" w:after="240" w:line="360" w:lineRule="auto"/>
        <w:jc w:val="both"/>
        <w:rPr>
          <w:ins w:id="619" w:author="Author" w:date="2023-06-29T00:13:00Z"/>
          <w:rFonts w:ascii="Arial" w:eastAsia="Arial" w:hAnsi="Arial" w:cs="Arial"/>
          <w:b/>
          <w:sz w:val="24"/>
          <w:szCs w:val="24"/>
          <w:highlight w:val="white"/>
        </w:rPr>
      </w:pPr>
      <w:r>
        <w:rPr>
          <w:rFonts w:ascii="Arial" w:eastAsia="Arial" w:hAnsi="Arial" w:cs="Arial"/>
          <w:b/>
          <w:noProof/>
          <w:sz w:val="24"/>
          <w:szCs w:val="24"/>
        </w:rPr>
        <w:drawing>
          <wp:inline distT="0" distB="0" distL="0" distR="0" wp14:anchorId="22D7CCB8" wp14:editId="07E0BED6">
            <wp:extent cx="6470622" cy="3241302"/>
            <wp:effectExtent l="0" t="0" r="6985" b="0"/>
            <wp:docPr id="467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527" name="Picture 4676585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912" cy="3252468"/>
                    </a:xfrm>
                    <a:prstGeom prst="rect">
                      <a:avLst/>
                    </a:prstGeom>
                  </pic:spPr>
                </pic:pic>
              </a:graphicData>
            </a:graphic>
          </wp:inline>
        </w:drawing>
      </w:r>
    </w:p>
    <w:p w14:paraId="3126A44C" w14:textId="2735F616" w:rsidR="00812D86" w:rsidRDefault="00A50CB3" w:rsidP="00B63556">
      <w:pPr>
        <w:keepNext/>
        <w:spacing w:before="240" w:after="240"/>
        <w:jc w:val="both"/>
        <w:rPr>
          <w:rFonts w:ascii="Arial" w:eastAsia="Arial" w:hAnsi="Arial" w:cs="Arial"/>
          <w:sz w:val="18"/>
          <w:szCs w:val="18"/>
          <w:highlight w:val="white"/>
        </w:rPr>
      </w:pPr>
      <w:r>
        <w:rPr>
          <w:rFonts w:ascii="Arial" w:eastAsia="Arial" w:hAnsi="Arial" w:cs="Arial"/>
          <w:b/>
          <w:sz w:val="24"/>
          <w:szCs w:val="24"/>
          <w:highlight w:val="white"/>
        </w:rPr>
        <w:t xml:space="preserve">Fig </w:t>
      </w:r>
      <w:ins w:id="620" w:author="Author" w:date="2023-06-29T00:11:00Z">
        <w:r w:rsidR="009D4099">
          <w:rPr>
            <w:rFonts w:ascii="Arial" w:eastAsia="Arial" w:hAnsi="Arial" w:cs="Arial"/>
            <w:b/>
            <w:sz w:val="24"/>
            <w:szCs w:val="24"/>
            <w:highlight w:val="white"/>
          </w:rPr>
          <w:t>3</w:t>
        </w:r>
      </w:ins>
      <w:del w:id="621" w:author="Author" w:date="2023-06-29T00:11:00Z">
        <w:r w:rsidDel="009D4099">
          <w:rPr>
            <w:rFonts w:ascii="Arial" w:eastAsia="Arial" w:hAnsi="Arial" w:cs="Arial"/>
            <w:b/>
            <w:sz w:val="24"/>
            <w:szCs w:val="24"/>
            <w:highlight w:val="white"/>
          </w:rPr>
          <w:delText>2</w:delText>
        </w:r>
      </w:del>
      <w:r>
        <w:rPr>
          <w:rFonts w:ascii="Arial" w:eastAsia="Arial" w:hAnsi="Arial" w:cs="Arial"/>
          <w:b/>
          <w:sz w:val="24"/>
          <w:szCs w:val="24"/>
          <w:highlight w:val="white"/>
        </w:rPr>
        <w:t>.</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22" w:author="Author" w:date="2023-06-22T19:32:00Z">
        <w:r w:rsidR="000818A2">
          <w:rPr>
            <w:rFonts w:ascii="Arial" w:eastAsia="Arial" w:hAnsi="Arial" w:cs="Arial"/>
            <w:sz w:val="24"/>
            <w:szCs w:val="24"/>
            <w:highlight w:val="white"/>
          </w:rPr>
          <w:t xml:space="preserve"> y and over</w:t>
        </w:r>
      </w:ins>
      <w:del w:id="623"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w:t>
      </w:r>
      <w:ins w:id="624" w:author="Author" w:date="2023-06-29T00:12:00Z">
        <w:r w:rsidR="009D4099">
          <w:rPr>
            <w:rFonts w:ascii="Arial" w:eastAsia="Arial" w:hAnsi="Arial" w:cs="Arial"/>
            <w:sz w:val="24"/>
            <w:szCs w:val="24"/>
            <w:highlight w:val="white"/>
          </w:rPr>
          <w:t xml:space="preserve"> (Panel A)</w:t>
        </w:r>
      </w:ins>
      <w:r>
        <w:rPr>
          <w:rFonts w:ascii="Arial" w:eastAsia="Arial" w:hAnsi="Arial" w:cs="Arial"/>
          <w:sz w:val="24"/>
          <w:szCs w:val="24"/>
          <w:highlight w:val="white"/>
        </w:rPr>
        <w:t xml:space="preserve"> </w:t>
      </w:r>
      <w:ins w:id="625" w:author="Author" w:date="2023-06-29T00:12:00Z">
        <w:r w:rsidR="009D4099">
          <w:rPr>
            <w:rFonts w:ascii="Arial" w:eastAsia="Arial" w:hAnsi="Arial" w:cs="Arial"/>
            <w:sz w:val="24"/>
            <w:szCs w:val="24"/>
            <w:highlight w:val="white"/>
          </w:rPr>
          <w:t>and in chronic disease-free life expectancy (CFLE) at ages 60</w:t>
        </w:r>
      </w:ins>
      <w:ins w:id="626" w:author="Author" w:date="2023-06-30T00:06:00Z">
        <w:r w:rsidR="00681403">
          <w:rPr>
            <w:rFonts w:ascii="Arial" w:eastAsia="Arial" w:hAnsi="Arial" w:cs="Arial"/>
            <w:sz w:val="24"/>
            <w:szCs w:val="24"/>
            <w:highlight w:val="white"/>
          </w:rPr>
          <w:t xml:space="preserve"> y and over</w:t>
        </w:r>
      </w:ins>
      <w:ins w:id="627" w:author="Author" w:date="2023-06-29T00:12:00Z">
        <w:r w:rsidR="009D4099">
          <w:rPr>
            <w:rFonts w:ascii="Arial" w:eastAsia="Arial" w:hAnsi="Arial" w:cs="Arial"/>
            <w:sz w:val="24"/>
            <w:szCs w:val="24"/>
            <w:highlight w:val="white"/>
          </w:rPr>
          <w:t xml:space="preserve"> into mortality and chronic effects (Panel B) </w:t>
        </w:r>
      </w:ins>
      <w:r>
        <w:rPr>
          <w:rFonts w:ascii="Arial" w:eastAsia="Arial" w:hAnsi="Arial" w:cs="Arial"/>
          <w:sz w:val="24"/>
          <w:szCs w:val="24"/>
          <w:highlight w:val="white"/>
        </w:rPr>
        <w:t xml:space="preserve">by country. </w:t>
      </w:r>
      <w:r w:rsidR="00A44106">
        <w:rPr>
          <w:rFonts w:ascii="Arial" w:eastAsia="Arial" w:hAnsi="Arial" w:cs="Arial"/>
          <w:sz w:val="18"/>
          <w:szCs w:val="18"/>
          <w:highlight w:val="white"/>
        </w:rPr>
        <w:t xml:space="preserve">Note: Panel </w:t>
      </w:r>
      <w:proofErr w:type="spellStart"/>
      <w:r w:rsidR="00A44106">
        <w:rPr>
          <w:rFonts w:ascii="Arial" w:eastAsia="Arial" w:hAnsi="Arial" w:cs="Arial"/>
          <w:sz w:val="18"/>
          <w:szCs w:val="18"/>
          <w:highlight w:val="white"/>
        </w:rPr>
        <w:t>A</w:t>
      </w:r>
      <w:del w:id="628" w:author="Author" w:date="2023-06-29T00:13:00Z">
        <w:r w:rsidR="00A44106" w:rsidDel="006263A3">
          <w:rPr>
            <w:rFonts w:ascii="Arial" w:eastAsia="Arial" w:hAnsi="Arial" w:cs="Arial"/>
            <w:sz w:val="18"/>
            <w:szCs w:val="18"/>
            <w:highlight w:val="white"/>
          </w:rPr>
          <w:delText xml:space="preserve"> </w:delText>
        </w:r>
      </w:del>
      <w:ins w:id="629" w:author="Author" w:date="2023-06-29T00:13:00Z">
        <w:r w:rsidR="00A44106">
          <w:rPr>
            <w:rFonts w:ascii="Arial" w:eastAsia="Arial" w:hAnsi="Arial" w:cs="Arial"/>
            <w:sz w:val="18"/>
            <w:szCs w:val="18"/>
            <w:highlight w:val="white"/>
          </w:rPr>
          <w:t>presents</w:t>
        </w:r>
        <w:proofErr w:type="spellEnd"/>
        <w:r w:rsidR="00A44106">
          <w:rPr>
            <w:rFonts w:ascii="Arial" w:eastAsia="Arial" w:hAnsi="Arial" w:cs="Arial"/>
            <w:sz w:val="18"/>
            <w:szCs w:val="18"/>
            <w:highlight w:val="white"/>
          </w:rPr>
          <w:t xml:space="preserve"> selected countries, grouped by their GAP in DFLE (Women-Men) and the contributions of disability and mortality to the total GAP.</w:t>
        </w:r>
      </w:ins>
      <w:del w:id="630" w:author="Author" w:date="2023-06-29T00:13:00Z">
        <w:r w:rsidR="00A44106" w:rsidDel="006263A3">
          <w:rPr>
            <w:rFonts w:ascii="Arial" w:eastAsia="Arial" w:hAnsi="Arial" w:cs="Arial"/>
            <w:sz w:val="18"/>
            <w:szCs w:val="18"/>
            <w:highlight w:val="white"/>
          </w:rPr>
          <w:delText>presents the effects by each country, ranked from the highest to lowest disability contribution</w:delText>
        </w:r>
      </w:del>
      <w:r w:rsidR="00A44106">
        <w:rPr>
          <w:rFonts w:ascii="Arial" w:eastAsia="Arial" w:hAnsi="Arial" w:cs="Arial"/>
          <w:sz w:val="18"/>
          <w:szCs w:val="18"/>
          <w:highlight w:val="white"/>
        </w:rPr>
        <w:t xml:space="preserve">. Panel B presents selected countries, grouped by their GAP in </w:t>
      </w:r>
      <w:ins w:id="631" w:author="Author" w:date="2023-06-29T00:13:00Z">
        <w:r w:rsidR="00A44106">
          <w:rPr>
            <w:rFonts w:ascii="Arial" w:eastAsia="Arial" w:hAnsi="Arial" w:cs="Arial"/>
            <w:sz w:val="18"/>
            <w:szCs w:val="18"/>
            <w:highlight w:val="white"/>
          </w:rPr>
          <w:t>C</w:t>
        </w:r>
      </w:ins>
      <w:del w:id="632" w:author="Author" w:date="2023-06-29T00:13:00Z">
        <w:r w:rsidR="00A44106" w:rsidDel="00436B9E">
          <w:rPr>
            <w:rFonts w:ascii="Arial" w:eastAsia="Arial" w:hAnsi="Arial" w:cs="Arial"/>
            <w:sz w:val="18"/>
            <w:szCs w:val="18"/>
            <w:highlight w:val="white"/>
          </w:rPr>
          <w:delText>D</w:delText>
        </w:r>
      </w:del>
      <w:r w:rsidR="00A44106">
        <w:rPr>
          <w:rFonts w:ascii="Arial" w:eastAsia="Arial" w:hAnsi="Arial" w:cs="Arial"/>
          <w:sz w:val="18"/>
          <w:szCs w:val="18"/>
          <w:highlight w:val="white"/>
        </w:rPr>
        <w:t xml:space="preserve">FLE (Women-Men) and the contributions of </w:t>
      </w:r>
      <w:ins w:id="633" w:author="Author" w:date="2023-06-29T00:13:00Z">
        <w:r w:rsidR="00A44106">
          <w:rPr>
            <w:rFonts w:ascii="Arial" w:eastAsia="Arial" w:hAnsi="Arial" w:cs="Arial"/>
            <w:sz w:val="18"/>
            <w:szCs w:val="18"/>
            <w:highlight w:val="white"/>
          </w:rPr>
          <w:t>chronic</w:t>
        </w:r>
      </w:ins>
      <w:del w:id="634" w:author="Author" w:date="2023-06-29T00:13:00Z">
        <w:r w:rsidR="00A44106" w:rsidDel="00436B9E">
          <w:rPr>
            <w:rFonts w:ascii="Arial" w:eastAsia="Arial" w:hAnsi="Arial" w:cs="Arial"/>
            <w:sz w:val="18"/>
            <w:szCs w:val="18"/>
            <w:highlight w:val="white"/>
          </w:rPr>
          <w:delText>disability</w:delText>
        </w:r>
      </w:del>
      <w:r w:rsidR="00A44106">
        <w:rPr>
          <w:rFonts w:ascii="Arial" w:eastAsia="Arial" w:hAnsi="Arial" w:cs="Arial"/>
          <w:sz w:val="18"/>
          <w:szCs w:val="18"/>
          <w:highlight w:val="white"/>
        </w:rPr>
        <w:t xml:space="preserve"> and mortality to the total GAP.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635"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636" w:author="Author" w:date="2023-06-22T19:33:00Z">
        <w:r w:rsidR="00C73D8D">
          <w:rPr>
            <w:rFonts w:ascii="Arial" w:eastAsia="Arial" w:hAnsi="Arial" w:cs="Arial"/>
            <w:sz w:val="24"/>
            <w:szCs w:val="24"/>
          </w:rPr>
          <w:t xml:space="preserve"> y and over</w:t>
        </w:r>
      </w:ins>
      <w:del w:id="637"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638"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639" w:author="Author" w:date="2023-06-22T19:34:00Z">
        <w:r w:rsidRPr="00A80760" w:rsidDel="00C73D8D">
          <w:rPr>
            <w:rFonts w:ascii="Arial" w:eastAsia="Arial" w:hAnsi="Arial" w:cs="Arial"/>
            <w:sz w:val="24"/>
            <w:szCs w:val="24"/>
          </w:rPr>
          <w:delText xml:space="preserve"> </w:delText>
        </w:r>
      </w:del>
      <w:ins w:id="640"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44C2A910" w:rsidR="003F62F1" w:rsidRPr="00F2560C" w:rsidRDefault="00681403" w:rsidP="00F2560C">
      <w:pPr>
        <w:keepNext/>
        <w:pBdr>
          <w:top w:val="nil"/>
          <w:left w:val="nil"/>
          <w:bottom w:val="nil"/>
          <w:right w:val="nil"/>
          <w:between w:val="nil"/>
        </w:pBdr>
        <w:spacing w:after="0" w:line="360" w:lineRule="auto"/>
        <w:jc w:val="both"/>
        <w:rPr>
          <w:rFonts w:ascii="Arial" w:eastAsia="Arial" w:hAnsi="Arial" w:cs="Arial"/>
          <w:sz w:val="24"/>
          <w:szCs w:val="24"/>
        </w:rPr>
      </w:pPr>
      <w:ins w:id="641" w:author="Author" w:date="2023-06-30T00:05:00Z">
        <w:r>
          <w:rPr>
            <w:rFonts w:ascii="Arial" w:eastAsia="Arial" w:hAnsi="Arial" w:cs="Arial"/>
            <w:sz w:val="24"/>
            <w:szCs w:val="24"/>
            <w:highlight w:val="white"/>
          </w:rPr>
          <w:t xml:space="preserve">Panel B shows </w:t>
        </w:r>
        <w:proofErr w:type="spellStart"/>
        <w:r>
          <w:rPr>
            <w:rFonts w:ascii="Arial" w:eastAsia="Arial" w:hAnsi="Arial" w:cs="Arial"/>
            <w:sz w:val="24"/>
            <w:szCs w:val="24"/>
            <w:highlight w:val="white"/>
          </w:rPr>
          <w:t>the</w:t>
        </w:r>
      </w:ins>
      <w:del w:id="642" w:author="Author" w:date="2023-06-30T00:05:00Z">
        <w:r w:rsidR="00DB1726" w:rsidDel="00681403">
          <w:rPr>
            <w:rFonts w:ascii="Arial" w:eastAsia="Arial" w:hAnsi="Arial" w:cs="Arial"/>
            <w:sz w:val="24"/>
            <w:szCs w:val="24"/>
            <w:highlight w:val="white"/>
          </w:rPr>
          <w:delText xml:space="preserve">Figure 3 </w:delText>
        </w:r>
        <w:r w:rsidR="002F3FE1" w:rsidDel="00681403">
          <w:rPr>
            <w:rFonts w:ascii="Arial" w:eastAsia="Arial" w:hAnsi="Arial" w:cs="Arial"/>
            <w:sz w:val="24"/>
            <w:szCs w:val="24"/>
            <w:highlight w:val="white"/>
          </w:rPr>
          <w:delText>presents the results</w:delText>
        </w:r>
        <w:r w:rsidR="00DB1726" w:rsidDel="00681403">
          <w:rPr>
            <w:rFonts w:ascii="Arial" w:eastAsia="Arial" w:hAnsi="Arial" w:cs="Arial"/>
            <w:sz w:val="24"/>
            <w:szCs w:val="24"/>
            <w:highlight w:val="white"/>
          </w:rPr>
          <w:delText xml:space="preserve"> for the </w:delText>
        </w:r>
      </w:del>
      <w:r w:rsidR="00DB1726">
        <w:rPr>
          <w:rFonts w:ascii="Arial" w:eastAsia="Arial" w:hAnsi="Arial" w:cs="Arial"/>
          <w:sz w:val="24"/>
          <w:szCs w:val="24"/>
          <w:highlight w:val="white"/>
        </w:rPr>
        <w:t>gender</w:t>
      </w:r>
      <w:proofErr w:type="spellEnd"/>
      <w:r w:rsidR="00DB1726">
        <w:rPr>
          <w:rFonts w:ascii="Arial" w:eastAsia="Arial" w:hAnsi="Arial" w:cs="Arial"/>
          <w:sz w:val="24"/>
          <w:szCs w:val="24"/>
          <w:highlight w:val="white"/>
        </w:rPr>
        <w:t xml:space="preserve">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ins w:id="643" w:author="Author" w:date="2023-06-30T00:08:00Z">
        <w:r w:rsidR="008F0E41">
          <w:rPr>
            <w:rFonts w:ascii="Arial" w:eastAsia="Arial" w:hAnsi="Arial" w:cs="Arial"/>
            <w:sz w:val="24"/>
            <w:szCs w:val="24"/>
            <w:highlight w:val="white"/>
          </w:rPr>
          <w:t>, as already shown in Fig 2</w:t>
        </w:r>
      </w:ins>
      <w:r w:rsidR="00106216">
        <w:rPr>
          <w:rFonts w:ascii="Arial" w:eastAsia="Arial" w:hAnsi="Arial" w:cs="Arial"/>
          <w:sz w:val="24"/>
          <w:szCs w:val="24"/>
          <w:highlight w:val="white"/>
        </w:rPr>
        <w:t>.</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67D3737A" w:rsidR="00B133DD" w:rsidDel="00414AB3" w:rsidRDefault="004A558D">
      <w:pPr>
        <w:keepNext/>
        <w:spacing w:before="240" w:after="240" w:line="360" w:lineRule="auto"/>
        <w:jc w:val="both"/>
        <w:rPr>
          <w:del w:id="644" w:author="Author" w:date="2023-06-30T00:06:00Z"/>
          <w:rFonts w:ascii="Arial" w:eastAsia="Arial" w:hAnsi="Arial" w:cs="Arial"/>
          <w:sz w:val="24"/>
          <w:szCs w:val="24"/>
          <w:highlight w:val="white"/>
        </w:rPr>
      </w:pPr>
      <w:del w:id="645" w:author="Author" w:date="2023-06-23T12:22:00Z">
        <w:r w:rsidDel="004041B8">
          <w:rPr>
            <w:rFonts w:ascii="Arial" w:eastAsia="Arial" w:hAnsi="Arial" w:cs="Arial"/>
            <w:noProof/>
            <w:sz w:val="24"/>
            <w:szCs w:val="24"/>
          </w:rPr>
          <w:drawing>
            <wp:inline distT="0" distB="0" distL="0" distR="0" wp14:anchorId="78A878BD" wp14:editId="078A9F1D">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del>
    </w:p>
    <w:p w14:paraId="00000057" w14:textId="3E0F3E02" w:rsidR="00B133DD" w:rsidRDefault="00A50CB3">
      <w:pPr>
        <w:keepNext/>
        <w:spacing w:before="240" w:after="240" w:line="360" w:lineRule="auto"/>
        <w:jc w:val="both"/>
        <w:rPr>
          <w:rFonts w:ascii="Arial" w:eastAsia="Arial" w:hAnsi="Arial" w:cs="Arial"/>
          <w:sz w:val="18"/>
          <w:szCs w:val="18"/>
          <w:highlight w:val="white"/>
        </w:rPr>
      </w:pPr>
      <w:del w:id="646" w:author="Author" w:date="2023-06-30T00:06:00Z">
        <w:r w:rsidDel="00414AB3">
          <w:rPr>
            <w:rFonts w:ascii="Arial" w:eastAsia="Arial" w:hAnsi="Arial" w:cs="Arial"/>
            <w:b/>
            <w:sz w:val="24"/>
            <w:szCs w:val="24"/>
            <w:highlight w:val="white"/>
          </w:rPr>
          <w:delText>Figure 3.</w:delText>
        </w:r>
        <w:r w:rsidDel="00414AB3">
          <w:rPr>
            <w:rFonts w:ascii="Arial" w:eastAsia="Arial" w:hAnsi="Arial" w:cs="Arial"/>
            <w:sz w:val="24"/>
            <w:szCs w:val="24"/>
            <w:highlight w:val="white"/>
          </w:rPr>
          <w:delText xml:space="preserve"> Decomposition of the gender gap </w:delText>
        </w:r>
        <w:r w:rsidR="00AA546F" w:rsidDel="00414AB3">
          <w:rPr>
            <w:rFonts w:ascii="Arial" w:eastAsia="Arial" w:hAnsi="Arial" w:cs="Arial"/>
            <w:sz w:val="24"/>
            <w:szCs w:val="24"/>
          </w:rPr>
          <w:delText xml:space="preserve">(women-men) </w:delText>
        </w:r>
        <w:r w:rsidDel="00414AB3">
          <w:rPr>
            <w:rFonts w:ascii="Arial" w:eastAsia="Arial" w:hAnsi="Arial" w:cs="Arial"/>
            <w:sz w:val="24"/>
            <w:szCs w:val="24"/>
            <w:highlight w:val="white"/>
          </w:rPr>
          <w:delText xml:space="preserve">in chronic disease-free life expectancy (CFLE) at ages 60+ into mortality and chronic effects by country. </w:delText>
        </w:r>
        <w:r w:rsidR="0083595B" w:rsidRPr="00B175C7" w:rsidDel="00414AB3">
          <w:rPr>
            <w:rFonts w:ascii="Arial" w:hAnsi="Arial" w:cs="Arial"/>
            <w:color w:val="000000"/>
            <w:sz w:val="18"/>
            <w:szCs w:val="18"/>
            <w:shd w:val="clear" w:color="auto" w:fill="FFFFFF"/>
          </w:rPr>
          <w:delText xml:space="preserve">Source: Gateway to Global Aging Data, Produced by the Program on Global Aging, Health &amp; Policy, University of Southern California with funding from the National Institute on Aging (R01 AG030153). </w:delText>
        </w:r>
        <w:r w:rsidDel="00414AB3">
          <w:rPr>
            <w:rFonts w:ascii="Arial" w:eastAsia="Arial" w:hAnsi="Arial" w:cs="Arial"/>
            <w:sz w:val="18"/>
            <w:szCs w:val="18"/>
            <w:highlight w:val="white"/>
          </w:rPr>
          <w:delText>Note: Panel A presents the effects by each country, ranked from the highest to lowest chronic disease contribution. Panel B presents selected countries, grouped by their GAP in CFLE (Women-Men) and the contributions of chronic and mortality to the total GAP</w:delText>
        </w:r>
      </w:del>
      <w:r>
        <w:rPr>
          <w:rFonts w:ascii="Arial" w:eastAsia="Arial" w:hAnsi="Arial" w:cs="Arial"/>
          <w:sz w:val="18"/>
          <w:szCs w:val="18"/>
          <w:highlight w:val="white"/>
        </w:rPr>
        <w:t>.</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47" w:author="Author" w:date="2023-06-22T19:34:00Z">
        <w:r w:rsidR="00E15B78">
          <w:rPr>
            <w:rFonts w:ascii="Arial" w:eastAsia="Arial" w:hAnsi="Arial" w:cs="Arial"/>
            <w:sz w:val="24"/>
            <w:szCs w:val="24"/>
            <w:highlight w:val="white"/>
          </w:rPr>
          <w:t xml:space="preserve"> y and over</w:t>
        </w:r>
      </w:ins>
      <w:del w:id="648"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C8455A">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C8455A">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C8455A">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C8455A">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C8455A">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C8455A">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C8455A">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C8455A">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C8455A">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C8455A">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C8455A">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C8455A">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C8455A">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C8455A">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C8455A">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C8455A">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C8455A">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C8455A">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C8455A">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C8455A">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C8455A">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C8455A">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C8455A">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C8455A">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C8455A">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C8455A">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C8455A">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C8455A">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C8455A">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C8455A">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64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650" w:author="Author" w:date="2023-06-22T19:34:00Z">
        <w:r w:rsidR="00E15B78">
          <w:rPr>
            <w:rFonts w:ascii="Arial" w:eastAsia="Arial" w:hAnsi="Arial" w:cs="Arial"/>
            <w:sz w:val="24"/>
            <w:szCs w:val="24"/>
            <w:highlight w:val="white"/>
          </w:rPr>
          <w:t xml:space="preserve"> y and over</w:t>
        </w:r>
      </w:ins>
      <w:del w:id="651"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1ACFB1C7" w14:textId="07C86878" w:rsidR="00C4275A"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w:t>
      </w:r>
      <w:ins w:id="652" w:author="Di Lego Goncalves, Vanessa" w:date="2023-07-03T14:04:00Z">
        <w:r w:rsidR="00E853A8">
          <w:rPr>
            <w:rFonts w:ascii="Arial" w:eastAsia="Arial" w:hAnsi="Arial" w:cs="Arial"/>
            <w:sz w:val="24"/>
            <w:szCs w:val="24"/>
            <w:highlight w:val="white"/>
          </w:rPr>
          <w:t>s</w:t>
        </w:r>
      </w:ins>
      <w:del w:id="653" w:author="Di Lego Goncalves, Vanessa" w:date="2023-07-03T14:04:00Z">
        <w:r w:rsidDel="00E853A8">
          <w:rPr>
            <w:rFonts w:ascii="Arial" w:eastAsia="Arial" w:hAnsi="Arial" w:cs="Arial"/>
            <w:sz w:val="24"/>
            <w:szCs w:val="24"/>
            <w:highlight w:val="white"/>
          </w:rPr>
          <w:delText>ures</w:delText>
        </w:r>
      </w:del>
      <w:r>
        <w:rPr>
          <w:rFonts w:ascii="Arial" w:eastAsia="Arial" w:hAnsi="Arial" w:cs="Arial"/>
          <w:sz w:val="24"/>
          <w:szCs w:val="24"/>
          <w:highlight w:val="white"/>
        </w:rPr>
        <w:t xml:space="preserve"> 2</w:t>
      </w:r>
      <w:ins w:id="654" w:author="Di Lego Goncalves, Vanessa" w:date="2023-07-03T14:04:00Z">
        <w:r w:rsidR="00E853A8">
          <w:rPr>
            <w:rFonts w:ascii="Arial" w:eastAsia="Arial" w:hAnsi="Arial" w:cs="Arial"/>
            <w:sz w:val="24"/>
            <w:szCs w:val="24"/>
            <w:highlight w:val="white"/>
          </w:rPr>
          <w:t xml:space="preserve"> and </w:t>
        </w:r>
      </w:ins>
      <w:r>
        <w:rPr>
          <w:rFonts w:ascii="Arial" w:eastAsia="Arial" w:hAnsi="Arial" w:cs="Arial"/>
          <w:sz w:val="24"/>
          <w:szCs w:val="24"/>
          <w:highlight w:val="white"/>
        </w:rPr>
        <w:t>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ins w:id="655" w:author="Author" w:date="2023-06-30T00:11:00Z">
        <w:r w:rsidR="00D90DD5">
          <w:rPr>
            <w:rFonts w:ascii="Arial" w:eastAsia="Arial" w:hAnsi="Arial" w:cs="Arial"/>
            <w:sz w:val="24"/>
            <w:szCs w:val="24"/>
            <w:highlight w:val="white"/>
          </w:rPr>
          <w:t xml:space="preserve"> is</w:t>
        </w:r>
      </w:ins>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ins w:id="656" w:author="Di Lego Goncalves, Vanessa" w:date="2023-07-03T14:04:00Z">
        <w:r w:rsidR="007D04CA">
          <w:rPr>
            <w:rFonts w:ascii="Arial" w:eastAsia="Arial" w:hAnsi="Arial" w:cs="Arial"/>
            <w:sz w:val="24"/>
            <w:szCs w:val="24"/>
            <w:highlight w:val="white"/>
          </w:rPr>
          <w:t xml:space="preserve">total </w:t>
        </w:r>
      </w:ins>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w:t>
      </w:r>
      <w:proofErr w:type="spellStart"/>
      <w:r>
        <w:rPr>
          <w:rFonts w:ascii="Arial" w:eastAsia="Arial" w:hAnsi="Arial" w:cs="Arial"/>
          <w:sz w:val="24"/>
          <w:szCs w:val="24"/>
          <w:highlight w:val="white"/>
        </w:rPr>
        <w:t>pattern</w:t>
      </w:r>
      <w:del w:id="657" w:author="Author" w:date="2023-06-30T00:14:00Z">
        <w:r w:rsidDel="000E12D3">
          <w:rPr>
            <w:rFonts w:ascii="Arial" w:eastAsia="Arial" w:hAnsi="Arial" w:cs="Arial"/>
            <w:sz w:val="24"/>
            <w:szCs w:val="24"/>
            <w:highlight w:val="white"/>
          </w:rPr>
          <w:delText xml:space="preserve"> </w:delText>
        </w:r>
      </w:del>
      <w:r>
        <w:rPr>
          <w:rFonts w:ascii="Arial" w:eastAsia="Arial" w:hAnsi="Arial" w:cs="Arial"/>
          <w:sz w:val="24"/>
          <w:szCs w:val="24"/>
          <w:highlight w:val="white"/>
        </w:rPr>
        <w:t>across</w:t>
      </w:r>
      <w:proofErr w:type="spellEnd"/>
      <w:r>
        <w:rPr>
          <w:rFonts w:ascii="Arial" w:eastAsia="Arial" w:hAnsi="Arial" w:cs="Arial"/>
          <w:sz w:val="24"/>
          <w:szCs w:val="24"/>
          <w:highlight w:val="white"/>
        </w:rPr>
        <w:t xml:space="preserve"> countries as regards</w:t>
      </w:r>
      <w:del w:id="658" w:author="Author" w:date="2023-06-30T00:14:00Z">
        <w:r w:rsidDel="000E12D3">
          <w:rPr>
            <w:rFonts w:ascii="Arial" w:eastAsia="Arial" w:hAnsi="Arial" w:cs="Arial"/>
            <w:sz w:val="24"/>
            <w:szCs w:val="24"/>
            <w:highlight w:val="white"/>
          </w:rPr>
          <w:delText xml:space="preserve"> their gender gap in</w:delText>
        </w:r>
      </w:del>
      <w:r>
        <w:rPr>
          <w:rFonts w:ascii="Arial" w:eastAsia="Arial" w:hAnsi="Arial" w:cs="Arial"/>
          <w:sz w:val="24"/>
          <w:szCs w:val="24"/>
          <w:highlight w:val="white"/>
        </w:rPr>
        <w:t xml:space="preserve"> DFLE and CFLE signals that </w:t>
      </w:r>
      <w:del w:id="659" w:author="Author" w:date="2023-06-30T00:15:00Z">
        <w:r w:rsidDel="000E12D3">
          <w:rPr>
            <w:rFonts w:ascii="Arial" w:eastAsia="Arial" w:hAnsi="Arial" w:cs="Arial"/>
            <w:sz w:val="24"/>
            <w:szCs w:val="24"/>
            <w:highlight w:val="white"/>
          </w:rPr>
          <w:delText xml:space="preserve">similar </w:delText>
        </w:r>
      </w:del>
      <w:r>
        <w:rPr>
          <w:rFonts w:ascii="Arial" w:eastAsia="Arial" w:hAnsi="Arial" w:cs="Arial"/>
          <w:sz w:val="24"/>
          <w:szCs w:val="24"/>
          <w:highlight w:val="white"/>
        </w:rPr>
        <w:t xml:space="preserve">gaps do not necessarily capture </w:t>
      </w:r>
      <w:del w:id="660" w:author="Author" w:date="2023-06-30T00:15:00Z">
        <w:r w:rsidDel="000E12D3">
          <w:rPr>
            <w:rFonts w:ascii="Arial" w:eastAsia="Arial" w:hAnsi="Arial" w:cs="Arial"/>
            <w:sz w:val="24"/>
            <w:szCs w:val="24"/>
            <w:highlight w:val="white"/>
          </w:rPr>
          <w:delText xml:space="preserve">the </w:delText>
        </w:r>
      </w:del>
      <w:r>
        <w:rPr>
          <w:rFonts w:ascii="Arial" w:eastAsia="Arial" w:hAnsi="Arial" w:cs="Arial"/>
          <w:sz w:val="24"/>
          <w:szCs w:val="24"/>
          <w:highlight w:val="white"/>
        </w:rPr>
        <w:t>inequality in health conditions across women and men in these countries</w:t>
      </w:r>
      <w:ins w:id="661" w:author="Author" w:date="2023-06-30T00:11:00Z">
        <w:r w:rsidR="000E12D3">
          <w:rPr>
            <w:rFonts w:ascii="Arial" w:eastAsia="Arial" w:hAnsi="Arial" w:cs="Arial"/>
            <w:sz w:val="24"/>
            <w:szCs w:val="24"/>
            <w:highlight w:val="white"/>
          </w:rPr>
          <w:t xml:space="preserve"> and</w:t>
        </w:r>
      </w:ins>
      <w:ins w:id="662" w:author="Author" w:date="2023-06-30T00:12:00Z">
        <w:r w:rsidR="000E12D3">
          <w:rPr>
            <w:rFonts w:ascii="Arial" w:eastAsia="Arial" w:hAnsi="Arial" w:cs="Arial"/>
            <w:sz w:val="24"/>
            <w:szCs w:val="24"/>
            <w:highlight w:val="white"/>
          </w:rPr>
          <w:t xml:space="preserve"> should </w:t>
        </w:r>
      </w:ins>
      <w:ins w:id="663" w:author="Author" w:date="2023-06-30T00:14:00Z">
        <w:r w:rsidR="000E12D3">
          <w:rPr>
            <w:rFonts w:ascii="Arial" w:eastAsia="Arial" w:hAnsi="Arial" w:cs="Arial"/>
            <w:sz w:val="24"/>
            <w:szCs w:val="24"/>
            <w:highlight w:val="white"/>
          </w:rPr>
          <w:t xml:space="preserve">thus </w:t>
        </w:r>
      </w:ins>
      <w:ins w:id="664" w:author="Author" w:date="2023-06-30T00:12:00Z">
        <w:r w:rsidR="000E12D3">
          <w:rPr>
            <w:rFonts w:ascii="Arial" w:eastAsia="Arial" w:hAnsi="Arial" w:cs="Arial"/>
            <w:sz w:val="24"/>
            <w:szCs w:val="24"/>
            <w:highlight w:val="white"/>
          </w:rPr>
          <w:t xml:space="preserve">be </w:t>
        </w:r>
      </w:ins>
      <w:ins w:id="665" w:author="Author" w:date="2023-06-30T00:15:00Z">
        <w:r w:rsidR="000E12D3">
          <w:rPr>
            <w:rFonts w:ascii="Arial" w:eastAsia="Arial" w:hAnsi="Arial" w:cs="Arial"/>
            <w:sz w:val="24"/>
            <w:szCs w:val="24"/>
            <w:highlight w:val="white"/>
          </w:rPr>
          <w:t>interpreted</w:t>
        </w:r>
      </w:ins>
      <w:ins w:id="666" w:author="Author" w:date="2023-06-30T00:12:00Z">
        <w:r w:rsidR="000E12D3">
          <w:rPr>
            <w:rFonts w:ascii="Arial" w:eastAsia="Arial" w:hAnsi="Arial" w:cs="Arial"/>
            <w:sz w:val="24"/>
            <w:szCs w:val="24"/>
            <w:highlight w:val="white"/>
          </w:rPr>
          <w:t xml:space="preserve"> with caution</w:t>
        </w:r>
      </w:ins>
      <w:r>
        <w:rPr>
          <w:rFonts w:ascii="Arial" w:eastAsia="Arial" w:hAnsi="Arial" w:cs="Arial"/>
          <w:sz w:val="24"/>
          <w:szCs w:val="24"/>
          <w:highlight w:val="white"/>
        </w:rPr>
        <w:t xml:space="preserve">.    </w:t>
      </w:r>
    </w:p>
    <w:p w14:paraId="0000026E" w14:textId="73C86EB8"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w:t>
      </w:r>
      <w:del w:id="667" w:author="Di Lego Goncalves, Vanessa" w:date="2023-07-03T14:04:00Z">
        <w:r w:rsidRPr="00ED5BF3" w:rsidDel="007D04CA">
          <w:rPr>
            <w:rFonts w:ascii="Arial" w:eastAsia="Arial" w:hAnsi="Arial" w:cs="Arial"/>
            <w:sz w:val="24"/>
            <w:szCs w:val="24"/>
          </w:rPr>
          <w:delText>ure</w:delText>
        </w:r>
      </w:del>
      <w:r w:rsidRPr="00ED5BF3">
        <w:rPr>
          <w:rFonts w:ascii="Arial" w:eastAsia="Arial" w:hAnsi="Arial" w:cs="Arial"/>
          <w:sz w:val="24"/>
          <w:szCs w:val="24"/>
        </w:rPr>
        <w:t xml:space="preserve"> 4 </w:t>
      </w:r>
      <w:ins w:id="668" w:author="Di Lego Goncalves, Vanessa" w:date="2023-07-03T14:04:00Z">
        <w:r w:rsidR="007D04CA">
          <w:rPr>
            <w:rFonts w:ascii="Arial" w:eastAsia="Arial" w:hAnsi="Arial" w:cs="Arial"/>
            <w:sz w:val="24"/>
            <w:szCs w:val="24"/>
          </w:rPr>
          <w:t xml:space="preserve">further </w:t>
        </w:r>
      </w:ins>
      <w:r w:rsidRPr="00ED5BF3">
        <w:rPr>
          <w:rFonts w:ascii="Arial" w:eastAsia="Arial" w:hAnsi="Arial" w:cs="Arial"/>
          <w:sz w:val="24"/>
          <w:szCs w:val="24"/>
        </w:rPr>
        <w:t>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2E931C44" w:rsidR="00B133DD" w:rsidRDefault="00A50CB3" w:rsidP="00E808A0">
      <w:pPr>
        <w:keepNext/>
        <w:spacing w:before="240" w:after="240"/>
        <w:jc w:val="both"/>
        <w:rPr>
          <w:rFonts w:ascii="Georgia" w:eastAsia="Georgia" w:hAnsi="Georgia" w:cs="Georgia"/>
          <w:sz w:val="24"/>
          <w:szCs w:val="24"/>
          <w:highlight w:val="white"/>
        </w:rPr>
      </w:pPr>
      <w:r>
        <w:rPr>
          <w:rFonts w:ascii="Arial" w:eastAsia="Arial" w:hAnsi="Arial" w:cs="Arial"/>
          <w:b/>
          <w:sz w:val="24"/>
          <w:szCs w:val="24"/>
          <w:highlight w:val="white"/>
        </w:rPr>
        <w:t>Fig</w:t>
      </w:r>
      <w:del w:id="669" w:author="Di Lego Goncalves, Vanessa" w:date="2023-07-03T14:05:00Z">
        <w:r w:rsidDel="007D04CA">
          <w:rPr>
            <w:rFonts w:ascii="Arial" w:eastAsia="Arial" w:hAnsi="Arial" w:cs="Arial"/>
            <w:b/>
            <w:sz w:val="24"/>
            <w:szCs w:val="24"/>
            <w:highlight w:val="white"/>
          </w:rPr>
          <w:delText>ure</w:delText>
        </w:r>
      </w:del>
      <w:r>
        <w:rPr>
          <w:rFonts w:ascii="Arial" w:eastAsia="Arial" w:hAnsi="Arial" w:cs="Arial"/>
          <w:b/>
          <w:sz w:val="24"/>
          <w:szCs w:val="24"/>
          <w:highlight w:val="white"/>
        </w:rPr>
        <w:t xml:space="preserv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del w:id="670" w:author="Author" w:date="2023-06-30T00:19:00Z">
        <w:r w:rsidR="00725202" w:rsidDel="00A4627A">
          <w:rPr>
            <w:rFonts w:ascii="Arial" w:eastAsia="Arial" w:hAnsi="Arial" w:cs="Arial"/>
            <w:sz w:val="24"/>
            <w:szCs w:val="24"/>
            <w:highlight w:val="white"/>
          </w:rPr>
          <w:delText>(</w:delText>
        </w:r>
      </w:del>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ins w:id="671" w:author="Author" w:date="2023-06-30T00:19:00Z">
        <w:r w:rsidR="00FC1463">
          <w:rPr>
            <w:rFonts w:ascii="Arial" w:eastAsia="Arial" w:hAnsi="Arial" w:cs="Arial"/>
            <w:sz w:val="24"/>
            <w:szCs w:val="24"/>
            <w:highlight w:val="white"/>
          </w:rPr>
          <w:t xml:space="preserve"> female disadvantage in gender</w:t>
        </w:r>
      </w:ins>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del w:id="672" w:author="Author" w:date="2023-06-30T00:20:00Z">
        <w:r w:rsidR="00725202" w:rsidDel="00A4627A">
          <w:rPr>
            <w:rFonts w:ascii="Arial" w:eastAsia="Arial" w:hAnsi="Arial" w:cs="Arial"/>
            <w:sz w:val="24"/>
            <w:szCs w:val="24"/>
            <w:highlight w:val="white"/>
          </w:rPr>
          <w:delText xml:space="preserve">) </w:delText>
        </w:r>
        <w:r w:rsidR="007E0FF4" w:rsidDel="00A4627A">
          <w:rPr>
            <w:rFonts w:ascii="Arial" w:eastAsia="Arial" w:hAnsi="Arial" w:cs="Arial"/>
            <w:sz w:val="24"/>
            <w:szCs w:val="24"/>
            <w:highlight w:val="white"/>
          </w:rPr>
          <w:delText>by</w:delText>
        </w:r>
        <w:r w:rsidDel="00A4627A">
          <w:rPr>
            <w:rFonts w:ascii="Arial" w:eastAsia="Arial" w:hAnsi="Arial" w:cs="Arial"/>
            <w:sz w:val="24"/>
            <w:szCs w:val="24"/>
            <w:highlight w:val="white"/>
          </w:rPr>
          <w:delText xml:space="preserve"> gender gap</w:delText>
        </w:r>
      </w:del>
      <w:r>
        <w:rPr>
          <w:rFonts w:ascii="Arial" w:eastAsia="Arial" w:hAnsi="Arial" w:cs="Arial"/>
          <w:sz w:val="24"/>
          <w:szCs w:val="24"/>
          <w:highlight w:val="white"/>
        </w:rPr>
        <w:t xml:space="preserve">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disability</w:t>
      </w:r>
      <w:ins w:id="673" w:author="Author" w:date="2023-06-30T00:20:00Z">
        <w:r w:rsidR="00A4627A">
          <w:rPr>
            <w:rFonts w:ascii="Arial" w:eastAsia="Arial" w:hAnsi="Arial" w:cs="Arial"/>
            <w:sz w:val="24"/>
            <w:szCs w:val="24"/>
            <w:highlight w:val="white"/>
          </w:rPr>
          <w:t>,</w:t>
        </w:r>
      </w:ins>
      <w:r w:rsidR="007E0FF4">
        <w:rPr>
          <w:rFonts w:ascii="Arial" w:eastAsia="Arial" w:hAnsi="Arial" w:cs="Arial"/>
          <w:sz w:val="24"/>
          <w:szCs w:val="24"/>
          <w:highlight w:val="white"/>
        </w:rPr>
        <w:t xml:space="preserve"> </w:t>
      </w:r>
      <w:del w:id="674" w:author="Author" w:date="2023-06-30T00:20:00Z">
        <w:r w:rsidR="007E0FF4" w:rsidDel="00A4627A">
          <w:rPr>
            <w:rFonts w:ascii="Arial" w:eastAsia="Arial" w:hAnsi="Arial" w:cs="Arial"/>
            <w:sz w:val="24"/>
            <w:szCs w:val="24"/>
            <w:highlight w:val="white"/>
          </w:rPr>
          <w:delText xml:space="preserve">and </w:delText>
        </w:r>
      </w:del>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ins w:id="675" w:author="Author" w:date="2023-06-30T00:20:00Z">
        <w:r w:rsidR="00A4627A">
          <w:rPr>
            <w:rFonts w:ascii="Arial" w:eastAsia="Arial" w:hAnsi="Arial" w:cs="Arial"/>
            <w:sz w:val="24"/>
            <w:szCs w:val="24"/>
            <w:highlight w:val="white"/>
          </w:rPr>
          <w:t>,</w:t>
        </w:r>
      </w:ins>
      <w:del w:id="676" w:author="Author" w:date="2023-06-30T00:20:00Z">
        <w:r w:rsidR="00C27F32" w:rsidDel="00A4627A">
          <w:rPr>
            <w:rFonts w:ascii="Arial" w:eastAsia="Arial" w:hAnsi="Arial" w:cs="Arial"/>
            <w:sz w:val="24"/>
            <w:szCs w:val="24"/>
            <w:highlight w:val="white"/>
          </w:rPr>
          <w:delText xml:space="preserve">, </w:delText>
        </w:r>
      </w:del>
      <w:r w:rsidR="00C27F32">
        <w:rPr>
          <w:rFonts w:ascii="Arial" w:eastAsia="Arial" w:hAnsi="Arial" w:cs="Arial"/>
          <w:sz w:val="24"/>
          <w:szCs w:val="24"/>
          <w:highlight w:val="white"/>
        </w:rPr>
        <w:t xml:space="preserve">and the </w:t>
      </w:r>
      <w:commentRangeStart w:id="677"/>
      <w:commentRangeStart w:id="678"/>
      <w:r w:rsidR="00C27F32">
        <w:rPr>
          <w:rFonts w:ascii="Arial" w:eastAsia="Arial" w:hAnsi="Arial" w:cs="Arial"/>
          <w:sz w:val="24"/>
          <w:szCs w:val="24"/>
          <w:highlight w:val="white"/>
        </w:rPr>
        <w:t xml:space="preserve">contribution of </w:t>
      </w:r>
      <w:commentRangeEnd w:id="677"/>
      <w:r w:rsidR="004C0A67">
        <w:rPr>
          <w:rStyle w:val="CommentReference"/>
          <w:rFonts w:ascii="Times New Roman" w:eastAsia="Times New Roman" w:hAnsi="Times New Roman" w:cs="Times New Roman"/>
        </w:rPr>
        <w:commentReference w:id="677"/>
      </w:r>
      <w:commentRangeEnd w:id="678"/>
      <w:r w:rsidR="00994A69">
        <w:rPr>
          <w:rStyle w:val="CommentReference"/>
          <w:rFonts w:ascii="Times New Roman" w:eastAsia="Times New Roman" w:hAnsi="Times New Roman" w:cs="Times New Roman"/>
        </w:rPr>
        <w:commentReference w:id="678"/>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5B5292">
        <w:rPr>
          <w:rFonts w:ascii="Arial" w:eastAsia="Arial" w:hAnsi="Arial" w:cs="Arial"/>
          <w:sz w:val="24"/>
          <w:szCs w:val="24"/>
          <w:highlight w:val="white"/>
        </w:rPr>
        <w:t xml:space="preserve"> </w:t>
      </w:r>
      <w:ins w:id="679" w:author="Author" w:date="2023-06-30T00:18:00Z">
        <w:r w:rsidR="005B5292">
          <w:rPr>
            <w:rFonts w:ascii="Arial" w:eastAsia="Arial" w:hAnsi="Arial" w:cs="Arial"/>
            <w:sz w:val="24"/>
            <w:szCs w:val="24"/>
            <w:highlight w:val="white"/>
          </w:rPr>
          <w:t>y and over</w:t>
        </w:r>
      </w:ins>
      <w:del w:id="680" w:author="Author" w:date="2023-06-30T00:18:00Z">
        <w:r w:rsidR="005B5292" w:rsidDel="005B5292">
          <w:rPr>
            <w:rFonts w:ascii="Arial" w:eastAsia="Arial" w:hAnsi="Arial" w:cs="Arial"/>
            <w:sz w:val="24"/>
            <w:szCs w:val="24"/>
            <w:highlight w:val="white"/>
          </w:rPr>
          <w:delText>+</w:delText>
        </w:r>
      </w:del>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the ranking is from low</w:t>
      </w:r>
      <w:ins w:id="681" w:author="Author" w:date="2023-06-30T00:18:00Z">
        <w:r w:rsidR="005B5292">
          <w:rPr>
            <w:rFonts w:ascii="Arial" w:eastAsia="Arial" w:hAnsi="Arial" w:cs="Arial"/>
            <w:sz w:val="18"/>
            <w:szCs w:val="18"/>
            <w:highlight w:val="white"/>
          </w:rPr>
          <w:t xml:space="preserve"> female advantage</w:t>
        </w:r>
      </w:ins>
      <w:r w:rsidR="00CA569A">
        <w:rPr>
          <w:rFonts w:ascii="Arial" w:eastAsia="Arial" w:hAnsi="Arial" w:cs="Arial"/>
          <w:sz w:val="18"/>
          <w:szCs w:val="18"/>
          <w:highlight w:val="white"/>
        </w:rPr>
        <w:t xml:space="preserve"> to high </w:t>
      </w:r>
      <w:del w:id="682" w:author="Author" w:date="2023-06-30T00:18:00Z">
        <w:r w:rsidR="00CA569A" w:rsidDel="005B5292">
          <w:rPr>
            <w:rFonts w:ascii="Arial" w:eastAsia="Arial" w:hAnsi="Arial" w:cs="Arial"/>
            <w:sz w:val="18"/>
            <w:szCs w:val="18"/>
            <w:highlight w:val="white"/>
          </w:rPr>
          <w:delText xml:space="preserve">gap </w:delText>
        </w:r>
      </w:del>
      <w:ins w:id="683" w:author="Author" w:date="2023-06-30T00:18:00Z">
        <w:r w:rsidR="005B5292">
          <w:rPr>
            <w:rFonts w:ascii="Arial" w:eastAsia="Arial" w:hAnsi="Arial" w:cs="Arial"/>
            <w:sz w:val="18"/>
            <w:szCs w:val="18"/>
            <w:highlight w:val="white"/>
          </w:rPr>
          <w:t xml:space="preserve"> </w:t>
        </w:r>
      </w:ins>
      <w:r w:rsidR="00A14635">
        <w:rPr>
          <w:rFonts w:ascii="Arial" w:eastAsia="Arial" w:hAnsi="Arial" w:cs="Arial"/>
          <w:sz w:val="18"/>
          <w:szCs w:val="18"/>
          <w:highlight w:val="white"/>
        </w:rPr>
        <w:t>and in terms of disability and chronic from low to high contributions of these components to the total gap.</w:t>
      </w:r>
      <w:r w:rsidR="00492D7E">
        <w:rPr>
          <w:rFonts w:ascii="Arial" w:eastAsia="Arial" w:hAnsi="Arial" w:cs="Arial"/>
          <w:sz w:val="18"/>
          <w:szCs w:val="18"/>
          <w:highlight w:val="white"/>
        </w:rPr>
        <w:t xml:space="preserve"> </w:t>
      </w:r>
      <w:r w:rsidR="00492D7E" w:rsidRPr="00492D7E">
        <w:rPr>
          <w:rFonts w:ascii="Arial" w:eastAsia="Arial" w:hAnsi="Arial" w:cs="Arial"/>
          <w:sz w:val="18"/>
          <w:szCs w:val="18"/>
        </w:rPr>
        <w:t>Source: Gateway to Global Aging Data, Produced by the Program on Global Aging, Health &amp; Policy, University of Southern California with funding from the National Institute on Aging (R01 AG030153).</w:t>
      </w:r>
    </w:p>
    <w:p w14:paraId="3DBDEFC5" w14:textId="70331944" w:rsidR="00563974" w:rsidRPr="005A0B32" w:rsidRDefault="00563974" w:rsidP="00E808A0">
      <w:pPr>
        <w:keepNext/>
        <w:spacing w:before="240" w:after="240"/>
        <w:jc w:val="both"/>
        <w:rPr>
          <w:rFonts w:ascii="Arial" w:eastAsia="Arial" w:hAnsi="Arial" w:cs="Arial"/>
          <w:sz w:val="24"/>
          <w:szCs w:val="24"/>
          <w:highlight w:val="white"/>
        </w:rPr>
      </w:pPr>
      <w:ins w:id="684" w:author="Author" w:date="2023-06-30T00:16:00Z">
        <w:r>
          <w:rPr>
            <w:rFonts w:ascii="Arial" w:eastAsia="Arial" w:hAnsi="Arial" w:cs="Arial"/>
            <w:sz w:val="24"/>
            <w:szCs w:val="24"/>
            <w:highlight w:val="white"/>
          </w:rPr>
          <w:t xml:space="preserve">Countries are ranked </w:t>
        </w:r>
      </w:ins>
      <w:ins w:id="685" w:author="Author" w:date="2023-06-30T00:17:00Z">
        <w:r>
          <w:rPr>
            <w:rFonts w:ascii="Arial" w:eastAsia="Arial" w:hAnsi="Arial" w:cs="Arial"/>
            <w:sz w:val="24"/>
            <w:szCs w:val="24"/>
            <w:highlight w:val="white"/>
          </w:rPr>
          <w:t>in terms of the advantage in favor of women in the total gap.</w:t>
        </w:r>
      </w:ins>
      <w:r>
        <w:rPr>
          <w:rFonts w:ascii="Arial" w:eastAsia="Arial" w:hAnsi="Arial" w:cs="Arial"/>
          <w:sz w:val="24"/>
          <w:szCs w:val="24"/>
          <w:highlight w:val="white"/>
        </w:rPr>
        <w:t xml:space="preserve"> </w:t>
      </w:r>
      <w:ins w:id="686" w:author="Author" w:date="2023-06-30T00:21:00Z">
        <w:r w:rsidR="004E6DA0">
          <w:rPr>
            <w:rFonts w:ascii="Arial" w:eastAsia="Arial" w:hAnsi="Arial" w:cs="Arial"/>
            <w:sz w:val="24"/>
            <w:szCs w:val="24"/>
            <w:highlight w:val="white"/>
          </w:rPr>
          <w:t>F</w:t>
        </w:r>
      </w:ins>
      <w:del w:id="687" w:author="Author" w:date="2023-06-30T00:21:00Z">
        <w:r w:rsidDel="004E6DA0">
          <w:rPr>
            <w:rFonts w:ascii="Arial" w:eastAsia="Arial" w:hAnsi="Arial" w:cs="Arial"/>
            <w:sz w:val="24"/>
            <w:szCs w:val="24"/>
            <w:highlight w:val="white"/>
          </w:rPr>
          <w:delText>f</w:delText>
        </w:r>
      </w:del>
      <w:r>
        <w:rPr>
          <w:rFonts w:ascii="Arial" w:eastAsia="Arial" w:hAnsi="Arial" w:cs="Arial"/>
          <w:sz w:val="24"/>
          <w:szCs w:val="24"/>
          <w:highlight w:val="white"/>
        </w:rPr>
        <w:t>irst place in the rank</w:t>
      </w:r>
      <w:r w:rsidR="00873BE0">
        <w:rPr>
          <w:rFonts w:ascii="Arial" w:eastAsia="Arial" w:hAnsi="Arial" w:cs="Arial"/>
          <w:sz w:val="24"/>
          <w:szCs w:val="24"/>
          <w:highlight w:val="white"/>
        </w:rPr>
        <w:t>ing</w:t>
      </w:r>
      <w:ins w:id="688" w:author="Author" w:date="2023-06-30T00:22:00Z">
        <w:r w:rsidR="004E6DA0">
          <w:rPr>
            <w:rFonts w:ascii="Arial" w:eastAsia="Arial" w:hAnsi="Arial" w:cs="Arial"/>
            <w:sz w:val="24"/>
            <w:szCs w:val="24"/>
            <w:highlight w:val="white"/>
          </w:rPr>
          <w:t xml:space="preserve"> represent</w:t>
        </w:r>
      </w:ins>
      <w:r w:rsidR="00873BE0">
        <w:rPr>
          <w:rFonts w:ascii="Arial" w:eastAsia="Arial" w:hAnsi="Arial" w:cs="Arial"/>
          <w:sz w:val="24"/>
          <w:szCs w:val="24"/>
          <w:highlight w:val="white"/>
        </w:rPr>
        <w:t>s</w:t>
      </w:r>
      <w:ins w:id="689" w:author="Author" w:date="2023-06-30T00:22:00Z">
        <w:r w:rsidR="004E6DA0">
          <w:rPr>
            <w:rFonts w:ascii="Arial" w:eastAsia="Arial" w:hAnsi="Arial" w:cs="Arial"/>
            <w:sz w:val="24"/>
            <w:szCs w:val="24"/>
            <w:highlight w:val="white"/>
          </w:rPr>
          <w:t xml:space="preserve"> low advantage in </w:t>
        </w:r>
      </w:ins>
      <w:r w:rsidR="00873BE0">
        <w:rPr>
          <w:rFonts w:ascii="Arial" w:eastAsia="Arial" w:hAnsi="Arial" w:cs="Arial"/>
          <w:sz w:val="24"/>
          <w:szCs w:val="24"/>
          <w:highlight w:val="white"/>
        </w:rPr>
        <w:t>favor</w:t>
      </w:r>
      <w:ins w:id="690" w:author="Author" w:date="2023-06-30T00:22:00Z">
        <w:r w:rsidR="004E6DA0">
          <w:rPr>
            <w:rFonts w:ascii="Arial" w:eastAsia="Arial" w:hAnsi="Arial" w:cs="Arial"/>
            <w:sz w:val="24"/>
            <w:szCs w:val="24"/>
            <w:highlight w:val="white"/>
          </w:rPr>
          <w:t xml:space="preserve"> of women in gender gaps</w:t>
        </w:r>
      </w:ins>
      <w:r>
        <w:rPr>
          <w:rFonts w:ascii="Arial" w:eastAsia="Arial" w:hAnsi="Arial" w:cs="Arial"/>
          <w:sz w:val="24"/>
          <w:szCs w:val="24"/>
          <w:highlight w:val="white"/>
        </w:rPr>
        <w:t xml:space="preserve"> while the last ranks are high </w:t>
      </w:r>
      <w:ins w:id="691" w:author="Author" w:date="2023-06-30T00:21:00Z">
        <w:r w:rsidR="004E6DA0">
          <w:rPr>
            <w:rFonts w:ascii="Arial" w:eastAsia="Arial" w:hAnsi="Arial" w:cs="Arial"/>
            <w:sz w:val="24"/>
            <w:szCs w:val="24"/>
            <w:highlight w:val="white"/>
          </w:rPr>
          <w:t xml:space="preserve">advantage in </w:t>
        </w:r>
        <w:del w:id="692" w:author="Di Lego Goncalves, Vanessa" w:date="2023-07-03T14:10:00Z">
          <w:r w:rsidR="004E6DA0" w:rsidDel="006A5663">
            <w:rPr>
              <w:rFonts w:ascii="Arial" w:eastAsia="Arial" w:hAnsi="Arial" w:cs="Arial"/>
              <w:sz w:val="24"/>
              <w:szCs w:val="24"/>
              <w:highlight w:val="white"/>
            </w:rPr>
            <w:delText>favour</w:delText>
          </w:r>
        </w:del>
      </w:ins>
      <w:ins w:id="693" w:author="Di Lego Goncalves, Vanessa" w:date="2023-07-03T14:10:00Z">
        <w:r w:rsidR="006A5663">
          <w:rPr>
            <w:rFonts w:ascii="Arial" w:eastAsia="Arial" w:hAnsi="Arial" w:cs="Arial"/>
            <w:sz w:val="24"/>
            <w:szCs w:val="24"/>
            <w:highlight w:val="white"/>
          </w:rPr>
          <w:t>favor</w:t>
        </w:r>
      </w:ins>
      <w:ins w:id="694" w:author="Author" w:date="2023-06-30T00:21:00Z">
        <w:r w:rsidR="004E6DA0">
          <w:rPr>
            <w:rFonts w:ascii="Arial" w:eastAsia="Arial" w:hAnsi="Arial" w:cs="Arial"/>
            <w:sz w:val="24"/>
            <w:szCs w:val="24"/>
            <w:highlight w:val="white"/>
          </w:rPr>
          <w:t xml:space="preserve"> of women in </w:t>
        </w:r>
      </w:ins>
      <w:r>
        <w:rPr>
          <w:rFonts w:ascii="Arial" w:eastAsia="Arial" w:hAnsi="Arial" w:cs="Arial"/>
          <w:sz w:val="24"/>
          <w:szCs w:val="24"/>
          <w:highlight w:val="white"/>
        </w:rPr>
        <w:t>gender gaps or</w:t>
      </w:r>
      <w:ins w:id="695" w:author="Author" w:date="2023-06-30T00:21:00Z">
        <w:r w:rsidR="004E6DA0">
          <w:rPr>
            <w:rFonts w:ascii="Arial" w:eastAsia="Arial" w:hAnsi="Arial" w:cs="Arial"/>
            <w:sz w:val="24"/>
            <w:szCs w:val="24"/>
            <w:highlight w:val="white"/>
          </w:rPr>
          <w:t xml:space="preserve"> a </w:t>
        </w:r>
      </w:ins>
      <w:del w:id="696" w:author="Author" w:date="2023-06-30T00:22:00Z">
        <w:r w:rsidDel="004E6DA0">
          <w:rPr>
            <w:rFonts w:ascii="Arial" w:eastAsia="Arial" w:hAnsi="Arial" w:cs="Arial"/>
            <w:sz w:val="24"/>
            <w:szCs w:val="24"/>
            <w:highlight w:val="white"/>
          </w:rPr>
          <w:delText xml:space="preserve"> </w:delText>
        </w:r>
      </w:del>
      <w:r>
        <w:rPr>
          <w:rFonts w:ascii="Arial" w:eastAsia="Arial" w:hAnsi="Arial" w:cs="Arial"/>
          <w:sz w:val="24"/>
          <w:szCs w:val="24"/>
          <w:highlight w:val="white"/>
        </w:rPr>
        <w:t xml:space="preserve">high contribution of </w:t>
      </w:r>
      <w:ins w:id="697" w:author="Author" w:date="2023-06-30T00:21:00Z">
        <w:r w:rsidR="004E6DA0">
          <w:rPr>
            <w:rFonts w:ascii="Arial" w:eastAsia="Arial" w:hAnsi="Arial" w:cs="Arial"/>
            <w:sz w:val="24"/>
            <w:szCs w:val="24"/>
            <w:highlight w:val="white"/>
          </w:rPr>
          <w:t xml:space="preserve">the </w:t>
        </w:r>
      </w:ins>
      <w:r>
        <w:rPr>
          <w:rFonts w:ascii="Arial" w:eastAsia="Arial" w:hAnsi="Arial" w:cs="Arial"/>
          <w:sz w:val="24"/>
          <w:szCs w:val="24"/>
          <w:highlight w:val="white"/>
        </w:rPr>
        <w:t xml:space="preserve">health component.  </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7F23470C"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w:t>
      </w:r>
      <w:ins w:id="698" w:author="Author" w:date="2023-06-30T00:22:00Z">
        <w:r w:rsidR="006D6878">
          <w:rPr>
            <w:rFonts w:ascii="Arial" w:eastAsia="Arial" w:hAnsi="Arial" w:cs="Arial"/>
            <w:sz w:val="24"/>
            <w:szCs w:val="24"/>
            <w:highlight w:val="white"/>
          </w:rPr>
          <w:t xml:space="preserve"> advantage of w</w:t>
        </w:r>
      </w:ins>
      <w:ins w:id="699" w:author="Author" w:date="2023-06-30T00:23:00Z">
        <w:r w:rsidR="006D6878">
          <w:rPr>
            <w:rFonts w:ascii="Arial" w:eastAsia="Arial" w:hAnsi="Arial" w:cs="Arial"/>
            <w:sz w:val="24"/>
            <w:szCs w:val="24"/>
            <w:highlight w:val="white"/>
          </w:rPr>
          <w:t>omen in total</w:t>
        </w:r>
      </w:ins>
      <w:r>
        <w:rPr>
          <w:rFonts w:ascii="Arial" w:eastAsia="Arial" w:hAnsi="Arial" w:cs="Arial"/>
          <w:sz w:val="24"/>
          <w:szCs w:val="24"/>
          <w:highlight w:val="white"/>
        </w:rPr>
        <w:t xml:space="preserve">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616EBC65"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r w:rsidR="006A5663">
        <w:rPr>
          <w:rFonts w:ascii="Arial" w:eastAsia="Arial" w:hAnsi="Arial" w:cs="Arial"/>
          <w:color w:val="000000"/>
          <w:sz w:val="24"/>
          <w:szCs w:val="24"/>
        </w:rPr>
        <w:t xml:space="preserve"> </w:t>
      </w:r>
      <w:r w:rsidR="0076338D">
        <w:rPr>
          <w:rFonts w:ascii="Arial" w:eastAsia="Arial" w:hAnsi="Arial" w:cs="Arial"/>
          <w:color w:val="000000"/>
          <w:sz w:val="24"/>
          <w:szCs w:val="24"/>
        </w:rPr>
        <w:fldChar w:fldCharType="begin" w:fldLock="1"/>
      </w:r>
      <w:r w:rsidR="0014311E">
        <w:rPr>
          <w:rFonts w:ascii="Arial" w:eastAsia="Arial" w:hAnsi="Arial" w:cs="Arial"/>
          <w:color w:val="000000"/>
          <w:sz w:val="24"/>
          <w:szCs w:val="24"/>
        </w:rPr>
        <w:instrText>ADDIN CSL_CITATION {"citationItems":[{"id":"ITEM-1","itemData":{"DOI":"10.2839/633501","author":[{"dropping-particle":"","family":"European Institute for Gender Equality","given":"","non-dropping-particle":"","parse-names":false,"suffix":""}],"id":"ITEM-1","issued":{"date-parts":[["2021"]]},"number-of-pages":"196","publisher-place":"Luxembourg","title":"Gender Equality Index 2021: Health","type":"report"},"uris":["http://www.mendeley.com/documents/?uuid=fd6fbcb5-2fe4-42ff-af5f-181da538f995"]}],"mendeley":{"formattedCitation":"(3)","plainTextFormattedCitation":"(3)","previouslyFormattedCitation":"(3)"},"properties":{"noteIndex":0},"schema":"https://github.com/citation-style-language/schema/raw/master/csl-citation.json"}</w:instrText>
      </w:r>
      <w:r w:rsidR="0076338D">
        <w:rPr>
          <w:rFonts w:ascii="Arial" w:eastAsia="Arial" w:hAnsi="Arial" w:cs="Arial"/>
          <w:color w:val="000000"/>
          <w:sz w:val="24"/>
          <w:szCs w:val="24"/>
        </w:rPr>
        <w:fldChar w:fldCharType="separate"/>
      </w:r>
      <w:r w:rsidR="0076338D" w:rsidRPr="0076338D">
        <w:rPr>
          <w:rFonts w:ascii="Arial" w:eastAsia="Arial" w:hAnsi="Arial" w:cs="Arial"/>
          <w:noProof/>
          <w:color w:val="000000"/>
          <w:sz w:val="24"/>
          <w:szCs w:val="24"/>
        </w:rPr>
        <w:t>(3)</w:t>
      </w:r>
      <w:r w:rsidR="0076338D">
        <w:rPr>
          <w:rFonts w:ascii="Arial" w:eastAsia="Arial" w:hAnsi="Arial" w:cs="Arial"/>
          <w:color w:val="000000"/>
          <w:sz w:val="24"/>
          <w:szCs w:val="24"/>
        </w:rPr>
        <w:fldChar w:fldCharType="end"/>
      </w:r>
      <w:r w:rsidR="006A5663">
        <w:rPr>
          <w:rFonts w:ascii="Arial" w:eastAsia="Arial" w:hAnsi="Arial" w:cs="Arial"/>
          <w:color w:val="000000"/>
          <w:sz w:val="24"/>
          <w:szCs w:val="24"/>
        </w:rPr>
        <w:t xml:space="preserve">. </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0FCFA6EF"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t>
      </w:r>
      <w:proofErr w:type="spellStart"/>
      <w:ins w:id="700" w:author="Di Lego Goncalves, Vanessa" w:date="2023-07-03T14:12:00Z">
        <w:r w:rsidR="00A00208">
          <w:rPr>
            <w:rFonts w:ascii="Arial" w:eastAsia="Arial" w:hAnsi="Arial" w:cs="Arial"/>
            <w:color w:val="000000"/>
            <w:sz w:val="24"/>
            <w:szCs w:val="24"/>
          </w:rPr>
          <w:t>frequently</w:t>
        </w:r>
      </w:ins>
      <w:del w:id="701" w:author="Di Lego Goncalves, Vanessa" w:date="2023-07-03T14:12:00Z">
        <w:r w:rsidRPr="00337D4B" w:rsidDel="00A00208">
          <w:rPr>
            <w:rFonts w:ascii="Arial" w:eastAsia="Arial" w:hAnsi="Arial" w:cs="Arial"/>
            <w:color w:val="000000"/>
            <w:sz w:val="24"/>
            <w:szCs w:val="24"/>
          </w:rPr>
          <w:delText xml:space="preserve">widely </w:delText>
        </w:r>
      </w:del>
      <w:r w:rsidRPr="00337D4B">
        <w:rPr>
          <w:rFonts w:ascii="Arial" w:eastAsia="Arial" w:hAnsi="Arial" w:cs="Arial"/>
          <w:color w:val="000000"/>
          <w:sz w:val="24"/>
          <w:szCs w:val="24"/>
        </w:rPr>
        <w:t>used</w:t>
      </w:r>
      <w:proofErr w:type="spellEnd"/>
      <w:r w:rsidRPr="00337D4B">
        <w:rPr>
          <w:rFonts w:ascii="Arial" w:eastAsia="Arial" w:hAnsi="Arial" w:cs="Arial"/>
          <w:color w:val="000000"/>
          <w:sz w:val="24"/>
          <w:szCs w:val="24"/>
        </w:rPr>
        <w:t xml:space="preserve">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(31)","plainTextFormattedCitation":"(31)","previouslyFormattedCitation":"(30)"},"properties":{"noteIndex":0},"schema":"https://github.com/citation-style-language/schema/raw/master/csl-citation.json"}</w:instrText>
      </w:r>
      <w:r w:rsidR="00BA4B06">
        <w:rPr>
          <w:rFonts w:ascii="Arial" w:eastAsia="Arial" w:hAnsi="Arial" w:cs="Arial"/>
          <w:sz w:val="24"/>
          <w:szCs w:val="24"/>
        </w:rPr>
        <w:fldChar w:fldCharType="separate"/>
      </w:r>
      <w:r w:rsidR="00907C9F" w:rsidRPr="00907C9F">
        <w:rPr>
          <w:rFonts w:ascii="Arial" w:eastAsia="Arial" w:hAnsi="Arial" w:cs="Arial"/>
          <w:noProof/>
          <w:sz w:val="24"/>
          <w:szCs w:val="24"/>
        </w:rPr>
        <w:t>(31)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(32)","plainTextFormattedCitation":"(32)","previouslyFormattedCitation":"(31)"},"properties":{"noteIndex":0},"schema":"https://github.com/citation-style-language/schema/raw/master/csl-citation.json"}</w:instrText>
      </w:r>
      <w:r w:rsidR="00DF2CAF">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(32)</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(33)","plainTextFormattedCitation":"(33)","previouslyFormattedCitation":"(32)"},"properties":{"noteIndex":0},"schema":"https://github.com/citation-style-language/schema/raw/master/csl-citation.json"}</w:instrText>
      </w:r>
      <w:r w:rsidR="001524B4">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(33)</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(34)","plainTextFormattedCitation":"(34)","previouslyFormattedCitation":"(33)"},"properties":{"noteIndex":0},"schema":"https://github.com/citation-style-language/schema/raw/master/csl-citation.json"}</w:instrText>
      </w:r>
      <w:r w:rsidR="00526DD5">
        <w:rPr>
          <w:rFonts w:ascii="Arial" w:eastAsia="Arial" w:hAnsi="Arial" w:cs="Arial"/>
          <w:sz w:val="24"/>
          <w:szCs w:val="24"/>
        </w:rPr>
        <w:fldChar w:fldCharType="separate"/>
      </w:r>
      <w:r w:rsidR="00907C9F" w:rsidRPr="00907C9F">
        <w:rPr>
          <w:rFonts w:ascii="Arial" w:eastAsia="Arial" w:hAnsi="Arial" w:cs="Arial"/>
          <w:noProof/>
          <w:sz w:val="24"/>
          <w:szCs w:val="24"/>
        </w:rPr>
        <w:t>(34)</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health.","type":"article-journal","volume":"25"},"uris":["http://www.mendeley.com/documents/?uuid=56d6d9a3-5c20-4c8c-b98c-7713a2efcdca"]}],"mendeley":{"formattedCitation":"(11, 35–40)","plainTextFormattedCitation":"(11, 35–40)","previouslyFormattedCitation":"(10, 34–39)"},"properties":{"noteIndex":0},"schema":"https://github.com/citation-style-language/schema/raw/master/csl-citation.json"}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(11, 35–40)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(41)","plainTextFormattedCitation":"(41)","previouslyFormattedCitation":"(40)"},"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(41)</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64570E8E"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702"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703"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704"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705" w:author="Di Lego Goncalves, Vanessa" w:date="2023-06-22T12:35:00Z">
        <w:r w:rsidR="004F2072" w:rsidDel="00446339">
          <w:rPr>
            <w:rFonts w:ascii="Arial" w:eastAsia="Arial" w:hAnsi="Arial" w:cs="Arial"/>
            <w:sz w:val="24"/>
            <w:szCs w:val="24"/>
          </w:rPr>
          <w:delText>contexts</w:delText>
        </w:r>
      </w:del>
      <w:ins w:id="706" w:author="Di Lego Goncalves, Vanessa" w:date="2023-06-22T12:35:00Z">
        <w:r w:rsidR="00446339">
          <w:rPr>
            <w:rFonts w:ascii="Arial" w:eastAsia="Arial" w:hAnsi="Arial" w:cs="Arial"/>
            <w:sz w:val="24"/>
            <w:szCs w:val="24"/>
          </w:rPr>
          <w:t>reason</w:t>
        </w:r>
      </w:ins>
      <w:ins w:id="707" w:author="Di Lego Goncalves, Vanessa" w:date="2023-07-03T14:13:00Z">
        <w:r w:rsidR="0069772D">
          <w:rPr>
            <w:rFonts w:ascii="Arial" w:eastAsia="Arial" w:hAnsi="Arial" w:cs="Arial"/>
            <w:sz w:val="24"/>
            <w:szCs w:val="24"/>
          </w:rPr>
          <w:t>s</w:t>
        </w:r>
      </w:ins>
      <w:ins w:id="708" w:author="Di Lego Goncalves, Vanessa" w:date="2023-07-03T14:14:00Z">
        <w:r w:rsidR="00B312A8">
          <w:rPr>
            <w:rFonts w:ascii="Arial" w:eastAsia="Arial" w:hAnsi="Arial" w:cs="Arial"/>
            <w:sz w:val="24"/>
            <w:szCs w:val="24"/>
          </w:rPr>
          <w:t xml:space="preserve"> which affect the prevalence of health conditions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(42)","plainTextFormattedCitation":"(42)","previouslyFormattedCitation":"(41)"},"properties":{"noteIndex":0},"schema":"https://github.com/citation-style-language/schema/raw/master/csl-citation.json"}</w:instrText>
      </w:r>
      <w:r w:rsidR="003E7433">
        <w:rPr>
          <w:rFonts w:ascii="Arial" w:hAnsi="Arial" w:cs="Arial"/>
          <w:bCs/>
          <w:color w:val="000000"/>
          <w:sz w:val="24"/>
          <w:szCs w:val="24"/>
        </w:rPr>
        <w:fldChar w:fldCharType="separate"/>
      </w:r>
      <w:r w:rsidR="00907C9F" w:rsidRPr="00907C9F">
        <w:rPr>
          <w:rFonts w:ascii="Arial" w:hAnsi="Arial" w:cs="Arial"/>
          <w:bCs/>
          <w:noProof/>
          <w:color w:val="000000"/>
          <w:sz w:val="24"/>
          <w:szCs w:val="24"/>
        </w:rPr>
        <w:t>(42)</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w:t>
      </w:r>
      <w:del w:id="709" w:author="Di Lego Goncalves, Vanessa" w:date="2023-07-03T14:14:00Z">
        <w:r w:rsidR="00445CE8" w:rsidDel="00AD6816">
          <w:rPr>
            <w:rFonts w:ascii="Arial" w:hAnsi="Arial" w:cs="Arial"/>
            <w:bCs/>
            <w:color w:val="000000"/>
            <w:sz w:val="24"/>
            <w:szCs w:val="24"/>
          </w:rPr>
          <w:delText xml:space="preserve"> than men </w:delText>
        </w:r>
      </w:del>
      <w:r w:rsidR="00445CE8">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(43)","plainTextFormattedCitation":"(43)","previouslyFormattedCitation":"(42)"},"properties":{"noteIndex":0},"schema":"https://github.com/citation-style-language/schema/raw/master/csl-citation.json"}</w:instrText>
      </w:r>
      <w:r w:rsidR="00445CE8">
        <w:rPr>
          <w:rFonts w:ascii="Arial" w:hAnsi="Arial" w:cs="Arial"/>
          <w:bCs/>
          <w:color w:val="000000"/>
          <w:sz w:val="24"/>
          <w:szCs w:val="24"/>
        </w:rPr>
        <w:fldChar w:fldCharType="separate"/>
      </w:r>
      <w:r w:rsidR="00907C9F" w:rsidRPr="00907C9F">
        <w:rPr>
          <w:rFonts w:ascii="Arial" w:hAnsi="Arial" w:cs="Arial"/>
          <w:bCs/>
          <w:noProof/>
          <w:color w:val="000000"/>
          <w:sz w:val="24"/>
          <w:szCs w:val="24"/>
        </w:rPr>
        <w:t>(43)</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(44)","plainTextFormattedCitation":"(44)","previouslyFormattedCitation":"(43)"},"properties":{"noteIndex":0},"schema":"https://github.com/citation-style-language/schema/raw/master/csl-citation.json"}</w:instrText>
      </w:r>
      <w:r w:rsidR="00FF2C8B">
        <w:rPr>
          <w:rFonts w:ascii="Arial" w:hAnsi="Arial" w:cs="Arial"/>
          <w:bCs/>
          <w:color w:val="000000"/>
          <w:sz w:val="24"/>
          <w:szCs w:val="24"/>
        </w:rPr>
        <w:fldChar w:fldCharType="separate"/>
      </w:r>
      <w:r w:rsidR="00907C9F" w:rsidRPr="00907C9F">
        <w:rPr>
          <w:rFonts w:ascii="Arial" w:hAnsi="Arial" w:cs="Arial"/>
          <w:bCs/>
          <w:noProof/>
          <w:color w:val="000000"/>
          <w:sz w:val="24"/>
          <w:szCs w:val="24"/>
        </w:rPr>
        <w:t>(44)</w:t>
      </w:r>
      <w:r w:rsidR="00FF2C8B">
        <w:rPr>
          <w:rFonts w:ascii="Arial" w:hAnsi="Arial" w:cs="Arial"/>
          <w:bCs/>
          <w:color w:val="000000"/>
          <w:sz w:val="24"/>
          <w:szCs w:val="24"/>
        </w:rPr>
        <w:fldChar w:fldCharType="end"/>
      </w:r>
      <w:r w:rsidR="00FF2C8B">
        <w:rPr>
          <w:rFonts w:ascii="Arial" w:hAnsi="Arial" w:cs="Arial"/>
          <w:bCs/>
          <w:color w:val="000000"/>
          <w:sz w:val="24"/>
          <w:szCs w:val="24"/>
        </w:rPr>
        <w:t>.</w:t>
      </w:r>
      <w:del w:id="710" w:author="Di Lego Goncalves, Vanessa" w:date="2023-07-03T14:16:00Z">
        <w:r w:rsidR="00A176F6" w:rsidDel="003824B0">
          <w:rPr>
            <w:rFonts w:ascii="Arial" w:hAnsi="Arial" w:cs="Arial"/>
            <w:bCs/>
            <w:color w:val="000000"/>
            <w:sz w:val="24"/>
            <w:szCs w:val="24"/>
          </w:rPr>
          <w:delText xml:space="preserve"> </w:delText>
        </w:r>
      </w:del>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(45)","plainTextFormattedCitation":"(45)","previouslyFormattedCitation":"(44)"},"properties":{"noteIndex":0},"schema":"https://github.com/citation-style-language/schema/raw/master/csl-citation.json"}</w:instrText>
      </w:r>
      <w:r w:rsidR="00C314D9">
        <w:rPr>
          <w:rFonts w:ascii="Arial" w:hAnsi="Arial" w:cs="Arial"/>
          <w:bCs/>
          <w:color w:val="000000"/>
          <w:sz w:val="24"/>
          <w:szCs w:val="24"/>
        </w:rPr>
        <w:fldChar w:fldCharType="separate"/>
      </w:r>
      <w:r w:rsidR="00907C9F" w:rsidRPr="00907C9F">
        <w:rPr>
          <w:rFonts w:ascii="Arial" w:hAnsi="Arial" w:cs="Arial"/>
          <w:bCs/>
          <w:noProof/>
          <w:color w:val="000000"/>
          <w:sz w:val="24"/>
          <w:szCs w:val="24"/>
        </w:rPr>
        <w:t>(45)</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w:t>
      </w:r>
      <w:ins w:id="711" w:author="Di Lego Goncalves, Vanessa" w:date="2023-07-03T14:16:00Z">
        <w:r w:rsidR="00553723">
          <w:rPr>
            <w:rFonts w:ascii="Arial" w:hAnsi="Arial" w:cs="Arial"/>
            <w:bCs/>
            <w:color w:val="000000"/>
            <w:sz w:val="24"/>
            <w:szCs w:val="24"/>
          </w:rPr>
          <w:t xml:space="preserve">the </w:t>
        </w:r>
      </w:ins>
      <w:r w:rsidR="00C314D9">
        <w:rPr>
          <w:rFonts w:ascii="Arial" w:hAnsi="Arial" w:cs="Arial"/>
          <w:bCs/>
          <w:color w:val="000000"/>
          <w:sz w:val="24"/>
          <w:szCs w:val="24"/>
        </w:rPr>
        <w:t>health</w:t>
      </w:r>
      <w:ins w:id="712" w:author="Di Lego Goncalves, Vanessa" w:date="2023-07-03T14:16:00Z">
        <w:r w:rsidR="00553723">
          <w:rPr>
            <w:rFonts w:ascii="Arial" w:hAnsi="Arial" w:cs="Arial"/>
            <w:bCs/>
            <w:color w:val="000000"/>
            <w:sz w:val="24"/>
            <w:szCs w:val="24"/>
          </w:rPr>
          <w:t xml:space="preserve"> component</w:t>
        </w:r>
      </w:ins>
      <w:r w:rsidR="00C314D9">
        <w:rPr>
          <w:rFonts w:ascii="Arial" w:hAnsi="Arial" w:cs="Arial"/>
          <w:bCs/>
          <w:color w:val="000000"/>
          <w:sz w:val="24"/>
          <w:szCs w:val="24"/>
        </w:rPr>
        <w:t>.</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id":"ITEM-2","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Aging","id":"ITEM-2","issue":"12","issued":{"date-parts":[["2021","11"]]},"page":"1070-1072","title":"Longitudinal Aging Study in India (LASI): new data resources for addressing aging in India","type":"article-journal","volume":"1"},"uris":["http://www.mendeley.com/documents/?uuid=5b500156-71dc-41d4-a433-ee0b45a3e2ef","http://www.mendeley.com/documents/?uuid=980c550d-5d69-4c6e-b301-e7eacbe90f3a"]},{"id":"ITEM-3","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Research","id":"ITEM-3","issue":"1","issued":{"date-parts":[["2023","4"]]},"page":"332","title":"Sociodemographic and geographic inequalities in diagnosis and treatment of older adults’ chronic conditions in India: a nationally representative population-based study","type":"article-journal","volume":"23"},"uris":["http://www.mendeley.com/documents/?uuid=43312cd1-1499-41a2-a8b5-3c8013f5bde0","http://www.mendeley.com/documents/?uuid=20ad8271-26e4-426f-9a75-28fe17f08d9f","http://www.mendeley.com/documents/?uuid=988c46ab-6fe9-44a9-9bf1-87b6c2e0ffdd"]}],"mendeley":{"formattedCitation":"(29, 30, 46)","plainTextFormattedCitation":"(29, 30, 46)","previouslyFormattedCitation":"(28, 29, 45)"},"properties":{"noteIndex":0},"schema":"https://github.com/citation-style-language/schema/raw/master/csl-citation.json"}</w:instrText>
      </w:r>
      <w:r w:rsidR="00A645E5">
        <w:rPr>
          <w:rFonts w:ascii="Arial" w:hAnsi="Arial" w:cs="Arial"/>
          <w:bCs/>
          <w:color w:val="000000"/>
          <w:sz w:val="24"/>
          <w:szCs w:val="24"/>
        </w:rPr>
        <w:fldChar w:fldCharType="separate"/>
      </w:r>
      <w:r w:rsidR="00907C9F" w:rsidRPr="00907C9F">
        <w:rPr>
          <w:rFonts w:ascii="Arial" w:hAnsi="Arial" w:cs="Arial"/>
          <w:bCs/>
          <w:noProof/>
          <w:color w:val="000000"/>
          <w:sz w:val="24"/>
          <w:szCs w:val="24"/>
        </w:rPr>
        <w:t>(29, 30, 46)</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713"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del w:id="714"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080B483A" w:rsidR="004B7C1F" w:rsidRPr="002E2A69"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(47)","plainTextFormattedCitation":"(47)","previouslyFormattedCitation":"(46)"},"properties":{"noteIndex":0},"schema":"https://github.com/citation-style-language/schema/raw/master/csl-citation.json"}</w:instrText>
      </w:r>
      <w:r w:rsidR="00970004">
        <w:rPr>
          <w:rFonts w:ascii="Arial" w:eastAsia="Arial" w:hAnsi="Arial" w:cs="Arial"/>
          <w:sz w:val="24"/>
          <w:szCs w:val="24"/>
        </w:rPr>
        <w:fldChar w:fldCharType="separate"/>
      </w:r>
      <w:r w:rsidR="00907C9F" w:rsidRPr="00907C9F">
        <w:rPr>
          <w:rFonts w:ascii="Arial" w:eastAsia="Arial" w:hAnsi="Arial" w:cs="Arial"/>
          <w:noProof/>
          <w:sz w:val="24"/>
          <w:szCs w:val="24"/>
        </w:rPr>
        <w:t>(47)</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715" w:author="Di Lego Goncalves, Vanessa" w:date="2023-06-22T12:40:00Z">
        <w:r w:rsidDel="00C365AC">
          <w:rPr>
            <w:rFonts w:ascii="Arial" w:eastAsia="Arial" w:hAnsi="Arial" w:cs="Arial"/>
            <w:color w:val="000000"/>
            <w:sz w:val="24"/>
            <w:szCs w:val="24"/>
          </w:rPr>
          <w:delText xml:space="preserve">as there is great variation in gender norms, </w:delText>
        </w:r>
      </w:del>
      <w:ins w:id="716" w:author="Di Lego Goncalves, Vanessa" w:date="2023-06-22T12:41:00Z">
        <w:r w:rsidR="00560577">
          <w:rPr>
            <w:rFonts w:ascii="Arial" w:eastAsia="Arial" w:hAnsi="Arial" w:cs="Arial"/>
            <w:color w:val="000000"/>
            <w:sz w:val="24"/>
            <w:szCs w:val="24"/>
          </w:rPr>
          <w:t>as country</w:t>
        </w:r>
      </w:ins>
      <w:ins w:id="717"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718" w:author="Di Lego Goncalves, Vanessa" w:date="2023-06-22T12:38:00Z">
        <w:r w:rsidDel="004959C8">
          <w:rPr>
            <w:rFonts w:ascii="Arial" w:eastAsia="Arial" w:hAnsi="Arial" w:cs="Arial"/>
            <w:color w:val="000000"/>
            <w:sz w:val="24"/>
            <w:szCs w:val="24"/>
          </w:rPr>
          <w:delText>welfare state</w:delText>
        </w:r>
      </w:del>
      <w:del w:id="719"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720"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(48–50)","plainTextFormattedCitation":"(48–50)","previouslyFormattedCitation":"(47–49)"},"properties":{"noteIndex":0},"schema":"https://github.com/citation-style-language/schema/raw/master/csl-citation.json"}</w:instrText>
      </w:r>
      <w:r w:rsidR="00F92781">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(48–50)</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721" w:author="Di Lego Goncalves, Vanessa" w:date="2023-06-22T12:41:00Z">
        <w:r w:rsidDel="005E079F">
          <w:rPr>
            <w:rFonts w:ascii="Arial" w:eastAsia="Arial" w:hAnsi="Arial" w:cs="Arial"/>
            <w:color w:val="000000"/>
            <w:sz w:val="24"/>
            <w:szCs w:val="24"/>
          </w:rPr>
          <w:delText xml:space="preserve"> </w:delText>
        </w:r>
      </w:del>
      <w:ins w:id="722" w:author="Di Lego Goncalves, Vanessa" w:date="2023-06-22T12:39:00Z">
        <w:r w:rsidR="00C365AC">
          <w:rPr>
            <w:rFonts w:ascii="Arial" w:eastAsia="Arial" w:hAnsi="Arial" w:cs="Arial"/>
            <w:color w:val="000000"/>
            <w:sz w:val="24"/>
            <w:szCs w:val="24"/>
          </w:rPr>
          <w:fldChar w:fldCharType="begin" w:fldLock="1"/>
        </w:r>
      </w:ins>
      <w:r w:rsidR="00907C9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Report","type":"report"},"uris":["http://www.mendeley.com/documents/?uuid=9df8ffd8-13f7-3029-a976-e15bffea99bb"]}],"mendeley":{"formattedCitation":"(51, 52)","plainTextFormattedCitation":"(51, 52)","previouslyFormattedCitation":"(50, 51)"},"properties":{"noteIndex":0},"schema":"https://github.com/citation-style-language/schema/raw/master/csl-citation.json"}</w:instrText>
      </w:r>
      <w:ins w:id="723" w:author="Di Lego Goncalves, Vanessa" w:date="2023-06-22T12:39:00Z">
        <w:r w:rsidR="00C365AC">
          <w:rPr>
            <w:rFonts w:ascii="Arial" w:eastAsia="Arial" w:hAnsi="Arial" w:cs="Arial"/>
            <w:color w:val="000000"/>
            <w:sz w:val="24"/>
            <w:szCs w:val="24"/>
          </w:rPr>
          <w:fldChar w:fldCharType="separate"/>
        </w:r>
      </w:ins>
      <w:r w:rsidR="00907C9F" w:rsidRPr="00907C9F">
        <w:rPr>
          <w:rFonts w:ascii="Arial" w:eastAsia="Arial" w:hAnsi="Arial" w:cs="Arial"/>
          <w:noProof/>
          <w:color w:val="000000"/>
          <w:sz w:val="24"/>
          <w:szCs w:val="24"/>
        </w:rPr>
        <w:t>(51, 52)</w:t>
      </w:r>
      <w:ins w:id="724" w:author="Di Lego Goncalves, Vanessa" w:date="2023-06-22T12:39:00Z">
        <w:r w:rsidR="00C365AC">
          <w:rPr>
            <w:rFonts w:ascii="Arial" w:eastAsia="Arial" w:hAnsi="Arial" w:cs="Arial"/>
            <w:color w:val="000000"/>
            <w:sz w:val="24"/>
            <w:szCs w:val="24"/>
          </w:rPr>
          <w:fldChar w:fldCharType="end"/>
        </w:r>
        <w:r w:rsidR="00C365AC" w:rsidRPr="002E2A69">
          <w:rPr>
            <w:rFonts w:ascii="Arial" w:eastAsia="Arial" w:hAnsi="Arial" w:cs="Arial"/>
            <w:color w:val="000000"/>
            <w:sz w:val="24"/>
            <w:szCs w:val="24"/>
          </w:rPr>
          <w:t xml:space="preserve">. </w:t>
        </w:r>
      </w:ins>
      <w:del w:id="725" w:author="Di Lego Goncalves, Vanessa" w:date="2023-06-22T12:42:00Z">
        <w:r w:rsidRPr="002E2A69" w:rsidDel="00033D66">
          <w:rPr>
            <w:rFonts w:ascii="Arial" w:eastAsia="Arial" w:hAnsi="Arial" w:cs="Arial"/>
            <w:color w:val="000000"/>
            <w:sz w:val="24"/>
            <w:szCs w:val="24"/>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2E2A69" w:rsidDel="00033D66">
          <w:rPr>
            <w:rFonts w:ascii="Arial" w:eastAsia="Arial" w:hAnsi="Arial" w:cs="Arial"/>
            <w:noProof/>
            <w:color w:val="000000"/>
            <w:sz w:val="24"/>
            <w:szCs w:val="24"/>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2E2A69" w:rsidDel="00033D66">
          <w:rPr>
            <w:rFonts w:ascii="Arial" w:eastAsia="Arial" w:hAnsi="Arial" w:cs="Arial"/>
            <w:color w:val="000000"/>
            <w:sz w:val="24"/>
            <w:szCs w:val="24"/>
          </w:rPr>
          <w:delText>.</w:delText>
        </w:r>
        <w:r w:rsidRPr="002E2A69" w:rsidDel="00033D66">
          <w:rPr>
            <w:rFonts w:ascii="Arial" w:eastAsia="Arial" w:hAnsi="Arial" w:cs="Arial"/>
            <w:sz w:val="24"/>
            <w:szCs w:val="24"/>
          </w:rPr>
          <w:delText xml:space="preserve"> </w:delText>
        </w:r>
        <w:r w:rsidR="00C44C07" w:rsidRPr="002E2A69" w:rsidDel="00033D66">
          <w:rPr>
            <w:rFonts w:ascii="Arial" w:eastAsia="Arial" w:hAnsi="Arial" w:cs="Arial"/>
            <w:color w:val="000000"/>
            <w:sz w:val="24"/>
            <w:szCs w:val="24"/>
          </w:rPr>
          <w:delText>Cross-national comparisons are thus important to further shed light into the topic</w:delText>
        </w:r>
        <w:r w:rsidR="004B7C1F" w:rsidRPr="002E2A69" w:rsidDel="00033D66">
          <w:rPr>
            <w:rFonts w:ascii="Arial" w:eastAsia="Arial" w:hAnsi="Arial" w:cs="Arial"/>
            <w:color w:val="000000"/>
            <w:sz w:val="24"/>
            <w:szCs w:val="24"/>
          </w:rPr>
          <w:delText>, as gender inequality in health is correlated to country-specific levels of development and to societal roles of women and men</w:delText>
        </w:r>
        <w:r w:rsidR="009C620F" w:rsidRPr="002E2A69" w:rsidDel="00033D66">
          <w:rPr>
            <w:rFonts w:ascii="Arial" w:eastAsia="Arial" w:hAnsi="Arial" w:cs="Arial"/>
            <w:color w:val="000000"/>
            <w:sz w:val="24"/>
            <w:szCs w:val="24"/>
          </w:rPr>
          <w:delText xml:space="preserve"> </w:delText>
        </w:r>
        <w:r w:rsidR="009C620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2E2A69" w:rsidDel="00033D66">
          <w:rPr>
            <w:rFonts w:ascii="Arial" w:eastAsia="Arial" w:hAnsi="Arial" w:cs="Arial"/>
            <w:noProof/>
            <w:color w:val="000000"/>
            <w:sz w:val="24"/>
            <w:szCs w:val="24"/>
          </w:rPr>
          <w:delText>(Okojie 1994; WCF 2018)</w:delText>
        </w:r>
        <w:r w:rsidR="009C620F" w:rsidDel="00033D66">
          <w:rPr>
            <w:rFonts w:ascii="Arial" w:eastAsia="Arial" w:hAnsi="Arial" w:cs="Arial"/>
            <w:color w:val="000000"/>
            <w:sz w:val="24"/>
            <w:szCs w:val="24"/>
          </w:rPr>
          <w:fldChar w:fldCharType="end"/>
        </w:r>
        <w:r w:rsidR="004B7C1F" w:rsidRPr="002E2A69" w:rsidDel="00033D66">
          <w:rPr>
            <w:rFonts w:ascii="Arial" w:eastAsia="Arial" w:hAnsi="Arial" w:cs="Arial"/>
            <w:color w:val="000000"/>
            <w:sz w:val="24"/>
            <w:szCs w:val="24"/>
          </w:rPr>
          <w:delText>. Therefore, it is important to quantify health inequalities by gender and across countries with different levels of development</w:delText>
        </w:r>
        <w:r w:rsidR="009C620F" w:rsidRPr="002E2A69" w:rsidDel="00033D66">
          <w:rPr>
            <w:rFonts w:ascii="Arial" w:eastAsia="Arial" w:hAnsi="Arial" w:cs="Arial"/>
            <w:color w:val="000000"/>
            <w:sz w:val="24"/>
            <w:szCs w:val="24"/>
          </w:rPr>
          <w:delText xml:space="preserve">. </w:delText>
        </w:r>
      </w:del>
    </w:p>
    <w:p w14:paraId="487F21C7" w14:textId="77777777" w:rsidR="00243C56" w:rsidRPr="002E2A69"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706A16A9"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commentRangeStart w:id="726"/>
      <w:del w:id="727" w:author="Author" w:date="2023-06-30T00:29:00Z">
        <w:r w:rsidRPr="00A230A8" w:rsidDel="00FD5D7A">
          <w:rPr>
            <w:rFonts w:ascii="Arial" w:eastAsia="Arial" w:hAnsi="Arial" w:cs="Arial"/>
            <w:color w:val="000000"/>
            <w:sz w:val="24"/>
            <w:szCs w:val="24"/>
          </w:rPr>
          <w:delText>Nonetheless, it is</w:delText>
        </w:r>
      </w:del>
      <w:ins w:id="728" w:author="Author" w:date="2023-06-30T00:29:00Z">
        <w:r w:rsidR="00FD5D7A">
          <w:rPr>
            <w:rFonts w:ascii="Arial" w:eastAsia="Arial" w:hAnsi="Arial" w:cs="Arial"/>
            <w:color w:val="000000"/>
            <w:sz w:val="24"/>
            <w:szCs w:val="24"/>
          </w:rPr>
          <w:t>It is</w:t>
        </w:r>
      </w:ins>
      <w:r w:rsidRPr="00A230A8">
        <w:rPr>
          <w:rFonts w:ascii="Arial" w:eastAsia="Arial" w:hAnsi="Arial" w:cs="Arial"/>
          <w:color w:val="000000"/>
          <w:sz w:val="24"/>
          <w:szCs w:val="24"/>
        </w:rPr>
        <w:t xml:space="preserve">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del w:id="729" w:author="Author" w:date="2023-06-30T00:28:00Z">
        <w:r w:rsidR="00A50CB3" w:rsidRPr="00F64E04" w:rsidDel="00604FB8">
          <w:rPr>
            <w:rFonts w:ascii="Arial" w:eastAsia="Arial" w:hAnsi="Arial" w:cs="Arial"/>
            <w:sz w:val="24"/>
            <w:szCs w:val="24"/>
          </w:rPr>
          <w:delText>look into</w:delText>
        </w:r>
      </w:del>
      <w:ins w:id="730" w:author="Author" w:date="2023-06-30T00:28:00Z">
        <w:r w:rsidR="00604FB8" w:rsidRPr="00F64E04">
          <w:rPr>
            <w:rFonts w:ascii="Arial" w:eastAsia="Arial" w:hAnsi="Arial" w:cs="Arial"/>
            <w:sz w:val="24"/>
            <w:szCs w:val="24"/>
          </w:rPr>
          <w:t>investigate</w:t>
        </w:r>
      </w:ins>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w:t>
      </w:r>
      <w:commentRangeStart w:id="731"/>
      <w:r w:rsidR="00E019CD">
        <w:rPr>
          <w:rFonts w:ascii="Arial" w:eastAsia="Arial" w:hAnsi="Arial" w:cs="Arial"/>
          <w:sz w:val="24"/>
          <w:szCs w:val="24"/>
        </w:rPr>
        <w:t xml:space="preserve">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commentRangeEnd w:id="731"/>
      <w:r w:rsidR="00253F3B">
        <w:rPr>
          <w:rStyle w:val="CommentReference"/>
          <w:rFonts w:ascii="Times New Roman" w:eastAsia="Times New Roman" w:hAnsi="Times New Roman" w:cs="Times New Roman"/>
        </w:rPr>
        <w:commentReference w:id="731"/>
      </w:r>
      <w:commentRangeEnd w:id="726"/>
      <w:r w:rsidR="00E17788">
        <w:rPr>
          <w:rStyle w:val="CommentReference"/>
          <w:rFonts w:ascii="Times New Roman" w:eastAsia="Times New Roman" w:hAnsi="Times New Roman" w:cs="Times New Roman"/>
        </w:rPr>
        <w:commentReference w:id="726"/>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w:t>
      </w:r>
      <w:commentRangeStart w:id="732"/>
      <w:r>
        <w:rPr>
          <w:rFonts w:ascii="Arial" w:eastAsia="Arial" w:hAnsi="Arial" w:cs="Arial"/>
          <w:b/>
          <w:color w:val="000000"/>
          <w:sz w:val="24"/>
          <w:szCs w:val="24"/>
        </w:rPr>
        <w:t>cknowledgments</w:t>
      </w:r>
      <w:commentRangeEnd w:id="732"/>
      <w:r w:rsidR="00253F3B">
        <w:rPr>
          <w:rStyle w:val="CommentReference"/>
          <w:rFonts w:ascii="Times New Roman" w:eastAsia="Times New Roman" w:hAnsi="Times New Roman" w:cs="Times New Roman"/>
        </w:rPr>
        <w:commentReference w:id="732"/>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w:t>
      </w:r>
      <w:commentRangeStart w:id="733"/>
      <w:r>
        <w:rPr>
          <w:rFonts w:ascii="Arial" w:eastAsia="Arial" w:hAnsi="Arial" w:cs="Arial"/>
          <w:sz w:val="24"/>
          <w:szCs w:val="24"/>
          <w:highlight w:val="white"/>
        </w:rPr>
        <w:t>LETHE</w:t>
      </w:r>
      <w:commentRangeEnd w:id="733"/>
      <w:r w:rsidR="00B44A8D">
        <w:rPr>
          <w:rStyle w:val="CommentReference"/>
          <w:rFonts w:ascii="Times New Roman" w:eastAsia="Times New Roman" w:hAnsi="Times New Roman" w:cs="Times New Roman"/>
        </w:rPr>
        <w:commentReference w:id="733"/>
      </w:r>
      <w:r>
        <w:rPr>
          <w:rFonts w:ascii="Arial" w:eastAsia="Arial" w:hAnsi="Arial" w:cs="Arial"/>
          <w:sz w:val="24"/>
          <w:szCs w:val="24"/>
          <w:highlight w:val="white"/>
        </w:rPr>
        <w:t>)</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FA5143E" w14:textId="1BE16AE1" w:rsidR="00907C9F" w:rsidRPr="00907C9F" w:rsidRDefault="00807FE1" w:rsidP="00907C9F">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07C9F" w:rsidRPr="00907C9F">
        <w:rPr>
          <w:rFonts w:ascii="Arial" w:hAnsi="Arial" w:cs="Arial"/>
          <w:noProof/>
          <w:sz w:val="24"/>
          <w:szCs w:val="24"/>
        </w:rPr>
        <w:t xml:space="preserve">1. </w:t>
      </w:r>
      <w:r w:rsidR="00907C9F" w:rsidRPr="00907C9F">
        <w:rPr>
          <w:rFonts w:ascii="Arial" w:hAnsi="Arial" w:cs="Arial"/>
          <w:noProof/>
          <w:sz w:val="24"/>
          <w:szCs w:val="24"/>
        </w:rPr>
        <w:tab/>
        <w:t>World Economic Forum, “The Global Gender Gap Report 2021” (2021).</w:t>
      </w:r>
    </w:p>
    <w:p w14:paraId="7B0686A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 </w:t>
      </w:r>
      <w:r w:rsidRPr="00907C9F">
        <w:rPr>
          <w:rFonts w:ascii="Arial" w:hAnsi="Arial" w:cs="Arial"/>
          <w:noProof/>
          <w:sz w:val="24"/>
          <w:szCs w:val="24"/>
        </w:rPr>
        <w:tab/>
        <w:t>WHO, “Understanding the drivers of health equity: the power of political participation” (2020).</w:t>
      </w:r>
    </w:p>
    <w:p w14:paraId="4467D54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 </w:t>
      </w:r>
      <w:r w:rsidRPr="00907C9F">
        <w:rPr>
          <w:rFonts w:ascii="Arial" w:hAnsi="Arial" w:cs="Arial"/>
          <w:noProof/>
          <w:sz w:val="24"/>
          <w:szCs w:val="24"/>
        </w:rPr>
        <w:tab/>
        <w:t>European Institute for Gender Equality, “Gender Equality Index 2021: Health” (2021) https:/doi.org/10.2839/633501.</w:t>
      </w:r>
    </w:p>
    <w:p w14:paraId="5E6E22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 </w:t>
      </w:r>
      <w:r w:rsidRPr="00907C9F">
        <w:rPr>
          <w:rFonts w:ascii="Arial" w:hAnsi="Arial" w:cs="Arial"/>
          <w:noProof/>
          <w:sz w:val="24"/>
          <w:szCs w:val="24"/>
        </w:rPr>
        <w:tab/>
        <w:t xml:space="preserve">V. Zarulli, </w:t>
      </w:r>
      <w:r w:rsidRPr="00907C9F">
        <w:rPr>
          <w:rFonts w:ascii="Arial" w:hAnsi="Arial" w:cs="Arial"/>
          <w:i/>
          <w:iCs/>
          <w:noProof/>
          <w:sz w:val="24"/>
          <w:szCs w:val="24"/>
        </w:rPr>
        <w:t>et al.</w:t>
      </w:r>
      <w:r w:rsidRPr="00907C9F">
        <w:rPr>
          <w:rFonts w:ascii="Arial" w:hAnsi="Arial" w:cs="Arial"/>
          <w:noProof/>
          <w:sz w:val="24"/>
          <w:szCs w:val="24"/>
        </w:rPr>
        <w:t xml:space="preserve">, Women live longer than men even during severe famines and epidemics.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115</w:t>
      </w:r>
      <w:r w:rsidRPr="00907C9F">
        <w:rPr>
          <w:rFonts w:ascii="Arial" w:hAnsi="Arial" w:cs="Arial"/>
          <w:noProof/>
          <w:sz w:val="24"/>
          <w:szCs w:val="24"/>
        </w:rPr>
        <w:t>, E832–E840 (2018).</w:t>
      </w:r>
    </w:p>
    <w:p w14:paraId="4234C91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 </w:t>
      </w:r>
      <w:r w:rsidRPr="00907C9F">
        <w:rPr>
          <w:rFonts w:ascii="Arial" w:hAnsi="Arial" w:cs="Arial"/>
          <w:noProof/>
          <w:sz w:val="24"/>
          <w:szCs w:val="24"/>
        </w:rPr>
        <w:tab/>
        <w:t xml:space="preserve">V. Zarulli, I. Kashnitsky, J. W. Vaupel, Death rates at specific life stages mold the sex gap in life expectancy.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118</w:t>
      </w:r>
      <w:r w:rsidRPr="00907C9F">
        <w:rPr>
          <w:rFonts w:ascii="Arial" w:hAnsi="Arial" w:cs="Arial"/>
          <w:noProof/>
          <w:sz w:val="24"/>
          <w:szCs w:val="24"/>
        </w:rPr>
        <w:t>, e2010588118 (2021).</w:t>
      </w:r>
    </w:p>
    <w:p w14:paraId="7E1388C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6. </w:t>
      </w:r>
      <w:r w:rsidRPr="00907C9F">
        <w:rPr>
          <w:rFonts w:ascii="Arial" w:hAnsi="Arial" w:cs="Arial"/>
          <w:noProof/>
          <w:sz w:val="24"/>
          <w:szCs w:val="24"/>
        </w:rPr>
        <w:tab/>
        <w:t xml:space="preserve">S. N. Austad, Why women live longer than men: Sex differences in longevity. </w:t>
      </w:r>
      <w:r w:rsidRPr="00907C9F">
        <w:rPr>
          <w:rFonts w:ascii="Arial" w:hAnsi="Arial" w:cs="Arial"/>
          <w:i/>
          <w:iCs/>
          <w:noProof/>
          <w:sz w:val="24"/>
          <w:szCs w:val="24"/>
        </w:rPr>
        <w:t>Gend. Med.</w:t>
      </w:r>
      <w:r w:rsidRPr="00907C9F">
        <w:rPr>
          <w:rFonts w:ascii="Arial" w:hAnsi="Arial" w:cs="Arial"/>
          <w:noProof/>
          <w:sz w:val="24"/>
          <w:szCs w:val="24"/>
        </w:rPr>
        <w:t xml:space="preserve"> </w:t>
      </w:r>
      <w:r w:rsidRPr="00907C9F">
        <w:rPr>
          <w:rFonts w:ascii="Arial" w:hAnsi="Arial" w:cs="Arial"/>
          <w:b/>
          <w:bCs/>
          <w:noProof/>
          <w:sz w:val="24"/>
          <w:szCs w:val="24"/>
        </w:rPr>
        <w:t>3</w:t>
      </w:r>
      <w:r w:rsidRPr="00907C9F">
        <w:rPr>
          <w:rFonts w:ascii="Arial" w:hAnsi="Arial" w:cs="Arial"/>
          <w:noProof/>
          <w:sz w:val="24"/>
          <w:szCs w:val="24"/>
        </w:rPr>
        <w:t>, 79–92 (2006).</w:t>
      </w:r>
    </w:p>
    <w:p w14:paraId="4E739C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7. </w:t>
      </w:r>
      <w:r w:rsidRPr="00907C9F">
        <w:rPr>
          <w:rFonts w:ascii="Arial" w:hAnsi="Arial" w:cs="Arial"/>
          <w:noProof/>
          <w:sz w:val="24"/>
          <w:szCs w:val="24"/>
        </w:rPr>
        <w:tab/>
        <w:t xml:space="preserve">A. P. Belon, M. G. Lima, M. B. A. Barros, Gender differences in healthy life expectancy among Brazilian elderly. </w:t>
      </w:r>
      <w:r w:rsidRPr="00907C9F">
        <w:rPr>
          <w:rFonts w:ascii="Arial" w:hAnsi="Arial" w:cs="Arial"/>
          <w:i/>
          <w:iCs/>
          <w:noProof/>
          <w:sz w:val="24"/>
          <w:szCs w:val="24"/>
        </w:rPr>
        <w:t>Health Qual. Life Outcomes</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xml:space="preserve"> (2014).</w:t>
      </w:r>
    </w:p>
    <w:p w14:paraId="4456220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8.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3763580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9.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7934F24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7F40C4D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11. </w:t>
      </w:r>
      <w:r w:rsidRPr="00907C9F">
        <w:rPr>
          <w:rFonts w:ascii="Arial" w:hAnsi="Arial" w:cs="Arial"/>
          <w:noProof/>
          <w:sz w:val="24"/>
          <w:szCs w:val="24"/>
        </w:rPr>
        <w:tab/>
        <w:t xml:space="preserve">M. Luy, Y. Minagawa, Gender gaps--Life expectancy and proportion of life in poor health. </w:t>
      </w:r>
      <w:r w:rsidRPr="00907C9F">
        <w:rPr>
          <w:rFonts w:ascii="Arial" w:hAnsi="Arial" w:cs="Arial"/>
          <w:i/>
          <w:iCs/>
          <w:noProof/>
          <w:sz w:val="24"/>
          <w:szCs w:val="24"/>
        </w:rPr>
        <w:t>Heal. reports</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 (2014).</w:t>
      </w:r>
    </w:p>
    <w:p w14:paraId="72CD88B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12.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gaps in life expectancy and expected years with activity limitations at age 50 in the European Union: associations with macro-level structural indicators.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229–237 (2010).</w:t>
      </w:r>
    </w:p>
    <w:p w14:paraId="5203798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13. </w:t>
      </w:r>
      <w:r w:rsidRPr="00907C9F">
        <w:rPr>
          <w:rFonts w:ascii="Arial" w:hAnsi="Arial" w:cs="Arial"/>
          <w:noProof/>
          <w:sz w:val="24"/>
          <w:szCs w:val="24"/>
        </w:rPr>
        <w:tab/>
        <w:t xml:space="preserve">V. di Lego, P. Di Giulio, M. Luy, “Gender Differences in Healthy and Unhealthy Life Expectancy” in </w:t>
      </w:r>
      <w:r w:rsidRPr="00907C9F">
        <w:rPr>
          <w:rFonts w:ascii="Arial" w:hAnsi="Arial" w:cs="Arial"/>
          <w:i/>
          <w:iCs/>
          <w:noProof/>
          <w:sz w:val="24"/>
          <w:szCs w:val="24"/>
        </w:rPr>
        <w:t>International Handbook of Health Expectancies.</w:t>
      </w:r>
      <w:r w:rsidRPr="00907C9F">
        <w:rPr>
          <w:rFonts w:ascii="Arial" w:hAnsi="Arial" w:cs="Arial"/>
          <w:noProof/>
          <w:sz w:val="24"/>
          <w:szCs w:val="24"/>
        </w:rPr>
        <w:t>, Internatio, R. J. Jagger C., Crimmins E., Saito Y., De Carvalho Yokota R., Van Oyen H., Ed. (Springer, Cham, 2020), pp. 151–172.</w:t>
      </w:r>
    </w:p>
    <w:p w14:paraId="6A59F2C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14. </w:t>
      </w:r>
      <w:r w:rsidRPr="00907C9F">
        <w:rPr>
          <w:rFonts w:ascii="Arial" w:hAnsi="Arial" w:cs="Arial"/>
          <w:noProof/>
          <w:sz w:val="24"/>
          <w:szCs w:val="24"/>
        </w:rPr>
        <w:tab/>
        <w:t xml:space="preserve">W. Nusselder, C. Looman, Decomposition of differences in health expectancy by cause.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41</w:t>
      </w:r>
      <w:r w:rsidRPr="00907C9F">
        <w:rPr>
          <w:rFonts w:ascii="Arial" w:hAnsi="Arial" w:cs="Arial"/>
          <w:noProof/>
          <w:sz w:val="24"/>
          <w:szCs w:val="24"/>
        </w:rPr>
        <w:t>, 315–34 (2004).</w:t>
      </w:r>
    </w:p>
    <w:p w14:paraId="17C49C9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15. </w:t>
      </w:r>
      <w:r w:rsidRPr="00907C9F">
        <w:rPr>
          <w:rFonts w:ascii="Arial" w:hAnsi="Arial" w:cs="Arial"/>
          <w:noProof/>
          <w:sz w:val="24"/>
          <w:szCs w:val="24"/>
        </w:rPr>
        <w:tab/>
        <w:t xml:space="preserve">M. R. Nepomuceno, V. di Lego, C. M. Turra, Gender disparities in health at older ages and their consequences for well-being in Latin America and the Caribbean. </w:t>
      </w:r>
      <w:r w:rsidRPr="00907C9F">
        <w:rPr>
          <w:rFonts w:ascii="Arial" w:hAnsi="Arial" w:cs="Arial"/>
          <w:i/>
          <w:iCs/>
          <w:noProof/>
          <w:sz w:val="24"/>
          <w:szCs w:val="24"/>
        </w:rPr>
        <w:t>Vienna Yearb. Popul. Res.</w:t>
      </w:r>
      <w:r w:rsidRPr="00907C9F">
        <w:rPr>
          <w:rFonts w:ascii="Arial" w:hAnsi="Arial" w:cs="Arial"/>
          <w:noProof/>
          <w:sz w:val="24"/>
          <w:szCs w:val="24"/>
        </w:rPr>
        <w:t xml:space="preserve"> </w:t>
      </w:r>
      <w:r w:rsidRPr="00907C9F">
        <w:rPr>
          <w:rFonts w:ascii="Arial" w:hAnsi="Arial" w:cs="Arial"/>
          <w:b/>
          <w:bCs/>
          <w:noProof/>
          <w:sz w:val="24"/>
          <w:szCs w:val="24"/>
        </w:rPr>
        <w:t>19</w:t>
      </w:r>
      <w:r w:rsidRPr="00907C9F">
        <w:rPr>
          <w:rFonts w:ascii="Arial" w:hAnsi="Arial" w:cs="Arial"/>
          <w:noProof/>
          <w:sz w:val="24"/>
          <w:szCs w:val="24"/>
        </w:rPr>
        <w:t xml:space="preserve"> (2021).</w:t>
      </w:r>
    </w:p>
    <w:p w14:paraId="6CB8C2F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16. </w:t>
      </w:r>
      <w:r w:rsidRPr="00907C9F">
        <w:rPr>
          <w:rFonts w:ascii="Arial" w:hAnsi="Arial" w:cs="Arial"/>
          <w:noProof/>
          <w:sz w:val="24"/>
          <w:szCs w:val="24"/>
        </w:rPr>
        <w:tab/>
        <w:t>A. A. van Raalte, M. R. Nepomuceno, “Decomposing Gaps in Healthy Life Expectancy” in (2020), pp. 107–122.</w:t>
      </w:r>
    </w:p>
    <w:p w14:paraId="071D7E9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17. </w:t>
      </w:r>
      <w:r w:rsidRPr="00907C9F">
        <w:rPr>
          <w:rFonts w:ascii="Arial" w:hAnsi="Arial" w:cs="Arial"/>
          <w:noProof/>
          <w:sz w:val="24"/>
          <w:szCs w:val="24"/>
        </w:rPr>
        <w:tab/>
        <w:t xml:space="preserve">W. J. Nusselder, C. W. N. Looman, H. van Oyen, J. M. Robine, C. Jagger, Gender differences in health of EU10 and EU15 populations: the double burden of EU10 men.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219–227 (2010).</w:t>
      </w:r>
    </w:p>
    <w:p w14:paraId="118D30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18.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differences in healthy life years within the EU: an exploration of the “health–survival” paradox. </w:t>
      </w:r>
      <w:r w:rsidRPr="00907C9F">
        <w:rPr>
          <w:rFonts w:ascii="Arial" w:hAnsi="Arial" w:cs="Arial"/>
          <w:i/>
          <w:iCs/>
          <w:noProof/>
          <w:sz w:val="24"/>
          <w:szCs w:val="24"/>
        </w:rPr>
        <w:t>Int. J. Public Health</w:t>
      </w:r>
      <w:r w:rsidRPr="00907C9F">
        <w:rPr>
          <w:rFonts w:ascii="Arial" w:hAnsi="Arial" w:cs="Arial"/>
          <w:noProof/>
          <w:sz w:val="24"/>
          <w:szCs w:val="24"/>
        </w:rPr>
        <w:t xml:space="preserve"> </w:t>
      </w:r>
      <w:r w:rsidRPr="00907C9F">
        <w:rPr>
          <w:rFonts w:ascii="Arial" w:hAnsi="Arial" w:cs="Arial"/>
          <w:b/>
          <w:bCs/>
          <w:noProof/>
          <w:sz w:val="24"/>
          <w:szCs w:val="24"/>
        </w:rPr>
        <w:t>58</w:t>
      </w:r>
      <w:r w:rsidRPr="00907C9F">
        <w:rPr>
          <w:rFonts w:ascii="Arial" w:hAnsi="Arial" w:cs="Arial"/>
          <w:noProof/>
          <w:sz w:val="24"/>
          <w:szCs w:val="24"/>
        </w:rPr>
        <w:t>, 143–155 (2013).</w:t>
      </w:r>
    </w:p>
    <w:p w14:paraId="708C940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19. </w:t>
      </w:r>
      <w:r w:rsidRPr="00907C9F">
        <w:rPr>
          <w:rFonts w:ascii="Arial" w:hAnsi="Arial" w:cs="Arial"/>
          <w:noProof/>
          <w:sz w:val="24"/>
          <w:szCs w:val="24"/>
        </w:rPr>
        <w:tab/>
        <w:t xml:space="preserve">P. Gardner, K. Katagiri, J. Parsons, J. Lee, R. Thevannoor, “Not for the fainthearted”: Engaging in cross-national comparative research. </w:t>
      </w:r>
      <w:r w:rsidRPr="00907C9F">
        <w:rPr>
          <w:rFonts w:ascii="Arial" w:hAnsi="Arial" w:cs="Arial"/>
          <w:i/>
          <w:iCs/>
          <w:noProof/>
          <w:sz w:val="24"/>
          <w:szCs w:val="24"/>
        </w:rPr>
        <w:t>J. Aging Stud.</w:t>
      </w:r>
      <w:r w:rsidRPr="00907C9F">
        <w:rPr>
          <w:rFonts w:ascii="Arial" w:hAnsi="Arial" w:cs="Arial"/>
          <w:noProof/>
          <w:sz w:val="24"/>
          <w:szCs w:val="24"/>
        </w:rPr>
        <w:t xml:space="preserve"> </w:t>
      </w:r>
      <w:r w:rsidRPr="00907C9F">
        <w:rPr>
          <w:rFonts w:ascii="Arial" w:hAnsi="Arial" w:cs="Arial"/>
          <w:b/>
          <w:bCs/>
          <w:noProof/>
          <w:sz w:val="24"/>
          <w:szCs w:val="24"/>
        </w:rPr>
        <w:t>26</w:t>
      </w:r>
      <w:r w:rsidRPr="00907C9F">
        <w:rPr>
          <w:rFonts w:ascii="Arial" w:hAnsi="Arial" w:cs="Arial"/>
          <w:noProof/>
          <w:sz w:val="24"/>
          <w:szCs w:val="24"/>
        </w:rPr>
        <w:t>, 253–261 (2012).</w:t>
      </w:r>
    </w:p>
    <w:p w14:paraId="5C186FB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20. </w:t>
      </w:r>
      <w:r w:rsidRPr="00907C9F">
        <w:rPr>
          <w:rFonts w:ascii="Arial" w:hAnsi="Arial" w:cs="Arial"/>
          <w:noProof/>
          <w:sz w:val="24"/>
          <w:szCs w:val="24"/>
        </w:rPr>
        <w:tab/>
        <w:t xml:space="preserve">J. Ailshire, D. Carr, Cross-National Comparisons of Social and Economic Contexts of Aging. </w:t>
      </w:r>
      <w:r w:rsidRPr="00907C9F">
        <w:rPr>
          <w:rFonts w:ascii="Arial" w:hAnsi="Arial" w:cs="Arial"/>
          <w:i/>
          <w:iCs/>
          <w:noProof/>
          <w:sz w:val="24"/>
          <w:szCs w:val="24"/>
        </w:rPr>
        <w:t>Journals Gerontol. Ser. B</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S1–S4 (2021).</w:t>
      </w:r>
    </w:p>
    <w:p w14:paraId="3083AEB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21. </w:t>
      </w:r>
      <w:r w:rsidRPr="00907C9F">
        <w:rPr>
          <w:rFonts w:ascii="Arial" w:hAnsi="Arial" w:cs="Arial"/>
          <w:noProof/>
          <w:sz w:val="24"/>
          <w:szCs w:val="24"/>
        </w:rPr>
        <w:tab/>
        <w:t xml:space="preserve">E. M. Crimmins, H. Shim, Y. S. Zhang, J. K. Kim, Differences between men and women in mortality and the health dimensions of the morbidity process. </w:t>
      </w:r>
      <w:r w:rsidRPr="00907C9F">
        <w:rPr>
          <w:rFonts w:ascii="Arial" w:hAnsi="Arial" w:cs="Arial"/>
          <w:i/>
          <w:iCs/>
          <w:noProof/>
          <w:sz w:val="24"/>
          <w:szCs w:val="24"/>
        </w:rPr>
        <w:t>Clin. Chem.</w:t>
      </w:r>
      <w:r w:rsidRPr="00907C9F">
        <w:rPr>
          <w:rFonts w:ascii="Arial" w:hAnsi="Arial" w:cs="Arial"/>
          <w:noProof/>
          <w:sz w:val="24"/>
          <w:szCs w:val="24"/>
        </w:rPr>
        <w:t xml:space="preserve"> </w:t>
      </w:r>
      <w:r w:rsidRPr="00907C9F">
        <w:rPr>
          <w:rFonts w:ascii="Arial" w:hAnsi="Arial" w:cs="Arial"/>
          <w:b/>
          <w:bCs/>
          <w:noProof/>
          <w:sz w:val="24"/>
          <w:szCs w:val="24"/>
        </w:rPr>
        <w:t>65</w:t>
      </w:r>
      <w:r w:rsidRPr="00907C9F">
        <w:rPr>
          <w:rFonts w:ascii="Arial" w:hAnsi="Arial" w:cs="Arial"/>
          <w:noProof/>
          <w:sz w:val="24"/>
          <w:szCs w:val="24"/>
        </w:rPr>
        <w:t>, 135–145 (2019).</w:t>
      </w:r>
    </w:p>
    <w:p w14:paraId="46D211B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22. </w:t>
      </w:r>
      <w:r w:rsidRPr="00907C9F">
        <w:rPr>
          <w:rFonts w:ascii="Arial" w:hAnsi="Arial" w:cs="Arial"/>
          <w:noProof/>
          <w:sz w:val="24"/>
          <w:szCs w:val="24"/>
        </w:rPr>
        <w:tab/>
        <w:t xml:space="preserve">J. Lee, D. Phillips, J. Wilkens, Gateway to Global Aging Data: Resources for Cross-National Comparisons of Family, Social Environment, and Healthy Aging. </w:t>
      </w:r>
      <w:r w:rsidRPr="00907C9F">
        <w:rPr>
          <w:rFonts w:ascii="Arial" w:hAnsi="Arial" w:cs="Arial"/>
          <w:i/>
          <w:iCs/>
          <w:noProof/>
          <w:sz w:val="24"/>
          <w:szCs w:val="24"/>
        </w:rPr>
        <w:t>Journals Gerontol. Ser. B Psychol. Sci. Soc. Sci.</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S5 (2021).</w:t>
      </w:r>
    </w:p>
    <w:p w14:paraId="03FDBF7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23. </w:t>
      </w:r>
      <w:r w:rsidRPr="00907C9F">
        <w:rPr>
          <w:rFonts w:ascii="Arial" w:hAnsi="Arial" w:cs="Arial"/>
          <w:noProof/>
          <w:sz w:val="24"/>
          <w:szCs w:val="24"/>
        </w:rPr>
        <w:tab/>
        <w:t xml:space="preserve">D. . Sullivan, A single index of mortality and morbidity. </w:t>
      </w:r>
      <w:r w:rsidRPr="00907C9F">
        <w:rPr>
          <w:rFonts w:ascii="Arial" w:hAnsi="Arial" w:cs="Arial"/>
          <w:i/>
          <w:iCs/>
          <w:noProof/>
          <w:sz w:val="24"/>
          <w:szCs w:val="24"/>
        </w:rPr>
        <w:t>HSMHA Health Rep.</w:t>
      </w:r>
      <w:r w:rsidRPr="00907C9F">
        <w:rPr>
          <w:rFonts w:ascii="Arial" w:hAnsi="Arial" w:cs="Arial"/>
          <w:noProof/>
          <w:sz w:val="24"/>
          <w:szCs w:val="24"/>
        </w:rPr>
        <w:t xml:space="preserve"> </w:t>
      </w:r>
      <w:r w:rsidRPr="00907C9F">
        <w:rPr>
          <w:rFonts w:ascii="Arial" w:hAnsi="Arial" w:cs="Arial"/>
          <w:b/>
          <w:bCs/>
          <w:noProof/>
          <w:sz w:val="24"/>
          <w:szCs w:val="24"/>
        </w:rPr>
        <w:t>86</w:t>
      </w:r>
      <w:r w:rsidRPr="00907C9F">
        <w:rPr>
          <w:rFonts w:ascii="Arial" w:hAnsi="Arial" w:cs="Arial"/>
          <w:noProof/>
          <w:sz w:val="24"/>
          <w:szCs w:val="24"/>
        </w:rPr>
        <w:t>, 347–54 (1971).</w:t>
      </w:r>
    </w:p>
    <w:p w14:paraId="38A818D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24. </w:t>
      </w:r>
      <w:r w:rsidRPr="00907C9F">
        <w:rPr>
          <w:rFonts w:ascii="Arial" w:hAnsi="Arial" w:cs="Arial"/>
          <w:noProof/>
          <w:sz w:val="24"/>
          <w:szCs w:val="24"/>
        </w:rPr>
        <w:tab/>
        <w:t xml:space="preserve">Y. Saito, J. M. Robine, E. M. Crimmins, The methods and materials of health expectancy. </w:t>
      </w:r>
      <w:r w:rsidRPr="00907C9F">
        <w:rPr>
          <w:rFonts w:ascii="Arial" w:hAnsi="Arial" w:cs="Arial"/>
          <w:i/>
          <w:iCs/>
          <w:noProof/>
          <w:sz w:val="24"/>
          <w:szCs w:val="24"/>
        </w:rPr>
        <w:t>Stat. J. IAOS</w:t>
      </w:r>
      <w:r w:rsidRPr="00907C9F">
        <w:rPr>
          <w:rFonts w:ascii="Arial" w:hAnsi="Arial" w:cs="Arial"/>
          <w:noProof/>
          <w:sz w:val="24"/>
          <w:szCs w:val="24"/>
        </w:rPr>
        <w:t xml:space="preserve"> </w:t>
      </w:r>
      <w:r w:rsidRPr="00907C9F">
        <w:rPr>
          <w:rFonts w:ascii="Arial" w:hAnsi="Arial" w:cs="Arial"/>
          <w:b/>
          <w:bCs/>
          <w:noProof/>
          <w:sz w:val="24"/>
          <w:szCs w:val="24"/>
        </w:rPr>
        <w:t>30</w:t>
      </w:r>
      <w:r w:rsidRPr="00907C9F">
        <w:rPr>
          <w:rFonts w:ascii="Arial" w:hAnsi="Arial" w:cs="Arial"/>
          <w:noProof/>
          <w:sz w:val="24"/>
          <w:szCs w:val="24"/>
        </w:rPr>
        <w:t>, 209–223 (2014).</w:t>
      </w:r>
    </w:p>
    <w:p w14:paraId="23CDE8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25. </w:t>
      </w:r>
      <w:r w:rsidRPr="00907C9F">
        <w:rPr>
          <w:rFonts w:ascii="Arial" w:hAnsi="Arial" w:cs="Arial"/>
          <w:noProof/>
          <w:sz w:val="24"/>
          <w:szCs w:val="24"/>
        </w:rPr>
        <w:tab/>
        <w:t xml:space="preserve">E. M. Crimmins, Y. Zhang, Y. Saito, Trends Over 4 Decades in Disability-Free Life Expectancy in the United States. </w:t>
      </w:r>
      <w:r w:rsidRPr="00907C9F">
        <w:rPr>
          <w:rFonts w:ascii="Arial" w:hAnsi="Arial" w:cs="Arial"/>
          <w:b/>
          <w:bCs/>
          <w:noProof/>
          <w:sz w:val="24"/>
          <w:szCs w:val="24"/>
        </w:rPr>
        <w:t>106</w:t>
      </w:r>
      <w:r w:rsidRPr="00907C9F">
        <w:rPr>
          <w:rFonts w:ascii="Arial" w:hAnsi="Arial" w:cs="Arial"/>
          <w:noProof/>
          <w:sz w:val="24"/>
          <w:szCs w:val="24"/>
        </w:rPr>
        <w:t>, 1287–1293 (2016).</w:t>
      </w:r>
    </w:p>
    <w:p w14:paraId="2D63A59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26. </w:t>
      </w:r>
      <w:r w:rsidRPr="00907C9F">
        <w:rPr>
          <w:rFonts w:ascii="Arial" w:hAnsi="Arial" w:cs="Arial"/>
          <w:noProof/>
          <w:sz w:val="24"/>
          <w:szCs w:val="24"/>
        </w:rPr>
        <w:tab/>
        <w:t xml:space="preserve">L. a Beckett, </w:t>
      </w:r>
      <w:r w:rsidRPr="00907C9F">
        <w:rPr>
          <w:rFonts w:ascii="Arial" w:hAnsi="Arial" w:cs="Arial"/>
          <w:i/>
          <w:iCs/>
          <w:noProof/>
          <w:sz w:val="24"/>
          <w:szCs w:val="24"/>
        </w:rPr>
        <w:t>et al.</w:t>
      </w:r>
      <w:r w:rsidRPr="00907C9F">
        <w:rPr>
          <w:rFonts w:ascii="Arial" w:hAnsi="Arial" w:cs="Arial"/>
          <w:noProof/>
          <w:sz w:val="24"/>
          <w:szCs w:val="24"/>
        </w:rPr>
        <w:t xml:space="preserve">, Analysis of change in self-reported physical function among older persons in four population studies. </w:t>
      </w:r>
      <w:r w:rsidRPr="00907C9F">
        <w:rPr>
          <w:rFonts w:ascii="Arial" w:hAnsi="Arial" w:cs="Arial"/>
          <w:i/>
          <w:iCs/>
          <w:noProof/>
          <w:sz w:val="24"/>
          <w:szCs w:val="24"/>
        </w:rPr>
        <w:t>Am. J. Epidemiol.</w:t>
      </w:r>
      <w:r w:rsidRPr="00907C9F">
        <w:rPr>
          <w:rFonts w:ascii="Arial" w:hAnsi="Arial" w:cs="Arial"/>
          <w:noProof/>
          <w:sz w:val="24"/>
          <w:szCs w:val="24"/>
        </w:rPr>
        <w:t xml:space="preserve"> </w:t>
      </w:r>
      <w:r w:rsidRPr="00907C9F">
        <w:rPr>
          <w:rFonts w:ascii="Arial" w:hAnsi="Arial" w:cs="Arial"/>
          <w:b/>
          <w:bCs/>
          <w:noProof/>
          <w:sz w:val="24"/>
          <w:szCs w:val="24"/>
        </w:rPr>
        <w:t>143</w:t>
      </w:r>
      <w:r w:rsidRPr="00907C9F">
        <w:rPr>
          <w:rFonts w:ascii="Arial" w:hAnsi="Arial" w:cs="Arial"/>
          <w:noProof/>
          <w:sz w:val="24"/>
          <w:szCs w:val="24"/>
        </w:rPr>
        <w:t>, 766–78 (1996).</w:t>
      </w:r>
    </w:p>
    <w:p w14:paraId="62D35D0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27. </w:t>
      </w:r>
      <w:r w:rsidRPr="00907C9F">
        <w:rPr>
          <w:rFonts w:ascii="Arial" w:hAnsi="Arial" w:cs="Arial"/>
          <w:noProof/>
          <w:sz w:val="24"/>
          <w:szCs w:val="24"/>
        </w:rPr>
        <w:tab/>
        <w:t xml:space="preserve">S. Horiuchi, J. R. Wilmoth, S. D. Pletcher, A decomposition method based on a model of continuous change.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45</w:t>
      </w:r>
      <w:r w:rsidRPr="00907C9F">
        <w:rPr>
          <w:rFonts w:ascii="Arial" w:hAnsi="Arial" w:cs="Arial"/>
          <w:noProof/>
          <w:sz w:val="24"/>
          <w:szCs w:val="24"/>
        </w:rPr>
        <w:t>, 785–801 (2008).</w:t>
      </w:r>
    </w:p>
    <w:p w14:paraId="61A5B07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28. </w:t>
      </w:r>
      <w:r w:rsidRPr="00907C9F">
        <w:rPr>
          <w:rFonts w:ascii="Arial" w:hAnsi="Arial" w:cs="Arial"/>
          <w:noProof/>
          <w:sz w:val="24"/>
          <w:szCs w:val="24"/>
        </w:rPr>
        <w:tab/>
        <w:t>T. Riffe, Package “DemoDecomp” Type Package Title Decompose Demographic Functions (2018) https:/doi.org/10.1353/dem.0.0033 (October 15, 2019).</w:t>
      </w:r>
    </w:p>
    <w:p w14:paraId="2C6F78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29. </w:t>
      </w:r>
      <w:r w:rsidRPr="00907C9F">
        <w:rPr>
          <w:rFonts w:ascii="Arial" w:hAnsi="Arial" w:cs="Arial"/>
          <w:noProof/>
          <w:sz w:val="24"/>
          <w:szCs w:val="24"/>
        </w:rPr>
        <w:tab/>
        <w:t xml:space="preserve">D. E. Bloom, T. V. Sekher, J. Lee, Longitudinal Aging Study in India (LASI): new data resources for addressing aging in India. </w:t>
      </w:r>
      <w:r w:rsidRPr="00907C9F">
        <w:rPr>
          <w:rFonts w:ascii="Arial" w:hAnsi="Arial" w:cs="Arial"/>
          <w:i/>
          <w:iCs/>
          <w:noProof/>
          <w:sz w:val="24"/>
          <w:szCs w:val="24"/>
        </w:rPr>
        <w:t>Nat. Aging</w:t>
      </w:r>
      <w:r w:rsidRPr="00907C9F">
        <w:rPr>
          <w:rFonts w:ascii="Arial" w:hAnsi="Arial" w:cs="Arial"/>
          <w:noProof/>
          <w:sz w:val="24"/>
          <w:szCs w:val="24"/>
        </w:rPr>
        <w:t xml:space="preserve"> </w:t>
      </w:r>
      <w:r w:rsidRPr="00907C9F">
        <w:rPr>
          <w:rFonts w:ascii="Arial" w:hAnsi="Arial" w:cs="Arial"/>
          <w:b/>
          <w:bCs/>
          <w:noProof/>
          <w:sz w:val="24"/>
          <w:szCs w:val="24"/>
        </w:rPr>
        <w:t>1</w:t>
      </w:r>
      <w:r w:rsidRPr="00907C9F">
        <w:rPr>
          <w:rFonts w:ascii="Arial" w:hAnsi="Arial" w:cs="Arial"/>
          <w:noProof/>
          <w:sz w:val="24"/>
          <w:szCs w:val="24"/>
        </w:rPr>
        <w:t>, 1070–1072 (2021).</w:t>
      </w:r>
    </w:p>
    <w:p w14:paraId="4B70C9A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30. </w:t>
      </w:r>
      <w:r w:rsidRPr="00907C9F">
        <w:rPr>
          <w:rFonts w:ascii="Arial" w:hAnsi="Arial" w:cs="Arial"/>
          <w:noProof/>
          <w:sz w:val="24"/>
          <w:szCs w:val="24"/>
        </w:rPr>
        <w:tab/>
        <w:t xml:space="preserve">S. K. Mohanty, </w:t>
      </w:r>
      <w:r w:rsidRPr="00907C9F">
        <w:rPr>
          <w:rFonts w:ascii="Arial" w:hAnsi="Arial" w:cs="Arial"/>
          <w:i/>
          <w:iCs/>
          <w:noProof/>
          <w:sz w:val="24"/>
          <w:szCs w:val="24"/>
        </w:rPr>
        <w:t>et al.</w:t>
      </w:r>
      <w:r w:rsidRPr="00907C9F">
        <w:rPr>
          <w:rFonts w:ascii="Arial" w:hAnsi="Arial" w:cs="Arial"/>
          <w:noProof/>
          <w:sz w:val="24"/>
          <w:szCs w:val="24"/>
        </w:rPr>
        <w:t xml:space="preserve">, Sociodemographic and geographic inequalities in diagnosis and treatment of older adults’ chronic conditions in India: a nationally representative population-based study. </w:t>
      </w:r>
      <w:r w:rsidRPr="00907C9F">
        <w:rPr>
          <w:rFonts w:ascii="Arial" w:hAnsi="Arial" w:cs="Arial"/>
          <w:i/>
          <w:iCs/>
          <w:noProof/>
          <w:sz w:val="24"/>
          <w:szCs w:val="24"/>
        </w:rPr>
        <w:t>BMC Health Serv. Res.</w:t>
      </w:r>
      <w:r w:rsidRPr="00907C9F">
        <w:rPr>
          <w:rFonts w:ascii="Arial" w:hAnsi="Arial" w:cs="Arial"/>
          <w:noProof/>
          <w:sz w:val="24"/>
          <w:szCs w:val="24"/>
        </w:rPr>
        <w:t xml:space="preserve"> </w:t>
      </w:r>
      <w:r w:rsidRPr="00907C9F">
        <w:rPr>
          <w:rFonts w:ascii="Arial" w:hAnsi="Arial" w:cs="Arial"/>
          <w:b/>
          <w:bCs/>
          <w:noProof/>
          <w:sz w:val="24"/>
          <w:szCs w:val="24"/>
        </w:rPr>
        <w:t>23</w:t>
      </w:r>
      <w:r w:rsidRPr="00907C9F">
        <w:rPr>
          <w:rFonts w:ascii="Arial" w:hAnsi="Arial" w:cs="Arial"/>
          <w:noProof/>
          <w:sz w:val="24"/>
          <w:szCs w:val="24"/>
        </w:rPr>
        <w:t>, 332 (2023).</w:t>
      </w:r>
    </w:p>
    <w:p w14:paraId="40F6203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31. </w:t>
      </w:r>
      <w:r w:rsidRPr="00907C9F">
        <w:rPr>
          <w:rFonts w:ascii="Arial" w:hAnsi="Arial" w:cs="Arial"/>
          <w:noProof/>
          <w:sz w:val="24"/>
          <w:szCs w:val="24"/>
        </w:rPr>
        <w:tab/>
        <w:t xml:space="preserve">N. Crespí-Lloréns, I. Hernández-Aguado, E. Chilet-Rosell, Have Policies Tackled Gender Inequalities in Health? A Scoping Review. </w:t>
      </w:r>
      <w:r w:rsidRPr="00907C9F">
        <w:rPr>
          <w:rFonts w:ascii="Arial" w:hAnsi="Arial" w:cs="Arial"/>
          <w:i/>
          <w:iCs/>
          <w:noProof/>
          <w:sz w:val="24"/>
          <w:szCs w:val="24"/>
        </w:rPr>
        <w:t>Int. J. Environ. Res. Public Health</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327 (2021).</w:t>
      </w:r>
    </w:p>
    <w:p w14:paraId="3D3E5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32. </w:t>
      </w:r>
      <w:r w:rsidRPr="00907C9F">
        <w:rPr>
          <w:rFonts w:ascii="Arial" w:hAnsi="Arial" w:cs="Arial"/>
          <w:noProof/>
          <w:sz w:val="24"/>
          <w:szCs w:val="24"/>
        </w:rPr>
        <w:tab/>
        <w:t xml:space="preserve">J. Dahlin, J. Härkönen, Cross-national differences in the gender gap in subjective health in Europe: Does country-level gender equality matter?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98</w:t>
      </w:r>
      <w:r w:rsidRPr="00907C9F">
        <w:rPr>
          <w:rFonts w:ascii="Arial" w:hAnsi="Arial" w:cs="Arial"/>
          <w:noProof/>
          <w:sz w:val="24"/>
          <w:szCs w:val="24"/>
        </w:rPr>
        <w:t>, 24–28 (2013).</w:t>
      </w:r>
    </w:p>
    <w:p w14:paraId="1CC4F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33. </w:t>
      </w:r>
      <w:r w:rsidRPr="00907C9F">
        <w:rPr>
          <w:rFonts w:ascii="Arial" w:hAnsi="Arial" w:cs="Arial"/>
          <w:noProof/>
          <w:sz w:val="24"/>
          <w:szCs w:val="24"/>
        </w:rPr>
        <w:tab/>
        <w:t xml:space="preserve">T. Boerma, A. R. Hosseinpoor, E. Verdes, S. Chatterji, A global assessment of the gender gap in self-reported health with survey data from 59 countries. </w:t>
      </w:r>
      <w:r w:rsidRPr="00907C9F">
        <w:rPr>
          <w:rFonts w:ascii="Arial" w:hAnsi="Arial" w:cs="Arial"/>
          <w:i/>
          <w:iCs/>
          <w:noProof/>
          <w:sz w:val="24"/>
          <w:szCs w:val="24"/>
        </w:rPr>
        <w:t>BMC Public Health</w:t>
      </w:r>
      <w:r w:rsidRPr="00907C9F">
        <w:rPr>
          <w:rFonts w:ascii="Arial" w:hAnsi="Arial" w:cs="Arial"/>
          <w:noProof/>
          <w:sz w:val="24"/>
          <w:szCs w:val="24"/>
        </w:rPr>
        <w:t xml:space="preserve"> </w:t>
      </w:r>
      <w:r w:rsidRPr="00907C9F">
        <w:rPr>
          <w:rFonts w:ascii="Arial" w:hAnsi="Arial" w:cs="Arial"/>
          <w:b/>
          <w:bCs/>
          <w:noProof/>
          <w:sz w:val="24"/>
          <w:szCs w:val="24"/>
        </w:rPr>
        <w:t>16</w:t>
      </w:r>
      <w:r w:rsidRPr="00907C9F">
        <w:rPr>
          <w:rFonts w:ascii="Arial" w:hAnsi="Arial" w:cs="Arial"/>
          <w:noProof/>
          <w:sz w:val="24"/>
          <w:szCs w:val="24"/>
        </w:rPr>
        <w:t>, 675 (2016).</w:t>
      </w:r>
    </w:p>
    <w:p w14:paraId="4C6D1AC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34. </w:t>
      </w:r>
      <w:r w:rsidRPr="00907C9F">
        <w:rPr>
          <w:rFonts w:ascii="Arial" w:hAnsi="Arial" w:cs="Arial"/>
          <w:noProof/>
          <w:sz w:val="24"/>
          <w:szCs w:val="24"/>
        </w:rPr>
        <w:tab/>
        <w:t xml:space="preserve">J. Lee, </w:t>
      </w:r>
      <w:r w:rsidRPr="00907C9F">
        <w:rPr>
          <w:rFonts w:ascii="Arial" w:hAnsi="Arial" w:cs="Arial"/>
          <w:i/>
          <w:iCs/>
          <w:noProof/>
          <w:sz w:val="24"/>
          <w:szCs w:val="24"/>
        </w:rPr>
        <w:t>et al.</w:t>
      </w:r>
      <w:r w:rsidRPr="00907C9F">
        <w:rPr>
          <w:rFonts w:ascii="Arial" w:hAnsi="Arial" w:cs="Arial"/>
          <w:noProof/>
          <w:sz w:val="24"/>
          <w:szCs w:val="24"/>
        </w:rPr>
        <w:t xml:space="preserve">, Cross-country comparisons of disability and morbidity: Evidence from the gateway to global aging data. </w:t>
      </w:r>
      <w:r w:rsidRPr="00907C9F">
        <w:rPr>
          <w:rFonts w:ascii="Arial" w:hAnsi="Arial" w:cs="Arial"/>
          <w:i/>
          <w:iCs/>
          <w:noProof/>
          <w:sz w:val="24"/>
          <w:szCs w:val="24"/>
        </w:rPr>
        <w:t>Journals Gerontol. - Ser. A Biol. Sci. Med. Sci.</w:t>
      </w:r>
      <w:r w:rsidRPr="00907C9F">
        <w:rPr>
          <w:rFonts w:ascii="Arial" w:hAnsi="Arial" w:cs="Arial"/>
          <w:noProof/>
          <w:sz w:val="24"/>
          <w:szCs w:val="24"/>
        </w:rPr>
        <w:t xml:space="preserve"> </w:t>
      </w:r>
      <w:r w:rsidRPr="00907C9F">
        <w:rPr>
          <w:rFonts w:ascii="Arial" w:hAnsi="Arial" w:cs="Arial"/>
          <w:b/>
          <w:bCs/>
          <w:noProof/>
          <w:sz w:val="24"/>
          <w:szCs w:val="24"/>
        </w:rPr>
        <w:t>73</w:t>
      </w:r>
      <w:r w:rsidRPr="00907C9F">
        <w:rPr>
          <w:rFonts w:ascii="Arial" w:hAnsi="Arial" w:cs="Arial"/>
          <w:noProof/>
          <w:sz w:val="24"/>
          <w:szCs w:val="24"/>
        </w:rPr>
        <w:t>, 1519–1524 (2018).</w:t>
      </w:r>
    </w:p>
    <w:p w14:paraId="10A8619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35.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26B5956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36.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1F319A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37. </w:t>
      </w:r>
      <w:r w:rsidRPr="00907C9F">
        <w:rPr>
          <w:rFonts w:ascii="Arial" w:hAnsi="Arial" w:cs="Arial"/>
          <w:noProof/>
          <w:sz w:val="24"/>
          <w:szCs w:val="24"/>
        </w:rPr>
        <w:tab/>
        <w:t xml:space="preserve">L. M. Verbrugge, D. L. Wingard, Sex Differentials in Health and Mortality. </w:t>
      </w:r>
      <w:r w:rsidRPr="00907C9F">
        <w:rPr>
          <w:rFonts w:ascii="Arial" w:hAnsi="Arial" w:cs="Arial"/>
          <w:i/>
          <w:iCs/>
          <w:noProof/>
          <w:sz w:val="24"/>
          <w:szCs w:val="24"/>
        </w:rPr>
        <w:t>Women Health</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103–145 (1987).</w:t>
      </w:r>
    </w:p>
    <w:p w14:paraId="4D07241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38. </w:t>
      </w:r>
      <w:r w:rsidRPr="00907C9F">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907C9F">
        <w:rPr>
          <w:rFonts w:ascii="Arial" w:hAnsi="Arial" w:cs="Arial"/>
          <w:i/>
          <w:iCs/>
          <w:noProof/>
          <w:sz w:val="24"/>
          <w:szCs w:val="24"/>
        </w:rPr>
        <w:t>Women’s Heal. Issues</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64–70 (2011).</w:t>
      </w:r>
    </w:p>
    <w:p w14:paraId="2600EA1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39. </w:t>
      </w:r>
      <w:r w:rsidRPr="00907C9F">
        <w:rPr>
          <w:rFonts w:ascii="Arial" w:hAnsi="Arial" w:cs="Arial"/>
          <w:noProof/>
          <w:sz w:val="24"/>
          <w:szCs w:val="24"/>
        </w:rPr>
        <w:tab/>
        <w:t>V. Di Lego, P. Di Giulio, M. Luy, “Gender Differences in Healthy and Unhealthy Life Expectancy” in (2020), pp. 151–172.</w:t>
      </w:r>
    </w:p>
    <w:p w14:paraId="0C2041E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4C8C14F4"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41. </w:t>
      </w:r>
      <w:r w:rsidRPr="00907C9F">
        <w:rPr>
          <w:rFonts w:ascii="Arial" w:hAnsi="Arial" w:cs="Arial"/>
          <w:noProof/>
          <w:sz w:val="24"/>
          <w:szCs w:val="24"/>
        </w:rPr>
        <w:tab/>
        <w:t xml:space="preserve">V. A. Freedman, D. A. Wolf, B. C. Spillman, Disability-Free Life Expectancy Over 30 Years: A Growing Female Disadvantage in the US Population. </w:t>
      </w:r>
      <w:r w:rsidRPr="00907C9F">
        <w:rPr>
          <w:rFonts w:ascii="Arial" w:hAnsi="Arial" w:cs="Arial"/>
          <w:i/>
          <w:iCs/>
          <w:noProof/>
          <w:sz w:val="24"/>
          <w:szCs w:val="24"/>
        </w:rPr>
        <w:t>Am. J. Public Health</w:t>
      </w:r>
      <w:r w:rsidRPr="00907C9F">
        <w:rPr>
          <w:rFonts w:ascii="Arial" w:hAnsi="Arial" w:cs="Arial"/>
          <w:noProof/>
          <w:sz w:val="24"/>
          <w:szCs w:val="24"/>
        </w:rPr>
        <w:t xml:space="preserve"> </w:t>
      </w:r>
      <w:r w:rsidRPr="00907C9F">
        <w:rPr>
          <w:rFonts w:ascii="Arial" w:hAnsi="Arial" w:cs="Arial"/>
          <w:b/>
          <w:bCs/>
          <w:noProof/>
          <w:sz w:val="24"/>
          <w:szCs w:val="24"/>
        </w:rPr>
        <w:t>106</w:t>
      </w:r>
      <w:r w:rsidRPr="00907C9F">
        <w:rPr>
          <w:rFonts w:ascii="Arial" w:hAnsi="Arial" w:cs="Arial"/>
          <w:noProof/>
          <w:sz w:val="24"/>
          <w:szCs w:val="24"/>
        </w:rPr>
        <w:t>, 1079–1085 (2016).</w:t>
      </w:r>
    </w:p>
    <w:p w14:paraId="350CA1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42. </w:t>
      </w:r>
      <w:r w:rsidRPr="00907C9F">
        <w:rPr>
          <w:rFonts w:ascii="Arial" w:hAnsi="Arial" w:cs="Arial"/>
          <w:noProof/>
          <w:sz w:val="24"/>
          <w:szCs w:val="24"/>
        </w:rPr>
        <w:tab/>
        <w:t xml:space="preserve">H. Zhang, T. Bago D’Uva, E. Van Doorslaer, The gender health gap in China: A decomposition analysis. </w:t>
      </w:r>
      <w:r w:rsidRPr="00907C9F">
        <w:rPr>
          <w:rFonts w:ascii="Arial" w:hAnsi="Arial" w:cs="Arial"/>
          <w:i/>
          <w:iCs/>
          <w:noProof/>
          <w:sz w:val="24"/>
          <w:szCs w:val="24"/>
        </w:rPr>
        <w:t>Econ. Hum. Biol.</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13–26 (2015).</w:t>
      </w:r>
    </w:p>
    <w:p w14:paraId="40A2EC7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43. </w:t>
      </w:r>
      <w:r w:rsidRPr="00907C9F">
        <w:rPr>
          <w:rFonts w:ascii="Arial" w:hAnsi="Arial" w:cs="Arial"/>
          <w:noProof/>
          <w:sz w:val="24"/>
          <w:szCs w:val="24"/>
        </w:rPr>
        <w:tab/>
        <w:t xml:space="preserve">M. Zhou, S. Zhao, Z. Zhao, Gender differences in health insurance coverage in China. </w:t>
      </w:r>
      <w:r w:rsidRPr="00907C9F">
        <w:rPr>
          <w:rFonts w:ascii="Arial" w:hAnsi="Arial" w:cs="Arial"/>
          <w:i/>
          <w:iCs/>
          <w:noProof/>
          <w:sz w:val="24"/>
          <w:szCs w:val="24"/>
        </w:rPr>
        <w:t>Int. J. Equity Health</w:t>
      </w:r>
      <w:r w:rsidRPr="00907C9F">
        <w:rPr>
          <w:rFonts w:ascii="Arial" w:hAnsi="Arial" w:cs="Arial"/>
          <w:noProof/>
          <w:sz w:val="24"/>
          <w:szCs w:val="24"/>
        </w:rPr>
        <w:t xml:space="preserve"> </w:t>
      </w:r>
      <w:r w:rsidRPr="00907C9F">
        <w:rPr>
          <w:rFonts w:ascii="Arial" w:hAnsi="Arial" w:cs="Arial"/>
          <w:b/>
          <w:bCs/>
          <w:noProof/>
          <w:sz w:val="24"/>
          <w:szCs w:val="24"/>
        </w:rPr>
        <w:t>20</w:t>
      </w:r>
      <w:r w:rsidRPr="00907C9F">
        <w:rPr>
          <w:rFonts w:ascii="Arial" w:hAnsi="Arial" w:cs="Arial"/>
          <w:noProof/>
          <w:sz w:val="24"/>
          <w:szCs w:val="24"/>
        </w:rPr>
        <w:t xml:space="preserve"> (2021).</w:t>
      </w:r>
    </w:p>
    <w:p w14:paraId="45569F2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44. </w:t>
      </w:r>
      <w:r w:rsidRPr="00907C9F">
        <w:rPr>
          <w:rFonts w:ascii="Arial" w:hAnsi="Arial" w:cs="Arial"/>
          <w:noProof/>
          <w:sz w:val="24"/>
          <w:szCs w:val="24"/>
        </w:rPr>
        <w:tab/>
        <w:t xml:space="preserve">S. Yang, Y. H. Khang, H. Chun, S. Harper, J. Lynch, The changing gender differences in life expectancy in Korea 1970-2005.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75</w:t>
      </w:r>
      <w:r w:rsidRPr="00907C9F">
        <w:rPr>
          <w:rFonts w:ascii="Arial" w:hAnsi="Arial" w:cs="Arial"/>
          <w:noProof/>
          <w:sz w:val="24"/>
          <w:szCs w:val="24"/>
        </w:rPr>
        <w:t>, 1280–1287 (2012).</w:t>
      </w:r>
    </w:p>
    <w:p w14:paraId="2724295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45. </w:t>
      </w:r>
      <w:r w:rsidRPr="00907C9F">
        <w:rPr>
          <w:rFonts w:ascii="Arial" w:hAnsi="Arial" w:cs="Arial"/>
          <w:noProof/>
          <w:sz w:val="24"/>
          <w:szCs w:val="24"/>
        </w:rPr>
        <w:tab/>
        <w:t xml:space="preserve">M. I. Tareque, S. Begum, Y. Saito, Gender differences in disability-free life expectancy at old ages in Bangladesh. </w:t>
      </w:r>
      <w:r w:rsidRPr="00907C9F">
        <w:rPr>
          <w:rFonts w:ascii="Arial" w:hAnsi="Arial" w:cs="Arial"/>
          <w:i/>
          <w:iCs/>
          <w:noProof/>
          <w:sz w:val="24"/>
          <w:szCs w:val="24"/>
        </w:rPr>
        <w:t>J. Aging Health</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1299–1312 (2013).</w:t>
      </w:r>
    </w:p>
    <w:p w14:paraId="3152620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46. </w:t>
      </w:r>
      <w:r w:rsidRPr="00907C9F">
        <w:rPr>
          <w:rFonts w:ascii="Arial" w:hAnsi="Arial" w:cs="Arial"/>
          <w:noProof/>
          <w:sz w:val="24"/>
          <w:szCs w:val="24"/>
        </w:rPr>
        <w:tab/>
        <w:t xml:space="preserve">F. Mauvais-Jarvis, </w:t>
      </w:r>
      <w:r w:rsidRPr="00907C9F">
        <w:rPr>
          <w:rFonts w:ascii="Arial" w:hAnsi="Arial" w:cs="Arial"/>
          <w:i/>
          <w:iCs/>
          <w:noProof/>
          <w:sz w:val="24"/>
          <w:szCs w:val="24"/>
        </w:rPr>
        <w:t>et al.</w:t>
      </w:r>
      <w:r w:rsidRPr="00907C9F">
        <w:rPr>
          <w:rFonts w:ascii="Arial" w:hAnsi="Arial" w:cs="Arial"/>
          <w:noProof/>
          <w:sz w:val="24"/>
          <w:szCs w:val="24"/>
        </w:rPr>
        <w:t xml:space="preserve">, Sex and gender: modifiers of health, disease, and medicine. </w:t>
      </w:r>
      <w:r w:rsidRPr="00907C9F">
        <w:rPr>
          <w:rFonts w:ascii="Arial" w:hAnsi="Arial" w:cs="Arial"/>
          <w:i/>
          <w:iCs/>
          <w:noProof/>
          <w:sz w:val="24"/>
          <w:szCs w:val="24"/>
        </w:rPr>
        <w:t>Lancet</w:t>
      </w:r>
      <w:r w:rsidRPr="00907C9F">
        <w:rPr>
          <w:rFonts w:ascii="Arial" w:hAnsi="Arial" w:cs="Arial"/>
          <w:noProof/>
          <w:sz w:val="24"/>
          <w:szCs w:val="24"/>
        </w:rPr>
        <w:t xml:space="preserve"> </w:t>
      </w:r>
      <w:r w:rsidRPr="00907C9F">
        <w:rPr>
          <w:rFonts w:ascii="Arial" w:hAnsi="Arial" w:cs="Arial"/>
          <w:b/>
          <w:bCs/>
          <w:noProof/>
          <w:sz w:val="24"/>
          <w:szCs w:val="24"/>
        </w:rPr>
        <w:t>396</w:t>
      </w:r>
      <w:r w:rsidRPr="00907C9F">
        <w:rPr>
          <w:rFonts w:ascii="Arial" w:hAnsi="Arial" w:cs="Arial"/>
          <w:noProof/>
          <w:sz w:val="24"/>
          <w:szCs w:val="24"/>
        </w:rPr>
        <w:t>, 565–582 (2020).</w:t>
      </w:r>
    </w:p>
    <w:p w14:paraId="40871F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47. </w:t>
      </w:r>
      <w:r w:rsidRPr="00907C9F">
        <w:rPr>
          <w:rFonts w:ascii="Arial" w:hAnsi="Arial" w:cs="Arial"/>
          <w:noProof/>
          <w:sz w:val="24"/>
          <w:szCs w:val="24"/>
        </w:rPr>
        <w:tab/>
        <w:t xml:space="preserve">H. Tolonen, </w:t>
      </w:r>
      <w:r w:rsidRPr="00907C9F">
        <w:rPr>
          <w:rFonts w:ascii="Arial" w:hAnsi="Arial" w:cs="Arial"/>
          <w:i/>
          <w:iCs/>
          <w:noProof/>
          <w:sz w:val="24"/>
          <w:szCs w:val="24"/>
        </w:rPr>
        <w:t>et al.</w:t>
      </w:r>
      <w:r w:rsidRPr="00907C9F">
        <w:rPr>
          <w:rFonts w:ascii="Arial" w:hAnsi="Arial" w:cs="Arial"/>
          <w:noProof/>
          <w:sz w:val="24"/>
          <w:szCs w:val="24"/>
        </w:rPr>
        <w:t xml:space="preserve">, Cross-national comparisons of health indicators require standardized definitions and common data sources. </w:t>
      </w:r>
      <w:r w:rsidRPr="00907C9F">
        <w:rPr>
          <w:rFonts w:ascii="Arial" w:hAnsi="Arial" w:cs="Arial"/>
          <w:i/>
          <w:iCs/>
          <w:noProof/>
          <w:sz w:val="24"/>
          <w:szCs w:val="24"/>
        </w:rPr>
        <w:t>Arch. Public Heal. 2021 791</w:t>
      </w:r>
      <w:r w:rsidRPr="00907C9F">
        <w:rPr>
          <w:rFonts w:ascii="Arial" w:hAnsi="Arial" w:cs="Arial"/>
          <w:noProof/>
          <w:sz w:val="24"/>
          <w:szCs w:val="24"/>
        </w:rPr>
        <w:t xml:space="preserve"> </w:t>
      </w:r>
      <w:r w:rsidRPr="00907C9F">
        <w:rPr>
          <w:rFonts w:ascii="Arial" w:hAnsi="Arial" w:cs="Arial"/>
          <w:b/>
          <w:bCs/>
          <w:noProof/>
          <w:sz w:val="24"/>
          <w:szCs w:val="24"/>
        </w:rPr>
        <w:t>79</w:t>
      </w:r>
      <w:r w:rsidRPr="00907C9F">
        <w:rPr>
          <w:rFonts w:ascii="Arial" w:hAnsi="Arial" w:cs="Arial"/>
          <w:noProof/>
          <w:sz w:val="24"/>
          <w:szCs w:val="24"/>
        </w:rPr>
        <w:t>, 1–14 (2021).</w:t>
      </w:r>
    </w:p>
    <w:p w14:paraId="1ADEA7D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48. </w:t>
      </w:r>
      <w:r w:rsidRPr="00907C9F">
        <w:rPr>
          <w:rFonts w:ascii="Arial" w:hAnsi="Arial" w:cs="Arial"/>
          <w:noProof/>
          <w:sz w:val="24"/>
          <w:szCs w:val="24"/>
        </w:rPr>
        <w:tab/>
        <w:t xml:space="preserve">J. L. Angel, W. Vega, M. López-Ortega, R. Pruchno, Aging in Mexico: Population trends and emerging issues. </w:t>
      </w:r>
      <w:r w:rsidRPr="00907C9F">
        <w:rPr>
          <w:rFonts w:ascii="Arial" w:hAnsi="Arial" w:cs="Arial"/>
          <w:i/>
          <w:iCs/>
          <w:noProof/>
          <w:sz w:val="24"/>
          <w:szCs w:val="24"/>
        </w:rPr>
        <w:t>Gerontologist</w:t>
      </w:r>
      <w:r w:rsidRPr="00907C9F">
        <w:rPr>
          <w:rFonts w:ascii="Arial" w:hAnsi="Arial" w:cs="Arial"/>
          <w:noProof/>
          <w:sz w:val="24"/>
          <w:szCs w:val="24"/>
        </w:rPr>
        <w:t xml:space="preserve"> </w:t>
      </w:r>
      <w:r w:rsidRPr="00907C9F">
        <w:rPr>
          <w:rFonts w:ascii="Arial" w:hAnsi="Arial" w:cs="Arial"/>
          <w:b/>
          <w:bCs/>
          <w:noProof/>
          <w:sz w:val="24"/>
          <w:szCs w:val="24"/>
        </w:rPr>
        <w:t>57</w:t>
      </w:r>
      <w:r w:rsidRPr="00907C9F">
        <w:rPr>
          <w:rFonts w:ascii="Arial" w:hAnsi="Arial" w:cs="Arial"/>
          <w:noProof/>
          <w:sz w:val="24"/>
          <w:szCs w:val="24"/>
        </w:rPr>
        <w:t>, 153–162 (2017).</w:t>
      </w:r>
    </w:p>
    <w:p w14:paraId="6AD9F0A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49. </w:t>
      </w:r>
      <w:r w:rsidRPr="00907C9F">
        <w:rPr>
          <w:rFonts w:ascii="Arial" w:hAnsi="Arial" w:cs="Arial"/>
          <w:noProof/>
          <w:sz w:val="24"/>
          <w:szCs w:val="24"/>
        </w:rPr>
        <w:tab/>
        <w:t xml:space="preserve">R. Pelletier, </w:t>
      </w:r>
      <w:r w:rsidRPr="00907C9F">
        <w:rPr>
          <w:rFonts w:ascii="Arial" w:hAnsi="Arial" w:cs="Arial"/>
          <w:i/>
          <w:iCs/>
          <w:noProof/>
          <w:sz w:val="24"/>
          <w:szCs w:val="24"/>
        </w:rPr>
        <w:t>et al.</w:t>
      </w:r>
      <w:r w:rsidRPr="00907C9F">
        <w:rPr>
          <w:rFonts w:ascii="Arial" w:hAnsi="Arial" w:cs="Arial"/>
          <w:noProof/>
          <w:sz w:val="24"/>
          <w:szCs w:val="24"/>
        </w:rPr>
        <w:t xml:space="preserve">, Sex Versus Gender-Related Characteristics Which Predicts Outcome after Acute Coronary Syndrome in the Young? </w:t>
      </w:r>
      <w:r w:rsidRPr="00907C9F">
        <w:rPr>
          <w:rFonts w:ascii="Arial" w:hAnsi="Arial" w:cs="Arial"/>
          <w:i/>
          <w:iCs/>
          <w:noProof/>
          <w:sz w:val="24"/>
          <w:szCs w:val="24"/>
        </w:rPr>
        <w:t>J. Am. Coll. Cardiol.</w:t>
      </w:r>
      <w:r w:rsidRPr="00907C9F">
        <w:rPr>
          <w:rFonts w:ascii="Arial" w:hAnsi="Arial" w:cs="Arial"/>
          <w:noProof/>
          <w:sz w:val="24"/>
          <w:szCs w:val="24"/>
        </w:rPr>
        <w:t xml:space="preserve"> </w:t>
      </w:r>
      <w:r w:rsidRPr="00907C9F">
        <w:rPr>
          <w:rFonts w:ascii="Arial" w:hAnsi="Arial" w:cs="Arial"/>
          <w:b/>
          <w:bCs/>
          <w:noProof/>
          <w:sz w:val="24"/>
          <w:szCs w:val="24"/>
        </w:rPr>
        <w:t>67</w:t>
      </w:r>
      <w:r w:rsidRPr="00907C9F">
        <w:rPr>
          <w:rFonts w:ascii="Arial" w:hAnsi="Arial" w:cs="Arial"/>
          <w:noProof/>
          <w:sz w:val="24"/>
          <w:szCs w:val="24"/>
        </w:rPr>
        <w:t>, 127–135 (2016).</w:t>
      </w:r>
    </w:p>
    <w:p w14:paraId="45F1C85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50. </w:t>
      </w:r>
      <w:r w:rsidRPr="00907C9F">
        <w:rPr>
          <w:rFonts w:ascii="Arial" w:hAnsi="Arial" w:cs="Arial"/>
          <w:noProof/>
          <w:sz w:val="24"/>
          <w:szCs w:val="24"/>
        </w:rPr>
        <w:tab/>
        <w:t xml:space="preserve">C. E. Ross, R. K. Masters, R. A. Hummer, Education and the Gender Gaps in Health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49</w:t>
      </w:r>
      <w:r w:rsidRPr="00907C9F">
        <w:rPr>
          <w:rFonts w:ascii="Arial" w:hAnsi="Arial" w:cs="Arial"/>
          <w:noProof/>
          <w:sz w:val="24"/>
          <w:szCs w:val="24"/>
        </w:rPr>
        <w:t>, 1157–1183 (2012).</w:t>
      </w:r>
    </w:p>
    <w:p w14:paraId="679FF97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51. </w:t>
      </w:r>
      <w:r w:rsidRPr="00907C9F">
        <w:rPr>
          <w:rFonts w:ascii="Arial" w:hAnsi="Arial" w:cs="Arial"/>
          <w:noProof/>
          <w:sz w:val="24"/>
          <w:szCs w:val="24"/>
        </w:rPr>
        <w:tab/>
        <w:t xml:space="preserve">C. E. E. Okojie, Gender inequalities of health in the third world.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39</w:t>
      </w:r>
      <w:r w:rsidRPr="00907C9F">
        <w:rPr>
          <w:rFonts w:ascii="Arial" w:hAnsi="Arial" w:cs="Arial"/>
          <w:noProof/>
          <w:sz w:val="24"/>
          <w:szCs w:val="24"/>
        </w:rPr>
        <w:t>, 1237–1247 (1994).</w:t>
      </w:r>
    </w:p>
    <w:p w14:paraId="7F31283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rPr>
      </w:pPr>
      <w:r w:rsidRPr="00907C9F">
        <w:rPr>
          <w:rFonts w:ascii="Arial" w:hAnsi="Arial" w:cs="Arial"/>
          <w:noProof/>
          <w:sz w:val="24"/>
          <w:szCs w:val="24"/>
        </w:rPr>
        <w:t xml:space="preserve">52. </w:t>
      </w:r>
      <w:r w:rsidRPr="00907C9F">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C5FAF">
          <w:headerReference w:type="default" r:id="rId22"/>
          <w:footerReference w:type="default" r:id="rId23"/>
          <w:pgSz w:w="12240" w:h="15840"/>
          <w:pgMar w:top="1440" w:right="1800" w:bottom="1440" w:left="1800" w:header="720" w:footer="720" w:gutter="0"/>
          <w:lnNumType w:countBy="1" w:restart="continuous"/>
          <w:pgNumType w:start="1"/>
          <w:cols w:space="720"/>
          <w:docGrid w:linePitch="360"/>
        </w:sectPr>
      </w:pPr>
      <w:r>
        <w:rPr>
          <w:rFonts w:ascii="Arial" w:eastAsia="Arial" w:hAnsi="Arial" w:cs="Arial"/>
          <w:b/>
          <w:color w:val="000000"/>
          <w:sz w:val="24"/>
          <w:szCs w:val="24"/>
        </w:rPr>
        <w:fldChar w:fldCharType="end"/>
      </w:r>
      <w:bookmarkEnd w:id="1"/>
    </w:p>
    <w:p w14:paraId="083BB2A4" w14:textId="104C32DE" w:rsidR="0009777F" w:rsidRPr="00B30A51" w:rsidRDefault="0009777F" w:rsidP="004C5FAF">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Di Lego Goncalves, Vanessa" w:date="2023-07-03T14:24:00Z" w:initials="DLGV">
    <w:p w14:paraId="48BDE41B" w14:textId="1939FC87" w:rsidR="000E7E78" w:rsidRDefault="000E7E78">
      <w:pPr>
        <w:pStyle w:val="CommentText"/>
      </w:pPr>
      <w:r>
        <w:rPr>
          <w:rStyle w:val="CommentReference"/>
        </w:rPr>
        <w:annotationRef/>
      </w:r>
      <w:r>
        <w:t>Suggestions?</w:t>
      </w:r>
    </w:p>
  </w:comment>
  <w:comment w:id="14" w:author="Di Lego Goncalves, Vanessa" w:date="2023-07-03T14:24:00Z" w:initials="DLGV">
    <w:p w14:paraId="7BB13CAE" w14:textId="1D3D15C1" w:rsidR="000E7E78" w:rsidRDefault="000E7E78">
      <w:pPr>
        <w:pStyle w:val="CommentText"/>
      </w:pPr>
      <w:r>
        <w:rPr>
          <w:rStyle w:val="CommentReference"/>
        </w:rPr>
        <w:annotationRef/>
      </w:r>
      <w:r>
        <w:t>Still need to write</w:t>
      </w:r>
    </w:p>
  </w:comment>
  <w:comment w:id="15" w:author="Di Lego Goncalves, Vanessa" w:date="2023-07-03T14:23:00Z" w:initials="DLGV">
    <w:p w14:paraId="70378781" w14:textId="50F86797" w:rsidR="000E7E78" w:rsidRDefault="000E7E78">
      <w:pPr>
        <w:pStyle w:val="CommentText"/>
      </w:pPr>
      <w:r>
        <w:rPr>
          <w:rStyle w:val="CommentReference"/>
        </w:rPr>
        <w:annotationRef/>
      </w:r>
      <w:r>
        <w:t>Still need to write</w:t>
      </w:r>
    </w:p>
  </w:comment>
  <w:comment w:id="37" w:author="Nepomuceno, Marilia" w:date="2023-05-16T09:40:00Z" w:initials="NM">
    <w:p w14:paraId="2FFA7377" w14:textId="46C41641" w:rsidR="000E7E78" w:rsidRPr="00742769" w:rsidRDefault="000E7E78">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8" w:author="Author" w:date="2023-06-16T11:39:00Z" w:initials="Author">
    <w:p w14:paraId="3CBD2132" w14:textId="4C989381" w:rsidR="000E7E78" w:rsidRPr="00994A69" w:rsidRDefault="000E7E78">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148" w:author="Di Lego Goncalves, Vanessa" w:date="2023-06-22T09:13:00Z" w:initials="DLGV">
    <w:p w14:paraId="5DB87530" w14:textId="5A2260B1" w:rsidR="000E7E78" w:rsidRDefault="000E7E78">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149" w:author="Nepomuceno, Marilia" w:date="2023-05-22T15:36:00Z" w:initials="NM">
    <w:p w14:paraId="78B6346F" w14:textId="2A451DC0" w:rsidR="000E7E78" w:rsidRDefault="000E7E78">
      <w:pPr>
        <w:pStyle w:val="CommentText"/>
      </w:pPr>
      <w:r>
        <w:rPr>
          <w:rStyle w:val="CommentReference"/>
        </w:rPr>
        <w:annotationRef/>
      </w:r>
      <w:r>
        <w:t>I am not sure if this sentence is clear.</w:t>
      </w:r>
    </w:p>
  </w:comment>
  <w:comment w:id="150" w:author="Di Lego Goncalves, Vanessa" w:date="2023-06-22T09:29:00Z" w:initials="DLGV">
    <w:p w14:paraId="1140C6C9" w14:textId="5E03A14D" w:rsidR="000E7E78" w:rsidRPr="00637930" w:rsidRDefault="000E7E78">
      <w:pPr>
        <w:pStyle w:val="CommentText"/>
      </w:pPr>
      <w:r>
        <w:rPr>
          <w:rStyle w:val="CommentReference"/>
        </w:rPr>
        <w:annotationRef/>
      </w:r>
      <w:r w:rsidRPr="00637930">
        <w:t>See what you t</w:t>
      </w:r>
      <w:r>
        <w:t>hink now!</w:t>
      </w:r>
    </w:p>
  </w:comment>
  <w:comment w:id="163" w:author="Author" w:date="2023-06-22T19:26:00Z" w:initials="Author">
    <w:p w14:paraId="612A61AD" w14:textId="11B3939C" w:rsidR="000E7E78" w:rsidRDefault="000E7E78">
      <w:pPr>
        <w:pStyle w:val="CommentText"/>
      </w:pPr>
      <w:r>
        <w:rPr>
          <w:rStyle w:val="CommentReference"/>
        </w:rPr>
        <w:annotationRef/>
      </w:r>
      <w:r>
        <w:t>Adding y here as substitute for year as this is the rule for PNAS. They also add y after age, so that is why I am adding here.</w:t>
      </w:r>
    </w:p>
  </w:comment>
  <w:comment w:id="362" w:author="Nepomuceno, Marilia" w:date="2023-05-15T16:51:00Z" w:initials="NM">
    <w:p w14:paraId="08B847EC" w14:textId="7CACE912" w:rsidR="000E7E78" w:rsidRPr="00742769" w:rsidRDefault="000E7E78">
      <w:pPr>
        <w:pStyle w:val="CommentText"/>
        <w:rPr>
          <w:lang w:val="pt-BR"/>
        </w:rPr>
      </w:pPr>
      <w:r>
        <w:rPr>
          <w:rStyle w:val="CommentReference"/>
        </w:rPr>
        <w:annotationRef/>
      </w:r>
      <w:r w:rsidRPr="00CC133D">
        <w:rPr>
          <w:lang w:val="pt-BR"/>
        </w:rPr>
        <w:t xml:space="preserve">As equacoes estao erradas. </w:t>
      </w:r>
      <w:r w:rsidRPr="00742769">
        <w:rPr>
          <w:lang w:val="pt-BR"/>
        </w:rPr>
        <w:t>O “n” deve ser subescrito. Tentei arrumar em cima mas nao sei se vai dar certo rs. Tem que arrumar aqui tambem</w:t>
      </w:r>
    </w:p>
  </w:comment>
  <w:comment w:id="363" w:author="Author" w:date="2023-06-16T11:41:00Z" w:initials="Author">
    <w:p w14:paraId="512C81C5" w14:textId="24292F0A" w:rsidR="000E7E78" w:rsidRPr="00994A69" w:rsidRDefault="000E7E78">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440" w:author="Nepomuceno, Marilia" w:date="2023-05-15T16:53:00Z" w:initials="NM">
    <w:p w14:paraId="5360B907" w14:textId="77777777" w:rsidR="000E7E78" w:rsidRPr="00742769" w:rsidRDefault="000E7E78" w:rsidP="00BE4CB2">
      <w:pPr>
        <w:pStyle w:val="CommentText"/>
        <w:rPr>
          <w:lang w:val="pt-BR"/>
        </w:rPr>
      </w:pPr>
      <w:r>
        <w:rPr>
          <w:rStyle w:val="CommentReference"/>
        </w:rPr>
        <w:annotationRef/>
      </w:r>
      <w:r w:rsidRPr="00742769">
        <w:rPr>
          <w:lang w:val="pt-BR"/>
        </w:rPr>
        <w:t xml:space="preserve">Precisamos especificar isso aqui ou no material suplementar? Se sim, temos </w:t>
      </w:r>
      <w:r w:rsidRPr="00742769">
        <w:rPr>
          <w:lang w:val="pt-BR"/>
        </w:rPr>
        <w:t>q reescrever, aqui estah a copia do nosso artigo do VYB</w:t>
      </w:r>
    </w:p>
  </w:comment>
  <w:comment w:id="441" w:author="Author" w:date="2023-06-16T11:43:00Z" w:initials="Author">
    <w:p w14:paraId="40A71FE1" w14:textId="77777777" w:rsidR="000E7E78" w:rsidRPr="00994A69" w:rsidRDefault="000E7E78"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44" w:author="Nepomuceno, Marilia" w:date="2023-05-15T16:53:00Z" w:initials="NM">
    <w:p w14:paraId="48DD8B21" w14:textId="0B3CEEB2" w:rsidR="000E7E78" w:rsidRPr="00742769" w:rsidRDefault="000E7E78">
      <w:pPr>
        <w:pStyle w:val="CommentText"/>
        <w:rPr>
          <w:lang w:val="pt-BR"/>
        </w:rPr>
      </w:pPr>
      <w:r>
        <w:rPr>
          <w:rStyle w:val="CommentReference"/>
        </w:rPr>
        <w:annotationRef/>
      </w:r>
      <w:r w:rsidRPr="00742769">
        <w:rPr>
          <w:lang w:val="pt-BR"/>
        </w:rPr>
        <w:t xml:space="preserve">Precisamos especificar isso aqui ou no material suplementar? Se sim, temos </w:t>
      </w:r>
      <w:r w:rsidRPr="00742769">
        <w:rPr>
          <w:lang w:val="pt-BR"/>
        </w:rPr>
        <w:t>q reescrever, aqui estah a copia do nosso artigo do VYB</w:t>
      </w:r>
    </w:p>
  </w:comment>
  <w:comment w:id="445" w:author="Author" w:date="2023-06-16T11:43:00Z" w:initials="Author">
    <w:p w14:paraId="5F9AEA70" w14:textId="0BA50EBE" w:rsidR="000E7E78" w:rsidRPr="00994A69" w:rsidRDefault="000E7E78">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53" w:author="Nepomuceno, Marilia" w:date="2023-05-22T15:45:00Z" w:initials="NM">
    <w:p w14:paraId="7845F7DD" w14:textId="1B2CA405" w:rsidR="000E7E78" w:rsidRDefault="000E7E78">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454" w:author="Author" w:date="2023-06-16T11:43:00Z" w:initials="Author">
    <w:p w14:paraId="53C9A845" w14:textId="22442F00" w:rsidR="000E7E78" w:rsidRDefault="000E7E78">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466" w:author="Nepomuceno, Marilia" w:date="2023-05-22T15:58:00Z" w:initials="NM">
    <w:p w14:paraId="232FAB8C" w14:textId="50F63836" w:rsidR="000E7E78" w:rsidRDefault="000E7E78">
      <w:pPr>
        <w:pStyle w:val="CommentText"/>
      </w:pPr>
      <w:r>
        <w:rPr>
          <w:rStyle w:val="CommentReference"/>
        </w:rPr>
        <w:annotationRef/>
      </w:r>
      <w:r>
        <w:t>Personal opinion: I am not sure if you should highlight the panel A here. It would be easier for the reader to focus on panel B in this paragraph.</w:t>
      </w:r>
    </w:p>
  </w:comment>
  <w:comment w:id="467" w:author="Author" w:date="2023-06-16T11:43:00Z" w:initials="Author">
    <w:p w14:paraId="5C725953" w14:textId="1B7C5A91" w:rsidR="000E7E78" w:rsidRPr="00994A69" w:rsidRDefault="000E7E78">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677" w:author="Nepomuceno, Marilia" w:date="2023-05-22T16:38:00Z" w:initials="NM">
    <w:p w14:paraId="129FB4D6" w14:textId="1ECDEBBB" w:rsidR="000E7E78" w:rsidRPr="00742769" w:rsidRDefault="000E7E78">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678" w:author="Author" w:date="2023-06-16T11:44:00Z" w:initials="Author">
    <w:p w14:paraId="5C1B9F39" w14:textId="131FBC78" w:rsidR="000E7E78" w:rsidRPr="00994A69" w:rsidRDefault="000E7E78">
      <w:pPr>
        <w:pStyle w:val="CommentText"/>
        <w:rPr>
          <w:lang w:val="pt-BR"/>
        </w:rPr>
      </w:pPr>
      <w:r>
        <w:rPr>
          <w:rStyle w:val="CommentReference"/>
        </w:rPr>
        <w:annotationRef/>
      </w:r>
      <w:r w:rsidRPr="00994A69">
        <w:rPr>
          <w:lang w:val="pt-BR"/>
        </w:rPr>
        <w:t xml:space="preserve">Aqui </w:t>
      </w:r>
      <w:r w:rsidRPr="00994A69">
        <w:rPr>
          <w:lang w:val="pt-BR"/>
        </w:rPr>
        <w:t>sao ambos: números absolutos e</w:t>
      </w:r>
      <w:r>
        <w:rPr>
          <w:lang w:val="pt-BR"/>
        </w:rPr>
        <w:t xml:space="preserve"> a contr. Mas sim, também estou repensando essa figura e acho que está pouco informativa. Vou pensar como fazer isso de forma diferente.</w:t>
      </w:r>
    </w:p>
  </w:comment>
  <w:comment w:id="731" w:author="Author" w:date="2023-06-30T00:29:00Z" w:initials="Author">
    <w:p w14:paraId="7A3006CF" w14:textId="77777777" w:rsidR="000E7E78" w:rsidRDefault="000E7E78">
      <w:pPr>
        <w:pStyle w:val="CommentText"/>
      </w:pPr>
      <w:r>
        <w:rPr>
          <w:rStyle w:val="CommentReference"/>
        </w:rPr>
        <w:annotationRef/>
      </w:r>
      <w:r>
        <w:t xml:space="preserve">This part is bad. Still needs improvement to end with a </w:t>
      </w:r>
      <w:proofErr w:type="gramStart"/>
      <w:r>
        <w:t>bang :</w:t>
      </w:r>
      <w:proofErr w:type="gramEnd"/>
      <w:r>
        <w:t xml:space="preserve"> )</w:t>
      </w:r>
    </w:p>
    <w:p w14:paraId="4BF21B1B" w14:textId="66E847AE" w:rsidR="000E7E78" w:rsidRDefault="000E7E78">
      <w:pPr>
        <w:pStyle w:val="CommentText"/>
      </w:pPr>
      <w:r>
        <w:t>I had this before because our study was very different. Have to change this now.</w:t>
      </w:r>
    </w:p>
  </w:comment>
  <w:comment w:id="726" w:author="Di Lego Goncalves, Vanessa" w:date="2023-07-03T14:17:00Z" w:initials="DLGV">
    <w:p w14:paraId="0E38A443" w14:textId="1A720E66" w:rsidR="000E7E78" w:rsidRDefault="000E7E78">
      <w:pPr>
        <w:pStyle w:val="CommentText"/>
      </w:pPr>
      <w:r>
        <w:rPr>
          <w:rStyle w:val="CommentReference"/>
        </w:rPr>
        <w:annotationRef/>
      </w:r>
      <w:r>
        <w:t>Can you help me improve or maybe we just delete for the time being.?</w:t>
      </w:r>
    </w:p>
  </w:comment>
  <w:comment w:id="732" w:author="Author" w:date="2023-06-30T00:30:00Z" w:initials="Author">
    <w:p w14:paraId="62479C3E" w14:textId="7FE095B0" w:rsidR="000E7E78" w:rsidRDefault="000E7E78">
      <w:pPr>
        <w:pStyle w:val="CommentText"/>
      </w:pPr>
      <w:r>
        <w:rPr>
          <w:rStyle w:val="CommentReference"/>
        </w:rPr>
        <w:annotationRef/>
      </w:r>
      <w:r>
        <w:t>I am still checking as I know the acknowledgements have to be huge for this data. But will check if all details below are necessary.</w:t>
      </w:r>
    </w:p>
  </w:comment>
  <w:comment w:id="733" w:author="Author" w:date="2023-06-30T00:33:00Z" w:initials="Author">
    <w:p w14:paraId="576E89AD" w14:textId="30C82BDF" w:rsidR="000E7E78" w:rsidRDefault="000E7E78">
      <w:pPr>
        <w:pStyle w:val="CommentText"/>
      </w:pPr>
      <w:r>
        <w:rPr>
          <w:rStyle w:val="CommentReference"/>
        </w:rPr>
        <w:annotationRef/>
      </w:r>
      <w:r>
        <w:t>Add your funding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BDE41B" w15:done="0"/>
  <w15:commentEx w15:paraId="7BB13CAE" w15:done="0"/>
  <w15:commentEx w15:paraId="70378781" w15:done="0"/>
  <w15:commentEx w15:paraId="2FFA7377" w15:done="1"/>
  <w15:commentEx w15:paraId="3CBD2132" w15:paraIdParent="2FFA7377" w15:done="1"/>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1"/>
  <w15:commentEx w15:paraId="40A71FE1" w15:paraIdParent="5360B907" w15:done="1"/>
  <w15:commentEx w15:paraId="48DD8B21" w15:done="1"/>
  <w15:commentEx w15:paraId="5F9AEA70" w15:paraIdParent="48DD8B21" w15:done="1"/>
  <w15:commentEx w15:paraId="7845F7DD" w15:done="0"/>
  <w15:commentEx w15:paraId="53C9A845" w15:paraIdParent="7845F7DD" w15:done="0"/>
  <w15:commentEx w15:paraId="232FAB8C" w15:done="1"/>
  <w15:commentEx w15:paraId="5C725953" w15:paraIdParent="232FAB8C" w15:done="1"/>
  <w15:commentEx w15:paraId="129FB4D6" w15:done="1"/>
  <w15:commentEx w15:paraId="5C1B9F39" w15:paraIdParent="129FB4D6" w15:done="1"/>
  <w15:commentEx w15:paraId="4BF21B1B" w15:done="0"/>
  <w15:commentEx w15:paraId="0E38A443" w15:done="0"/>
  <w15:commentEx w15:paraId="62479C3E" w15:done="0"/>
  <w15:commentEx w15:paraId="576E8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488902" w16cex:dateUtc="2023-06-29T20:49:00Z"/>
  <w16cex:commentExtensible w16cex:durableId="2836C971" w16cex:dateUtc="2023-06-16T09:43:00Z"/>
  <w16cex:commentExtensible w16cex:durableId="2836C97D" w16cex:dateUtc="2023-06-16T09:43:00Z"/>
  <w16cex:commentExtensible w16cex:durableId="28489BED" w16cex:dateUtc="2023-06-29T22:10:00Z"/>
  <w16cex:commentExtensible w16cex:durableId="2836C9A6" w16cex:dateUtc="2023-06-16T09:44:00Z"/>
  <w16cex:commentExtensible w16cex:durableId="2848A079" w16cex:dateUtc="2023-06-29T22:29:00Z"/>
  <w16cex:commentExtensible w16cex:durableId="2848A0B0" w16cex:dateUtc="2023-06-29T22:30:00Z"/>
  <w16cex:commentExtensible w16cex:durableId="2848A13E" w16cex:dateUtc="2023-06-29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BDE41B" w16cid:durableId="284D5895"/>
  <w16cid:commentId w16cid:paraId="7BB13CAE" w16cid:durableId="284D5886"/>
  <w16cid:commentId w16cid:paraId="70378781" w16cid:durableId="284D587F"/>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Id w16cid:paraId="4BF21B1B" w16cid:durableId="2848A079"/>
  <w16cid:commentId w16cid:paraId="0E38A443" w16cid:durableId="284D5716"/>
  <w16cid:commentId w16cid:paraId="62479C3E" w16cid:durableId="2848A0B0"/>
  <w16cid:commentId w16cid:paraId="576E89AD" w16cid:durableId="2848A1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0E7E78" w:rsidRDefault="000E7E78">
      <w:pPr>
        <w:spacing w:after="0"/>
      </w:pPr>
      <w:r>
        <w:separator/>
      </w:r>
    </w:p>
  </w:endnote>
  <w:endnote w:type="continuationSeparator" w:id="0">
    <w:p w14:paraId="08BBC8DA" w14:textId="77777777" w:rsidR="000E7E78" w:rsidRDefault="000E7E78">
      <w:pPr>
        <w:spacing w:after="0"/>
      </w:pPr>
      <w:r>
        <w:continuationSeparator/>
      </w:r>
    </w:p>
  </w:endnote>
  <w:endnote w:type="continuationNotice" w:id="1">
    <w:p w14:paraId="292B4921" w14:textId="77777777" w:rsidR="000E7E78" w:rsidRDefault="000E7E7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0E7E78" w:rsidRDefault="000E7E78">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0E7E78" w:rsidRDefault="000E7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0E7E78" w:rsidRDefault="000E7E7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0E7E78" w:rsidRDefault="000E7E78">
    <w:pPr>
      <w:pBdr>
        <w:top w:val="nil"/>
        <w:left w:val="nil"/>
        <w:bottom w:val="nil"/>
        <w:right w:val="nil"/>
        <w:between w:val="nil"/>
      </w:pBdr>
      <w:tabs>
        <w:tab w:val="center" w:pos="4680"/>
        <w:tab w:val="right" w:pos="9360"/>
      </w:tabs>
      <w:rPr>
        <w:color w:val="000000"/>
      </w:rPr>
    </w:pPr>
  </w:p>
  <w:p w14:paraId="6A7442D3" w14:textId="77777777" w:rsidR="000E7E78" w:rsidRDefault="000E7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0E7E78" w:rsidRDefault="000E7E78">
      <w:pPr>
        <w:spacing w:after="0"/>
      </w:pPr>
      <w:r>
        <w:separator/>
      </w:r>
    </w:p>
  </w:footnote>
  <w:footnote w:type="continuationSeparator" w:id="0">
    <w:p w14:paraId="520ADEB0" w14:textId="77777777" w:rsidR="000E7E78" w:rsidRDefault="000E7E78">
      <w:pPr>
        <w:spacing w:after="0"/>
      </w:pPr>
      <w:r>
        <w:continuationSeparator/>
      </w:r>
    </w:p>
  </w:footnote>
  <w:footnote w:type="continuationNotice" w:id="1">
    <w:p w14:paraId="7DF08584" w14:textId="77777777" w:rsidR="000E7E78" w:rsidRDefault="000E7E7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0E7E78" w:rsidRPr="005001AC" w:rsidRDefault="000E7E78" w:rsidP="00E33190">
    <w:pPr>
      <w:jc w:val="right"/>
      <w:rPr>
        <w:sz w:val="20"/>
      </w:rPr>
    </w:pPr>
  </w:p>
  <w:p w14:paraId="7B4624DE" w14:textId="77777777" w:rsidR="000E7E78" w:rsidRDefault="000E7E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0E7E78" w:rsidRDefault="000E7E78">
    <w:pPr>
      <w:jc w:val="right"/>
      <w:rPr>
        <w:sz w:val="20"/>
        <w:szCs w:val="20"/>
      </w:rPr>
    </w:pPr>
  </w:p>
  <w:p w14:paraId="000002F7" w14:textId="77777777" w:rsidR="000E7E78" w:rsidRDefault="000E7E78"/>
  <w:p w14:paraId="7FF2C2DC" w14:textId="77777777" w:rsidR="000E7E78" w:rsidRDefault="000E7E78"/>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4235"/>
    <w:rsid w:val="00015689"/>
    <w:rsid w:val="000167F6"/>
    <w:rsid w:val="00030109"/>
    <w:rsid w:val="00030E32"/>
    <w:rsid w:val="00033A2F"/>
    <w:rsid w:val="00033D66"/>
    <w:rsid w:val="00036D14"/>
    <w:rsid w:val="00037515"/>
    <w:rsid w:val="00037587"/>
    <w:rsid w:val="00041CFD"/>
    <w:rsid w:val="00047B0C"/>
    <w:rsid w:val="00050965"/>
    <w:rsid w:val="000643FC"/>
    <w:rsid w:val="0006583B"/>
    <w:rsid w:val="00067464"/>
    <w:rsid w:val="00070D92"/>
    <w:rsid w:val="000761D1"/>
    <w:rsid w:val="000818A2"/>
    <w:rsid w:val="0008309F"/>
    <w:rsid w:val="00083FD8"/>
    <w:rsid w:val="000843E0"/>
    <w:rsid w:val="00092E34"/>
    <w:rsid w:val="0009777F"/>
    <w:rsid w:val="000A1F57"/>
    <w:rsid w:val="000A2D2A"/>
    <w:rsid w:val="000A630D"/>
    <w:rsid w:val="000B2BCF"/>
    <w:rsid w:val="000B3AEE"/>
    <w:rsid w:val="000B47DE"/>
    <w:rsid w:val="000C00C0"/>
    <w:rsid w:val="000C0847"/>
    <w:rsid w:val="000C2282"/>
    <w:rsid w:val="000D150D"/>
    <w:rsid w:val="000D2DC7"/>
    <w:rsid w:val="000E12D3"/>
    <w:rsid w:val="000E7D8E"/>
    <w:rsid w:val="000E7E78"/>
    <w:rsid w:val="000F1580"/>
    <w:rsid w:val="00101673"/>
    <w:rsid w:val="00105467"/>
    <w:rsid w:val="00106216"/>
    <w:rsid w:val="001218C8"/>
    <w:rsid w:val="00127322"/>
    <w:rsid w:val="00127CD3"/>
    <w:rsid w:val="001303E4"/>
    <w:rsid w:val="00133811"/>
    <w:rsid w:val="00135575"/>
    <w:rsid w:val="00135E8D"/>
    <w:rsid w:val="00142C2A"/>
    <w:rsid w:val="0014311E"/>
    <w:rsid w:val="00151A54"/>
    <w:rsid w:val="00152047"/>
    <w:rsid w:val="001524B4"/>
    <w:rsid w:val="00154583"/>
    <w:rsid w:val="00157B6C"/>
    <w:rsid w:val="001647FF"/>
    <w:rsid w:val="001649D0"/>
    <w:rsid w:val="00164C6C"/>
    <w:rsid w:val="001750AF"/>
    <w:rsid w:val="00175B36"/>
    <w:rsid w:val="00183C30"/>
    <w:rsid w:val="00184CB4"/>
    <w:rsid w:val="00185B61"/>
    <w:rsid w:val="001A1B33"/>
    <w:rsid w:val="001A4BF9"/>
    <w:rsid w:val="001B27CB"/>
    <w:rsid w:val="001B74BC"/>
    <w:rsid w:val="001C10B3"/>
    <w:rsid w:val="001C227A"/>
    <w:rsid w:val="001C7682"/>
    <w:rsid w:val="001D5BB0"/>
    <w:rsid w:val="001E0A75"/>
    <w:rsid w:val="001E10E0"/>
    <w:rsid w:val="001E682F"/>
    <w:rsid w:val="001F7823"/>
    <w:rsid w:val="00200DDE"/>
    <w:rsid w:val="0020321A"/>
    <w:rsid w:val="002042D1"/>
    <w:rsid w:val="002115EB"/>
    <w:rsid w:val="0021317A"/>
    <w:rsid w:val="002142F6"/>
    <w:rsid w:val="00214911"/>
    <w:rsid w:val="00215C7E"/>
    <w:rsid w:val="00224207"/>
    <w:rsid w:val="00227F78"/>
    <w:rsid w:val="00231B83"/>
    <w:rsid w:val="00232924"/>
    <w:rsid w:val="002363D7"/>
    <w:rsid w:val="00242915"/>
    <w:rsid w:val="00243C56"/>
    <w:rsid w:val="00244C53"/>
    <w:rsid w:val="00252DCE"/>
    <w:rsid w:val="00253F3B"/>
    <w:rsid w:val="0025608A"/>
    <w:rsid w:val="00263B02"/>
    <w:rsid w:val="00264162"/>
    <w:rsid w:val="00267643"/>
    <w:rsid w:val="00280AD5"/>
    <w:rsid w:val="00287A65"/>
    <w:rsid w:val="00293B95"/>
    <w:rsid w:val="002A001D"/>
    <w:rsid w:val="002A3590"/>
    <w:rsid w:val="002A5F53"/>
    <w:rsid w:val="002A7EE3"/>
    <w:rsid w:val="002B2804"/>
    <w:rsid w:val="002B3BF7"/>
    <w:rsid w:val="002C007B"/>
    <w:rsid w:val="002C1082"/>
    <w:rsid w:val="002C55ED"/>
    <w:rsid w:val="002E0221"/>
    <w:rsid w:val="002E222B"/>
    <w:rsid w:val="002E2A69"/>
    <w:rsid w:val="002F3FE1"/>
    <w:rsid w:val="002F5852"/>
    <w:rsid w:val="00313987"/>
    <w:rsid w:val="00314CC0"/>
    <w:rsid w:val="00322014"/>
    <w:rsid w:val="0032279B"/>
    <w:rsid w:val="00322FE2"/>
    <w:rsid w:val="0032523C"/>
    <w:rsid w:val="0032561D"/>
    <w:rsid w:val="00334713"/>
    <w:rsid w:val="00337D4B"/>
    <w:rsid w:val="0034087B"/>
    <w:rsid w:val="00340B76"/>
    <w:rsid w:val="00341734"/>
    <w:rsid w:val="00344C85"/>
    <w:rsid w:val="003475D8"/>
    <w:rsid w:val="003565B6"/>
    <w:rsid w:val="00357859"/>
    <w:rsid w:val="00364FE8"/>
    <w:rsid w:val="00370B59"/>
    <w:rsid w:val="00377B69"/>
    <w:rsid w:val="00380BA0"/>
    <w:rsid w:val="0038122A"/>
    <w:rsid w:val="00381CF7"/>
    <w:rsid w:val="003824B0"/>
    <w:rsid w:val="00387B07"/>
    <w:rsid w:val="003902A0"/>
    <w:rsid w:val="00391EE5"/>
    <w:rsid w:val="003938F5"/>
    <w:rsid w:val="00396D59"/>
    <w:rsid w:val="003A6486"/>
    <w:rsid w:val="003B0C33"/>
    <w:rsid w:val="003B55DA"/>
    <w:rsid w:val="003B723B"/>
    <w:rsid w:val="003B7A33"/>
    <w:rsid w:val="003C35DA"/>
    <w:rsid w:val="003D1975"/>
    <w:rsid w:val="003D6C1B"/>
    <w:rsid w:val="003E095A"/>
    <w:rsid w:val="003E4B9E"/>
    <w:rsid w:val="003E7433"/>
    <w:rsid w:val="003F06C4"/>
    <w:rsid w:val="003F5987"/>
    <w:rsid w:val="003F62F1"/>
    <w:rsid w:val="004041B8"/>
    <w:rsid w:val="00414AB3"/>
    <w:rsid w:val="00424144"/>
    <w:rsid w:val="00427B22"/>
    <w:rsid w:val="00430C35"/>
    <w:rsid w:val="0043488B"/>
    <w:rsid w:val="00436B9E"/>
    <w:rsid w:val="0043713B"/>
    <w:rsid w:val="00445CE8"/>
    <w:rsid w:val="00446339"/>
    <w:rsid w:val="00447C44"/>
    <w:rsid w:val="00451F62"/>
    <w:rsid w:val="00452DA1"/>
    <w:rsid w:val="00456C06"/>
    <w:rsid w:val="00464535"/>
    <w:rsid w:val="0046557A"/>
    <w:rsid w:val="00466830"/>
    <w:rsid w:val="0047289C"/>
    <w:rsid w:val="004814F8"/>
    <w:rsid w:val="00482B51"/>
    <w:rsid w:val="00485213"/>
    <w:rsid w:val="00487F95"/>
    <w:rsid w:val="00492D7E"/>
    <w:rsid w:val="004959C8"/>
    <w:rsid w:val="004A3CE9"/>
    <w:rsid w:val="004A558D"/>
    <w:rsid w:val="004A7831"/>
    <w:rsid w:val="004A78A8"/>
    <w:rsid w:val="004A7ABC"/>
    <w:rsid w:val="004B0C1F"/>
    <w:rsid w:val="004B6F17"/>
    <w:rsid w:val="004B7C1F"/>
    <w:rsid w:val="004C0A67"/>
    <w:rsid w:val="004C2A77"/>
    <w:rsid w:val="004C54AC"/>
    <w:rsid w:val="004C5FAF"/>
    <w:rsid w:val="004D3975"/>
    <w:rsid w:val="004D5B5E"/>
    <w:rsid w:val="004E6DA0"/>
    <w:rsid w:val="004E7D95"/>
    <w:rsid w:val="004F0190"/>
    <w:rsid w:val="004F2072"/>
    <w:rsid w:val="004F265A"/>
    <w:rsid w:val="004F29A3"/>
    <w:rsid w:val="005104A6"/>
    <w:rsid w:val="00517CE9"/>
    <w:rsid w:val="00526DD5"/>
    <w:rsid w:val="0054066C"/>
    <w:rsid w:val="00541DDF"/>
    <w:rsid w:val="00542623"/>
    <w:rsid w:val="0054313F"/>
    <w:rsid w:val="00543F29"/>
    <w:rsid w:val="00545D6E"/>
    <w:rsid w:val="005469D0"/>
    <w:rsid w:val="005512D7"/>
    <w:rsid w:val="00552EFD"/>
    <w:rsid w:val="00553723"/>
    <w:rsid w:val="0055444C"/>
    <w:rsid w:val="005548AB"/>
    <w:rsid w:val="00554E86"/>
    <w:rsid w:val="00560577"/>
    <w:rsid w:val="00563974"/>
    <w:rsid w:val="00567D6A"/>
    <w:rsid w:val="00582071"/>
    <w:rsid w:val="00585D53"/>
    <w:rsid w:val="00586C41"/>
    <w:rsid w:val="005906D3"/>
    <w:rsid w:val="005A0906"/>
    <w:rsid w:val="005A0B32"/>
    <w:rsid w:val="005A1DD2"/>
    <w:rsid w:val="005A255B"/>
    <w:rsid w:val="005B04CB"/>
    <w:rsid w:val="005B1793"/>
    <w:rsid w:val="005B22C5"/>
    <w:rsid w:val="005B4F0D"/>
    <w:rsid w:val="005B5292"/>
    <w:rsid w:val="005B6141"/>
    <w:rsid w:val="005C47C4"/>
    <w:rsid w:val="005C6F68"/>
    <w:rsid w:val="005C7293"/>
    <w:rsid w:val="005D1361"/>
    <w:rsid w:val="005D198E"/>
    <w:rsid w:val="005D2DB9"/>
    <w:rsid w:val="005D579A"/>
    <w:rsid w:val="005D7448"/>
    <w:rsid w:val="005E079F"/>
    <w:rsid w:val="005E1A2A"/>
    <w:rsid w:val="005E2CBB"/>
    <w:rsid w:val="005E371A"/>
    <w:rsid w:val="005E71E2"/>
    <w:rsid w:val="005F020D"/>
    <w:rsid w:val="00604FB8"/>
    <w:rsid w:val="00610D83"/>
    <w:rsid w:val="006263A3"/>
    <w:rsid w:val="00630B14"/>
    <w:rsid w:val="00631506"/>
    <w:rsid w:val="006315A5"/>
    <w:rsid w:val="00631E52"/>
    <w:rsid w:val="00635527"/>
    <w:rsid w:val="00637930"/>
    <w:rsid w:val="00640D6C"/>
    <w:rsid w:val="0064509E"/>
    <w:rsid w:val="0065577D"/>
    <w:rsid w:val="00656530"/>
    <w:rsid w:val="00656677"/>
    <w:rsid w:val="006642DA"/>
    <w:rsid w:val="0066539A"/>
    <w:rsid w:val="00665A6D"/>
    <w:rsid w:val="00680101"/>
    <w:rsid w:val="00681403"/>
    <w:rsid w:val="006857A6"/>
    <w:rsid w:val="00685B27"/>
    <w:rsid w:val="0069074D"/>
    <w:rsid w:val="0069166E"/>
    <w:rsid w:val="00691828"/>
    <w:rsid w:val="00694C17"/>
    <w:rsid w:val="006951D2"/>
    <w:rsid w:val="0069772D"/>
    <w:rsid w:val="006A22B5"/>
    <w:rsid w:val="006A36A5"/>
    <w:rsid w:val="006A528D"/>
    <w:rsid w:val="006A5663"/>
    <w:rsid w:val="006A5E10"/>
    <w:rsid w:val="006B067D"/>
    <w:rsid w:val="006B23CE"/>
    <w:rsid w:val="006B639E"/>
    <w:rsid w:val="006C51E4"/>
    <w:rsid w:val="006D2668"/>
    <w:rsid w:val="006D327E"/>
    <w:rsid w:val="006D413E"/>
    <w:rsid w:val="006D5366"/>
    <w:rsid w:val="006D60EC"/>
    <w:rsid w:val="006D6878"/>
    <w:rsid w:val="006E0762"/>
    <w:rsid w:val="006E11EF"/>
    <w:rsid w:val="006E13FD"/>
    <w:rsid w:val="006E3BBD"/>
    <w:rsid w:val="006E58CF"/>
    <w:rsid w:val="006E61A2"/>
    <w:rsid w:val="006E6E89"/>
    <w:rsid w:val="006F5405"/>
    <w:rsid w:val="006F5A22"/>
    <w:rsid w:val="00703FEC"/>
    <w:rsid w:val="00704DF4"/>
    <w:rsid w:val="00704E2C"/>
    <w:rsid w:val="00705455"/>
    <w:rsid w:val="007058A1"/>
    <w:rsid w:val="00706B3C"/>
    <w:rsid w:val="00712FA1"/>
    <w:rsid w:val="00714BEC"/>
    <w:rsid w:val="00715205"/>
    <w:rsid w:val="0071524E"/>
    <w:rsid w:val="0071648B"/>
    <w:rsid w:val="00721F73"/>
    <w:rsid w:val="00722807"/>
    <w:rsid w:val="00725202"/>
    <w:rsid w:val="00741D82"/>
    <w:rsid w:val="00742769"/>
    <w:rsid w:val="0074583A"/>
    <w:rsid w:val="00747CAF"/>
    <w:rsid w:val="00752552"/>
    <w:rsid w:val="007620EB"/>
    <w:rsid w:val="0076338D"/>
    <w:rsid w:val="00763E60"/>
    <w:rsid w:val="00766305"/>
    <w:rsid w:val="007807EC"/>
    <w:rsid w:val="00781F19"/>
    <w:rsid w:val="00785706"/>
    <w:rsid w:val="0079339A"/>
    <w:rsid w:val="00797456"/>
    <w:rsid w:val="00797720"/>
    <w:rsid w:val="007A0B49"/>
    <w:rsid w:val="007B2F24"/>
    <w:rsid w:val="007B4FED"/>
    <w:rsid w:val="007B6765"/>
    <w:rsid w:val="007B7BBB"/>
    <w:rsid w:val="007C42B5"/>
    <w:rsid w:val="007C6354"/>
    <w:rsid w:val="007C6B99"/>
    <w:rsid w:val="007C6D56"/>
    <w:rsid w:val="007D04CA"/>
    <w:rsid w:val="007D2716"/>
    <w:rsid w:val="007D3A87"/>
    <w:rsid w:val="007D59D4"/>
    <w:rsid w:val="007D62F6"/>
    <w:rsid w:val="007E07B6"/>
    <w:rsid w:val="007E0FF4"/>
    <w:rsid w:val="007E1C32"/>
    <w:rsid w:val="007E1D9D"/>
    <w:rsid w:val="00800F99"/>
    <w:rsid w:val="00802CCB"/>
    <w:rsid w:val="00802F76"/>
    <w:rsid w:val="00807FE1"/>
    <w:rsid w:val="00812D86"/>
    <w:rsid w:val="0081335C"/>
    <w:rsid w:val="00822670"/>
    <w:rsid w:val="00825058"/>
    <w:rsid w:val="008272CF"/>
    <w:rsid w:val="0083403D"/>
    <w:rsid w:val="0083595B"/>
    <w:rsid w:val="00835DCE"/>
    <w:rsid w:val="00837FC8"/>
    <w:rsid w:val="008405E7"/>
    <w:rsid w:val="00841CC9"/>
    <w:rsid w:val="00842EBA"/>
    <w:rsid w:val="00843F09"/>
    <w:rsid w:val="00863D71"/>
    <w:rsid w:val="00873BE0"/>
    <w:rsid w:val="008747FF"/>
    <w:rsid w:val="00874F1E"/>
    <w:rsid w:val="008947CA"/>
    <w:rsid w:val="008B1C35"/>
    <w:rsid w:val="008B45C9"/>
    <w:rsid w:val="008B6ECA"/>
    <w:rsid w:val="008B7966"/>
    <w:rsid w:val="008C16BC"/>
    <w:rsid w:val="008D789A"/>
    <w:rsid w:val="008E54C4"/>
    <w:rsid w:val="008E5B5E"/>
    <w:rsid w:val="008F0E41"/>
    <w:rsid w:val="008F708E"/>
    <w:rsid w:val="009070BA"/>
    <w:rsid w:val="00907C9F"/>
    <w:rsid w:val="009130DE"/>
    <w:rsid w:val="009134C5"/>
    <w:rsid w:val="009207E2"/>
    <w:rsid w:val="00921488"/>
    <w:rsid w:val="00922CA0"/>
    <w:rsid w:val="00930897"/>
    <w:rsid w:val="00932AE5"/>
    <w:rsid w:val="0093334D"/>
    <w:rsid w:val="00934E77"/>
    <w:rsid w:val="009372EB"/>
    <w:rsid w:val="00940D27"/>
    <w:rsid w:val="00941C6E"/>
    <w:rsid w:val="0094403D"/>
    <w:rsid w:val="00944CBE"/>
    <w:rsid w:val="009469DB"/>
    <w:rsid w:val="00946DF2"/>
    <w:rsid w:val="00951C16"/>
    <w:rsid w:val="00952804"/>
    <w:rsid w:val="00956255"/>
    <w:rsid w:val="00962880"/>
    <w:rsid w:val="009639A9"/>
    <w:rsid w:val="00963ACB"/>
    <w:rsid w:val="00966333"/>
    <w:rsid w:val="009673AB"/>
    <w:rsid w:val="00970004"/>
    <w:rsid w:val="00972727"/>
    <w:rsid w:val="00976ADA"/>
    <w:rsid w:val="00987CD0"/>
    <w:rsid w:val="00987DF5"/>
    <w:rsid w:val="00991B39"/>
    <w:rsid w:val="00993E33"/>
    <w:rsid w:val="00994A69"/>
    <w:rsid w:val="00997325"/>
    <w:rsid w:val="009A1A97"/>
    <w:rsid w:val="009A3B4A"/>
    <w:rsid w:val="009C009F"/>
    <w:rsid w:val="009C620F"/>
    <w:rsid w:val="009D0516"/>
    <w:rsid w:val="009D1D4B"/>
    <w:rsid w:val="009D2E17"/>
    <w:rsid w:val="009D4099"/>
    <w:rsid w:val="009D510E"/>
    <w:rsid w:val="009D54D2"/>
    <w:rsid w:val="009D63DA"/>
    <w:rsid w:val="009E159C"/>
    <w:rsid w:val="009E2049"/>
    <w:rsid w:val="009F06CA"/>
    <w:rsid w:val="009F2215"/>
    <w:rsid w:val="009F252A"/>
    <w:rsid w:val="009F459A"/>
    <w:rsid w:val="00A00208"/>
    <w:rsid w:val="00A038E3"/>
    <w:rsid w:val="00A11134"/>
    <w:rsid w:val="00A14635"/>
    <w:rsid w:val="00A17299"/>
    <w:rsid w:val="00A176F6"/>
    <w:rsid w:val="00A22DD1"/>
    <w:rsid w:val="00A230A8"/>
    <w:rsid w:val="00A27AAA"/>
    <w:rsid w:val="00A31EA8"/>
    <w:rsid w:val="00A32BE0"/>
    <w:rsid w:val="00A33DA6"/>
    <w:rsid w:val="00A41065"/>
    <w:rsid w:val="00A42757"/>
    <w:rsid w:val="00A42A07"/>
    <w:rsid w:val="00A44106"/>
    <w:rsid w:val="00A4627A"/>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A65B0"/>
    <w:rsid w:val="00AB0ED5"/>
    <w:rsid w:val="00AB34EB"/>
    <w:rsid w:val="00AB4B93"/>
    <w:rsid w:val="00AB64B4"/>
    <w:rsid w:val="00AC3182"/>
    <w:rsid w:val="00AC5B25"/>
    <w:rsid w:val="00AD24DF"/>
    <w:rsid w:val="00AD4DAF"/>
    <w:rsid w:val="00AD6816"/>
    <w:rsid w:val="00AE3669"/>
    <w:rsid w:val="00AE7D57"/>
    <w:rsid w:val="00AF7473"/>
    <w:rsid w:val="00B06277"/>
    <w:rsid w:val="00B078BE"/>
    <w:rsid w:val="00B133DD"/>
    <w:rsid w:val="00B175C7"/>
    <w:rsid w:val="00B24B1B"/>
    <w:rsid w:val="00B2611A"/>
    <w:rsid w:val="00B30585"/>
    <w:rsid w:val="00B3066C"/>
    <w:rsid w:val="00B30A51"/>
    <w:rsid w:val="00B3112D"/>
    <w:rsid w:val="00B312A8"/>
    <w:rsid w:val="00B376EE"/>
    <w:rsid w:val="00B42138"/>
    <w:rsid w:val="00B43D17"/>
    <w:rsid w:val="00B44A8D"/>
    <w:rsid w:val="00B45C95"/>
    <w:rsid w:val="00B53F4B"/>
    <w:rsid w:val="00B548BD"/>
    <w:rsid w:val="00B54AD6"/>
    <w:rsid w:val="00B57718"/>
    <w:rsid w:val="00B60D3A"/>
    <w:rsid w:val="00B610B7"/>
    <w:rsid w:val="00B63556"/>
    <w:rsid w:val="00B6641D"/>
    <w:rsid w:val="00B6657E"/>
    <w:rsid w:val="00B66A3C"/>
    <w:rsid w:val="00B72F48"/>
    <w:rsid w:val="00B73BDF"/>
    <w:rsid w:val="00B7657D"/>
    <w:rsid w:val="00B77645"/>
    <w:rsid w:val="00B835C4"/>
    <w:rsid w:val="00B9091A"/>
    <w:rsid w:val="00B90D94"/>
    <w:rsid w:val="00B9197F"/>
    <w:rsid w:val="00B92538"/>
    <w:rsid w:val="00B93307"/>
    <w:rsid w:val="00B93E8B"/>
    <w:rsid w:val="00BA4B06"/>
    <w:rsid w:val="00BA5A42"/>
    <w:rsid w:val="00BA6CC5"/>
    <w:rsid w:val="00BB0F2C"/>
    <w:rsid w:val="00BC36AC"/>
    <w:rsid w:val="00BC5D8B"/>
    <w:rsid w:val="00BC6B12"/>
    <w:rsid w:val="00BD0C4A"/>
    <w:rsid w:val="00BD1717"/>
    <w:rsid w:val="00BD6BB8"/>
    <w:rsid w:val="00BD724E"/>
    <w:rsid w:val="00BE07E1"/>
    <w:rsid w:val="00BE4CB2"/>
    <w:rsid w:val="00BF094D"/>
    <w:rsid w:val="00BF3180"/>
    <w:rsid w:val="00BF3B57"/>
    <w:rsid w:val="00C0188F"/>
    <w:rsid w:val="00C029CB"/>
    <w:rsid w:val="00C033C3"/>
    <w:rsid w:val="00C035F2"/>
    <w:rsid w:val="00C0493A"/>
    <w:rsid w:val="00C05481"/>
    <w:rsid w:val="00C11ADB"/>
    <w:rsid w:val="00C13944"/>
    <w:rsid w:val="00C21BF9"/>
    <w:rsid w:val="00C21DEB"/>
    <w:rsid w:val="00C22DA2"/>
    <w:rsid w:val="00C27F32"/>
    <w:rsid w:val="00C314D9"/>
    <w:rsid w:val="00C31D80"/>
    <w:rsid w:val="00C3479B"/>
    <w:rsid w:val="00C365AC"/>
    <w:rsid w:val="00C4275A"/>
    <w:rsid w:val="00C44C07"/>
    <w:rsid w:val="00C51787"/>
    <w:rsid w:val="00C612D7"/>
    <w:rsid w:val="00C62157"/>
    <w:rsid w:val="00C71E6F"/>
    <w:rsid w:val="00C73D8D"/>
    <w:rsid w:val="00C82623"/>
    <w:rsid w:val="00C8455A"/>
    <w:rsid w:val="00C907EB"/>
    <w:rsid w:val="00C90CA5"/>
    <w:rsid w:val="00CA26E2"/>
    <w:rsid w:val="00CA41BA"/>
    <w:rsid w:val="00CA569A"/>
    <w:rsid w:val="00CA5953"/>
    <w:rsid w:val="00CA6929"/>
    <w:rsid w:val="00CA7252"/>
    <w:rsid w:val="00CA781E"/>
    <w:rsid w:val="00CB15D6"/>
    <w:rsid w:val="00CB39B0"/>
    <w:rsid w:val="00CC133D"/>
    <w:rsid w:val="00CC2694"/>
    <w:rsid w:val="00CC2752"/>
    <w:rsid w:val="00CC54E3"/>
    <w:rsid w:val="00CC78FE"/>
    <w:rsid w:val="00CD1220"/>
    <w:rsid w:val="00CD1431"/>
    <w:rsid w:val="00CD1D9F"/>
    <w:rsid w:val="00CD4A9F"/>
    <w:rsid w:val="00CE1A00"/>
    <w:rsid w:val="00CE2E07"/>
    <w:rsid w:val="00CE3B6F"/>
    <w:rsid w:val="00CE54D3"/>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2726A"/>
    <w:rsid w:val="00D309C5"/>
    <w:rsid w:val="00D35633"/>
    <w:rsid w:val="00D360A8"/>
    <w:rsid w:val="00D368F2"/>
    <w:rsid w:val="00D462FE"/>
    <w:rsid w:val="00D47D5E"/>
    <w:rsid w:val="00D55CA5"/>
    <w:rsid w:val="00D632B3"/>
    <w:rsid w:val="00D642D9"/>
    <w:rsid w:val="00D67F1C"/>
    <w:rsid w:val="00D7472F"/>
    <w:rsid w:val="00D748F9"/>
    <w:rsid w:val="00D76AC1"/>
    <w:rsid w:val="00D8006C"/>
    <w:rsid w:val="00D800F9"/>
    <w:rsid w:val="00D80B6C"/>
    <w:rsid w:val="00D85F41"/>
    <w:rsid w:val="00D90DD5"/>
    <w:rsid w:val="00D95858"/>
    <w:rsid w:val="00D971ED"/>
    <w:rsid w:val="00D97473"/>
    <w:rsid w:val="00DA267A"/>
    <w:rsid w:val="00DA586B"/>
    <w:rsid w:val="00DA67AE"/>
    <w:rsid w:val="00DB1726"/>
    <w:rsid w:val="00DC3EF2"/>
    <w:rsid w:val="00DC68AD"/>
    <w:rsid w:val="00DE073E"/>
    <w:rsid w:val="00DE38F0"/>
    <w:rsid w:val="00DE5F4A"/>
    <w:rsid w:val="00DF0AFE"/>
    <w:rsid w:val="00DF2CAF"/>
    <w:rsid w:val="00DF2E51"/>
    <w:rsid w:val="00DF4D3B"/>
    <w:rsid w:val="00E001C2"/>
    <w:rsid w:val="00E019CD"/>
    <w:rsid w:val="00E02C0A"/>
    <w:rsid w:val="00E1053A"/>
    <w:rsid w:val="00E1580F"/>
    <w:rsid w:val="00E15B78"/>
    <w:rsid w:val="00E15D8C"/>
    <w:rsid w:val="00E16693"/>
    <w:rsid w:val="00E171D1"/>
    <w:rsid w:val="00E17788"/>
    <w:rsid w:val="00E23437"/>
    <w:rsid w:val="00E25A70"/>
    <w:rsid w:val="00E33190"/>
    <w:rsid w:val="00E34261"/>
    <w:rsid w:val="00E34B76"/>
    <w:rsid w:val="00E404EF"/>
    <w:rsid w:val="00E41020"/>
    <w:rsid w:val="00E41155"/>
    <w:rsid w:val="00E42F14"/>
    <w:rsid w:val="00E459EA"/>
    <w:rsid w:val="00E50E51"/>
    <w:rsid w:val="00E523E1"/>
    <w:rsid w:val="00E616BE"/>
    <w:rsid w:val="00E61F94"/>
    <w:rsid w:val="00E63B9A"/>
    <w:rsid w:val="00E66587"/>
    <w:rsid w:val="00E75E4E"/>
    <w:rsid w:val="00E808A0"/>
    <w:rsid w:val="00E818D0"/>
    <w:rsid w:val="00E853A8"/>
    <w:rsid w:val="00E92DCF"/>
    <w:rsid w:val="00E9730C"/>
    <w:rsid w:val="00EA3E03"/>
    <w:rsid w:val="00EB4D4B"/>
    <w:rsid w:val="00EB61E2"/>
    <w:rsid w:val="00EB679E"/>
    <w:rsid w:val="00EC5C43"/>
    <w:rsid w:val="00ED01EA"/>
    <w:rsid w:val="00ED56E3"/>
    <w:rsid w:val="00ED5BF3"/>
    <w:rsid w:val="00ED6B4A"/>
    <w:rsid w:val="00EE17F8"/>
    <w:rsid w:val="00EE2F7D"/>
    <w:rsid w:val="00EE63EC"/>
    <w:rsid w:val="00EE6AAA"/>
    <w:rsid w:val="00EF6630"/>
    <w:rsid w:val="00EF735F"/>
    <w:rsid w:val="00EF7EBE"/>
    <w:rsid w:val="00F00B99"/>
    <w:rsid w:val="00F02C8B"/>
    <w:rsid w:val="00F12F19"/>
    <w:rsid w:val="00F14BF8"/>
    <w:rsid w:val="00F15D8A"/>
    <w:rsid w:val="00F22B16"/>
    <w:rsid w:val="00F23F19"/>
    <w:rsid w:val="00F2560C"/>
    <w:rsid w:val="00F32EF6"/>
    <w:rsid w:val="00F336AA"/>
    <w:rsid w:val="00F379EE"/>
    <w:rsid w:val="00F4002B"/>
    <w:rsid w:val="00F40A3A"/>
    <w:rsid w:val="00F477C5"/>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3C0C"/>
    <w:rsid w:val="00FA5180"/>
    <w:rsid w:val="00FA5DAB"/>
    <w:rsid w:val="00FA74BB"/>
    <w:rsid w:val="00FB391F"/>
    <w:rsid w:val="00FC01E9"/>
    <w:rsid w:val="00FC1463"/>
    <w:rsid w:val="00FC3CF0"/>
    <w:rsid w:val="00FD4E9F"/>
    <w:rsid w:val="00FD5D7A"/>
    <w:rsid w:val="00FE1364"/>
    <w:rsid w:val="00FE28AF"/>
    <w:rsid w:val="00FE5820"/>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 w:type="character" w:styleId="LineNumber">
    <w:name w:val="line number"/>
    <w:basedOn w:val="DefaultParagraphFont"/>
    <w:uiPriority w:val="99"/>
    <w:semiHidden/>
    <w:unhideWhenUsed/>
    <w:rsid w:val="00456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2aging.org/"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3.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A7F8DD-DD25-45F9-A522-E5088362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28175</Words>
  <Characters>160602</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188401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55</cp:revision>
  <dcterms:created xsi:type="dcterms:W3CDTF">2023-06-29T22:44:00Z</dcterms:created>
  <dcterms:modified xsi:type="dcterms:W3CDTF">2023-07-03T12:33:00Z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