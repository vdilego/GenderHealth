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Vienna Institute of Demography at the Austrian Academy of Sciences</w:t>
      </w:r>
      <w:r w:rsidR="00F6688D">
        <w:rPr>
          <w:rFonts w:ascii="Arial" w:eastAsia="Arial" w:hAnsi="Arial" w:cs="Arial"/>
          <w:sz w:val="20"/>
          <w:szCs w:val="20"/>
        </w:rPr>
        <w:t xml:space="preserve">, </w:t>
      </w:r>
      <w:r>
        <w:rPr>
          <w:rFonts w:ascii="Arial" w:eastAsia="Arial" w:hAnsi="Arial" w:cs="Arial"/>
          <w:sz w:val="20"/>
          <w:szCs w:val="20"/>
        </w:rPr>
        <w:t>Wittgenstein Centre for Demography and Global Human Capital (IIASA, OeAW,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r w:rsidRPr="00705455">
        <w:rPr>
          <w:rFonts w:ascii="Arial" w:eastAsia="Arial" w:hAnsi="Arial" w:cs="Arial"/>
          <w:sz w:val="20"/>
          <w:szCs w:val="20"/>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2" w:name="_Hlk131605738"/>
    </w:p>
    <w:p w14:paraId="3FC6C470" w14:textId="4600C2E9" w:rsidR="00545D6E" w:rsidRDefault="00A50CB3" w:rsidP="008B1C35">
      <w:pPr>
        <w:keepNext/>
        <w:pBdr>
          <w:top w:val="nil"/>
          <w:left w:val="nil"/>
          <w:bottom w:val="nil"/>
          <w:right w:val="nil"/>
          <w:between w:val="nil"/>
        </w:pBdr>
        <w:spacing w:after="0" w:line="360" w:lineRule="auto"/>
        <w:jc w:val="both"/>
        <w:rPr>
          <w:ins w:id="13"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4" w:author="Di Lego Goncalves, Vanessa" w:date="2023-06-22T11:48:00Z">
        <w:r w:rsidDel="00135575">
          <w:rPr>
            <w:rFonts w:ascii="Arial" w:eastAsia="Arial" w:hAnsi="Arial" w:cs="Arial"/>
            <w:sz w:val="24"/>
            <w:szCs w:val="24"/>
          </w:rPr>
          <w:delText>to measure health differences between genders</w:delText>
        </w:r>
      </w:del>
      <w:del w:id="15" w:author="Di Lego Goncalves, Vanessa" w:date="2023-06-22T11:50:00Z">
        <w:r w:rsidDel="00A87E99">
          <w:rPr>
            <w:rFonts w:ascii="Arial" w:eastAsia="Arial" w:hAnsi="Arial" w:cs="Arial"/>
            <w:sz w:val="24"/>
            <w:szCs w:val="24"/>
          </w:rPr>
          <w:delText xml:space="preserve">, </w:delText>
        </w:r>
      </w:del>
      <w:ins w:id="16" w:author="Di Lego Goncalves, Vanessa" w:date="2023-06-22T11:48:00Z">
        <w:r w:rsidR="00135575">
          <w:rPr>
            <w:rFonts w:ascii="Arial" w:eastAsia="Arial" w:hAnsi="Arial" w:cs="Arial"/>
            <w:sz w:val="24"/>
            <w:szCs w:val="24"/>
          </w:rPr>
          <w:t xml:space="preserve"> </w:t>
        </w:r>
      </w:ins>
      <w:ins w:id="17"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18"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19" w:author="Di Lego Goncalves, Vanessa" w:date="2023-06-22T11:54:00Z">
        <w:r w:rsidDel="00B078BE">
          <w:rPr>
            <w:rFonts w:ascii="Arial" w:eastAsia="Arial" w:hAnsi="Arial" w:cs="Arial"/>
            <w:sz w:val="24"/>
            <w:szCs w:val="24"/>
          </w:rPr>
          <w:delText xml:space="preserve">dimensions </w:delText>
        </w:r>
      </w:del>
      <w:ins w:id="20"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del w:id="21" w:author="Di Lego Goncalves, Vanessa" w:date="2023-06-22T11:55:00Z">
        <w:r w:rsidDel="00B078BE">
          <w:rPr>
            <w:rFonts w:ascii="Arial" w:eastAsia="Arial" w:hAnsi="Arial" w:cs="Arial"/>
            <w:sz w:val="24"/>
            <w:szCs w:val="24"/>
          </w:rPr>
          <w:delText xml:space="preserve">consequently </w:delText>
        </w:r>
      </w:del>
      <w:del w:id="22" w:author="Di Lego Goncalves, Vanessa" w:date="2023-06-22T11:52:00Z">
        <w:r w:rsidDel="00A87E99">
          <w:rPr>
            <w:rFonts w:ascii="Arial" w:eastAsia="Arial" w:hAnsi="Arial" w:cs="Arial"/>
            <w:sz w:val="24"/>
            <w:szCs w:val="24"/>
          </w:rPr>
          <w:delText>lead to misleading conclusions.</w:delText>
        </w:r>
      </w:del>
      <w:ins w:id="23" w:author="Di Lego Goncalves, Vanessa" w:date="2023-06-22T11:55:00Z">
        <w:r w:rsidR="006642DA">
          <w:rPr>
            <w:rFonts w:ascii="Arial" w:eastAsia="Arial" w:hAnsi="Arial" w:cs="Arial"/>
            <w:sz w:val="24"/>
            <w:szCs w:val="24"/>
          </w:rPr>
          <w:t xml:space="preserve">can </w:t>
        </w:r>
      </w:ins>
      <w:ins w:id="24" w:author="Author" w:date="2023-06-22T19:12:00Z">
        <w:r w:rsidR="00370B59">
          <w:rPr>
            <w:rFonts w:ascii="Arial" w:eastAsia="Arial" w:hAnsi="Arial" w:cs="Arial"/>
            <w:sz w:val="24"/>
            <w:szCs w:val="24"/>
          </w:rPr>
          <w:t xml:space="preserve">elicit </w:t>
        </w:r>
      </w:ins>
      <w:ins w:id="25" w:author="Di Lego Goncalves, Vanessa" w:date="2023-06-22T11:51:00Z">
        <w:r w:rsidR="00A87E99">
          <w:rPr>
            <w:rFonts w:ascii="Arial" w:eastAsia="Arial" w:hAnsi="Arial" w:cs="Arial"/>
            <w:sz w:val="24"/>
            <w:szCs w:val="24"/>
          </w:rPr>
          <w:t xml:space="preserve">misleading conclusions when used </w:t>
        </w:r>
      </w:ins>
      <w:ins w:id="26" w:author="Di Lego Goncalves, Vanessa" w:date="2023-06-22T12:17:00Z">
        <w:r w:rsidR="005548AB">
          <w:rPr>
            <w:rFonts w:ascii="Arial" w:eastAsia="Arial" w:hAnsi="Arial" w:cs="Arial"/>
            <w:sz w:val="24"/>
            <w:szCs w:val="24"/>
          </w:rPr>
          <w:t xml:space="preserve">interchangeably </w:t>
        </w:r>
      </w:ins>
      <w:ins w:id="27" w:author="Di Lego Goncalves, Vanessa" w:date="2023-06-22T11:51:00Z">
        <w:r w:rsidR="00A87E99">
          <w:rPr>
            <w:rFonts w:ascii="Arial" w:eastAsia="Arial" w:hAnsi="Arial" w:cs="Arial"/>
            <w:sz w:val="24"/>
            <w:szCs w:val="24"/>
          </w:rPr>
          <w:t xml:space="preserve">as </w:t>
        </w:r>
      </w:ins>
      <w:ins w:id="28" w:author="Di Lego Goncalves, Vanessa" w:date="2023-06-22T12:17:00Z">
        <w:r w:rsidR="005548AB">
          <w:rPr>
            <w:rFonts w:ascii="Arial" w:eastAsia="Arial" w:hAnsi="Arial" w:cs="Arial"/>
            <w:sz w:val="24"/>
            <w:szCs w:val="24"/>
          </w:rPr>
          <w:t>indicators</w:t>
        </w:r>
      </w:ins>
      <w:ins w:id="29"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6DE9E2A"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0" w:author="Di Lego Goncalves, Vanessa" w:date="2023-06-22T12:19:00Z">
        <w:r>
          <w:rPr>
            <w:rFonts w:ascii="Arial" w:eastAsia="Arial" w:hAnsi="Arial" w:cs="Arial"/>
            <w:sz w:val="24"/>
            <w:szCs w:val="24"/>
          </w:rPr>
          <w:t>G</w:t>
        </w:r>
      </w:ins>
      <w:ins w:id="31" w:author="Di Lego Goncalves, Vanessa" w:date="2023-06-22T11:53:00Z">
        <w:r w:rsidR="00387B07">
          <w:rPr>
            <w:rFonts w:ascii="Arial" w:eastAsia="Arial" w:hAnsi="Arial" w:cs="Arial"/>
            <w:sz w:val="24"/>
            <w:szCs w:val="24"/>
          </w:rPr>
          <w:t xml:space="preserve">ender gaps in health are multifaceted </w:t>
        </w:r>
      </w:ins>
      <w:ins w:id="32" w:author="Di Lego Goncalves, Vanessa" w:date="2023-06-22T11:54:00Z">
        <w:r w:rsidR="00387B07">
          <w:rPr>
            <w:rFonts w:ascii="Arial" w:eastAsia="Arial" w:hAnsi="Arial" w:cs="Arial"/>
            <w:sz w:val="24"/>
            <w:szCs w:val="24"/>
          </w:rPr>
          <w:t xml:space="preserve">and the </w:t>
        </w:r>
      </w:ins>
      <w:ins w:id="33" w:author="Di Lego Goncalves, Vanessa" w:date="2023-06-22T11:53:00Z">
        <w:r w:rsidR="00D67F1C">
          <w:rPr>
            <w:rFonts w:ascii="Arial" w:eastAsia="Arial" w:hAnsi="Arial" w:cs="Arial"/>
            <w:sz w:val="24"/>
            <w:szCs w:val="24"/>
          </w:rPr>
          <w:t>t</w:t>
        </w:r>
      </w:ins>
      <w:commentRangeStart w:id="34"/>
      <w:commentRangeStart w:id="35"/>
      <w:del w:id="36"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 complex interplay between gender, health, and mortality unveils a paradox</w:t>
      </w:r>
      <w:commentRangeEnd w:id="34"/>
      <w:r w:rsidR="004B0C1F">
        <w:rPr>
          <w:rStyle w:val="CommentReference"/>
          <w:rFonts w:ascii="Times New Roman" w:eastAsia="Times New Roman" w:hAnsi="Times New Roman" w:cs="Times New Roman"/>
        </w:rPr>
        <w:commentReference w:id="34"/>
      </w:r>
      <w:commentRangeEnd w:id="35"/>
      <w:r w:rsidR="00994A69">
        <w:rPr>
          <w:rStyle w:val="CommentReference"/>
          <w:rFonts w:ascii="Times New Roman" w:eastAsia="Times New Roman" w:hAnsi="Times New Roman" w:cs="Times New Roman"/>
        </w:rPr>
        <w:commentReference w:id="35"/>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37" w:author="Author" w:date="2023-06-22T19:18:00Z">
        <w:r w:rsidR="00A230A8">
          <w:rPr>
            <w:rFonts w:ascii="Arial" w:eastAsia="Arial" w:hAnsi="Arial" w:cs="Arial"/>
            <w:sz w:val="24"/>
            <w:szCs w:val="24"/>
          </w:rPr>
          <w:t>with</w:t>
        </w:r>
      </w:ins>
      <w:del w:id="38"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39" w:author="Author" w:date="2023-06-22T19:18:00Z">
        <w:r w:rsidR="00A230A8">
          <w:rPr>
            <w:rFonts w:ascii="Arial" w:eastAsia="Arial" w:hAnsi="Arial" w:cs="Arial"/>
            <w:sz w:val="24"/>
            <w:szCs w:val="24"/>
          </w:rPr>
          <w:t>poorer</w:t>
        </w:r>
      </w:ins>
      <w:del w:id="40"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condition</w:t>
        </w:r>
      </w:ins>
      <w:ins w:id="45" w:author="Di Lego Goncalves, Vanessa" w:date="2023-06-22T12:21:00Z">
        <w:r w:rsidR="00FA5DAB">
          <w:rPr>
            <w:rFonts w:ascii="Arial" w:eastAsia="Arial" w:hAnsi="Arial" w:cs="Arial"/>
            <w:sz w:val="24"/>
            <w:szCs w:val="24"/>
          </w:rPr>
          <w:t>s</w:t>
        </w:r>
      </w:ins>
      <w:ins w:id="46" w:author="Author" w:date="2023-06-22T19:15:00Z">
        <w:r w:rsidR="00705455">
          <w:rPr>
            <w:rFonts w:ascii="Arial" w:eastAsia="Arial" w:hAnsi="Arial" w:cs="Arial"/>
            <w:sz w:val="24"/>
            <w:szCs w:val="24"/>
          </w:rPr>
          <w:t xml:space="preserve"> </w:t>
        </w:r>
      </w:ins>
      <w:ins w:id="47" w:author="Author" w:date="2023-06-22T19:14:00Z">
        <w:r w:rsidR="00705455">
          <w:rPr>
            <w:rFonts w:ascii="Arial" w:eastAsia="Arial" w:hAnsi="Arial" w:cs="Arial"/>
            <w:sz w:val="24"/>
            <w:szCs w:val="24"/>
          </w:rPr>
          <w:t xml:space="preserve"> </w:t>
        </w:r>
      </w:ins>
      <w:ins w:id="48" w:author="Author" w:date="2023-06-22T19:17:00Z">
        <w:r w:rsidR="00705455">
          <w:rPr>
            <w:rFonts w:ascii="Arial" w:eastAsia="Arial" w:hAnsi="Arial" w:cs="Arial"/>
            <w:sz w:val="24"/>
            <w:szCs w:val="24"/>
          </w:rPr>
          <w:t>(cite Zarulli et al.,)</w:t>
        </w:r>
      </w:ins>
      <w:ins w:id="49" w:author="Author" w:date="2023-06-22T19:12:00Z">
        <w:r w:rsidR="00705455">
          <w:rPr>
            <w:rFonts w:ascii="Arial" w:eastAsia="Arial" w:hAnsi="Arial" w:cs="Arial"/>
            <w:sz w:val="24"/>
            <w:szCs w:val="24"/>
          </w:rPr>
          <w:t xml:space="preserve"> </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w:t>
      </w:r>
      <w:commentRangeStart w:id="50"/>
      <w:r w:rsidR="00F91693">
        <w:rPr>
          <w:rFonts w:ascii="Arial" w:eastAsia="Arial" w:hAnsi="Arial" w:cs="Arial"/>
          <w:sz w:val="24"/>
          <w:szCs w:val="24"/>
        </w:rPr>
        <w:t>chronic</w:t>
      </w:r>
      <w:commentRangeEnd w:id="50"/>
      <w:r w:rsidR="00A230A8">
        <w:rPr>
          <w:rStyle w:val="CommentReference"/>
          <w:rFonts w:ascii="Times New Roman" w:eastAsia="Times New Roman" w:hAnsi="Times New Roman" w:cs="Times New Roman"/>
        </w:rPr>
        <w:commentReference w:id="50"/>
      </w:r>
      <w:r w:rsidR="00F91693">
        <w:rPr>
          <w:rFonts w:ascii="Arial" w:eastAsia="Arial" w:hAnsi="Arial" w:cs="Arial"/>
          <w:sz w:val="24"/>
          <w:szCs w:val="24"/>
        </w:rPr>
        <w:t xml:space="preserve">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51" w:author="Nepomuceno, Marilia" w:date="2023-05-15T15:32:00Z"/>
          <w:rFonts w:ascii="Arial" w:eastAsia="Arial" w:hAnsi="Arial" w:cs="Arial"/>
          <w:sz w:val="24"/>
          <w:szCs w:val="24"/>
        </w:rPr>
      </w:pPr>
    </w:p>
    <w:p w14:paraId="0F68C088" w14:textId="389BE96F"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(4–6)","plainTextFormattedCitation":"(4–6)","previouslyFormattedCitation":"(4–6)"},"properties":{"noteIndex":0},"schema":"https://github.com/citation-style-language/schema/raw/master/csl-citation.json"}</w:instrText>
      </w:r>
      <w:r w:rsidR="006E13FD">
        <w:rPr>
          <w:rFonts w:ascii="Arial" w:eastAsia="Arial" w:hAnsi="Arial" w:cs="Arial"/>
          <w:sz w:val="24"/>
          <w:szCs w:val="24"/>
        </w:rPr>
        <w:fldChar w:fldCharType="separate"/>
      </w:r>
      <w:r w:rsidR="00705455" w:rsidRPr="00705455">
        <w:rPr>
          <w:rFonts w:ascii="Arial" w:eastAsia="Arial" w:hAnsi="Arial" w:cs="Arial"/>
          <w:noProof/>
          <w:sz w:val="24"/>
          <w:szCs w:val="24"/>
        </w:rPr>
        <w:t>(4–6)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 xml:space="preserve">For some countries, where the gender gap in health expectancies </w:t>
      </w:r>
      <w:r w:rsidR="000D2DC7" w:rsidRPr="0043713B">
        <w:rPr>
          <w:rFonts w:ascii="Arial" w:eastAsia="Arial" w:hAnsi="Arial" w:cs="Arial"/>
          <w:sz w:val="24"/>
          <w:szCs w:val="24"/>
        </w:rPr>
        <w:lastRenderedPageBreak/>
        <w:t>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paradox","type":"article-journal","volume":"58"},"uris":["http://www.mendeley.com/documents/?uuid=598e4721-915d-4cb2-a376-34883f41c01f"]}],"mendeley":{"formattedCitation":"(7, 8)","plainTextFormattedCitation":"(7, 8)","previouslyFormattedCitation":"(7, 8)"},"properties":{"noteIndex":0},"schema":"https://github.com/citation-style-language/schema/raw/master/csl-citation.json"}</w:instrText>
      </w:r>
      <w:r w:rsidR="000D2DC7">
        <w:rPr>
          <w:rFonts w:ascii="Arial" w:eastAsia="Arial" w:hAnsi="Arial" w:cs="Arial"/>
          <w:sz w:val="24"/>
          <w:szCs w:val="24"/>
        </w:rPr>
        <w:fldChar w:fldCharType="separate"/>
      </w:r>
      <w:r w:rsidR="00705455" w:rsidRPr="00705455">
        <w:rPr>
          <w:rFonts w:ascii="Arial" w:eastAsia="Arial" w:hAnsi="Arial" w:cs="Arial"/>
          <w:noProof/>
          <w:sz w:val="24"/>
          <w:szCs w:val="24"/>
          <w:rPrChange w:id="52" w:author="Author" w:date="2023-06-22T19:16:00Z">
            <w:rPr>
              <w:rFonts w:ascii="Arial" w:eastAsia="Arial" w:hAnsi="Arial" w:cs="Arial"/>
              <w:noProof/>
              <w:sz w:val="24"/>
              <w:szCs w:val="24"/>
              <w:lang w:val="de-AT"/>
            </w:rPr>
          </w:rPrChange>
        </w:rPr>
        <w:t>(7, 8)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3" w:author="Author" w:date="2023-06-22T19:20:00Z">
        <w:r w:rsidR="000D2DC7" w:rsidRPr="0043713B" w:rsidDel="00A230A8">
          <w:rPr>
            <w:rFonts w:ascii="Arial" w:eastAsia="Arial" w:hAnsi="Arial" w:cs="Arial"/>
            <w:sz w:val="24"/>
            <w:szCs w:val="24"/>
          </w:rPr>
          <w:delText>As a consequence</w:delText>
        </w:r>
      </w:del>
      <w:ins w:id="54"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679F0D8A" w14:textId="338CC675" w:rsidR="006D327E" w:rsidRDefault="005548AB" w:rsidP="00314CC0">
      <w:pPr>
        <w:keepNext/>
        <w:spacing w:after="0" w:line="360" w:lineRule="auto"/>
        <w:jc w:val="both"/>
        <w:rPr>
          <w:rFonts w:ascii="Arial" w:eastAsia="Arial" w:hAnsi="Arial" w:cs="Arial"/>
          <w:sz w:val="24"/>
          <w:szCs w:val="24"/>
        </w:rPr>
      </w:pPr>
      <w:ins w:id="55"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for ages 60 and over.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r w:rsidR="00AB34EB">
        <w:rPr>
          <w:rFonts w:ascii="Arial" w:eastAsia="Arial" w:hAnsi="Arial" w:cs="Arial"/>
          <w:sz w:val="24"/>
          <w:szCs w:val="24"/>
        </w:rPr>
        <w:t xml:space="preserve"> </w:t>
      </w:r>
      <w:r w:rsidR="006D327E"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r w:rsidR="00466830">
        <w:rPr>
          <w:rFonts w:ascii="Arial" w:eastAsia="Arial" w:hAnsi="Arial" w:cs="Arial"/>
          <w:sz w:val="24"/>
          <w:szCs w:val="24"/>
        </w:rPr>
        <w:t>health</w:t>
      </w:r>
      <w:del w:id="56"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 mortality dimensions</w:t>
      </w:r>
      <w:del w:id="57" w:author="Nepomuceno, Marilia" w:date="2023-05-17T13:45:00Z">
        <w:r w:rsidR="001750AF" w:rsidDel="001E0A75">
          <w:rPr>
            <w:rFonts w:ascii="Arial" w:eastAsia="Arial" w:hAnsi="Arial" w:cs="Arial"/>
            <w:sz w:val="24"/>
            <w:szCs w:val="24"/>
          </w:rPr>
          <w:delText xml:space="preserve"> </w:delText>
        </w:r>
      </w:del>
      <w:r w:rsidR="006D327E" w:rsidRPr="006D327E">
        <w:rPr>
          <w:rFonts w:ascii="Arial" w:eastAsia="Arial" w:hAnsi="Arial" w:cs="Arial"/>
          <w:sz w:val="24"/>
          <w:szCs w:val="24"/>
        </w:rPr>
        <w:t xml:space="preserve"> have mostl</w:t>
      </w:r>
      <w:r w:rsidR="006D327E">
        <w:rPr>
          <w:rFonts w:ascii="Arial" w:eastAsia="Arial" w:hAnsi="Arial" w:cs="Arial"/>
          <w:sz w:val="24"/>
          <w:szCs w:val="24"/>
        </w:rPr>
        <w:t>y</w:t>
      </w:r>
      <w:r w:rsidR="006D327E"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006D327E"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del w:id="58" w:author="Di Lego Goncalves, Vanessa" w:date="2023-06-22T12:47:00Z">
        <w:r w:rsidR="006D327E" w:rsidRPr="006D327E" w:rsidDel="00033A2F">
          <w:rPr>
            <w:rFonts w:ascii="Arial" w:eastAsia="Arial" w:hAnsi="Arial" w:cs="Arial"/>
            <w:sz w:val="24"/>
            <w:szCs w:val="24"/>
          </w:rPr>
          <w:delText xml:space="preserve"> </w:delText>
        </w:r>
      </w:del>
      <w:ins w:id="59" w:author="Di Lego Goncalves, Vanessa" w:date="2023-06-22T12:47:00Z">
        <w:r w:rsidR="00033A2F">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33A2F">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instrText>
      </w:r>
      <w:ins w:id="60" w:author="Di Lego Goncalves, Vanessa" w:date="2023-06-22T12:47:00Z">
        <w:r w:rsidR="00033A2F">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rPr>
        <w:t>(9–11)</w:t>
      </w:r>
      <w:ins w:id="61" w:author="Di Lego Goncalves, Vanessa" w:date="2023-06-22T12:47:00Z">
        <w:r w:rsidR="00033A2F">
          <w:rPr>
            <w:rFonts w:ascii="Arial" w:eastAsia="Arial" w:hAnsi="Arial" w:cs="Arial"/>
            <w:color w:val="000000"/>
            <w:sz w:val="24"/>
            <w:szCs w:val="24"/>
          </w:rPr>
          <w:fldChar w:fldCharType="end"/>
        </w:r>
        <w:r w:rsidR="00033A2F">
          <w:rPr>
            <w:rFonts w:ascii="Arial" w:eastAsia="Arial" w:hAnsi="Arial" w:cs="Arial"/>
            <w:color w:val="000000"/>
            <w:sz w:val="24"/>
            <w:szCs w:val="24"/>
          </w:rPr>
          <w:t>.</w:t>
        </w:r>
      </w:ins>
      <w:del w:id="62"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 xml:space="preserve">.  </w:delText>
        </w:r>
      </w:del>
      <w:r w:rsidR="006D327E" w:rsidRPr="006D327E">
        <w:rPr>
          <w:rFonts w:ascii="Arial" w:eastAsia="Arial" w:hAnsi="Arial" w:cs="Arial"/>
          <w:sz w:val="24"/>
          <w:szCs w:val="24"/>
        </w:rPr>
        <w:t xml:space="preserve">In this paper, </w:t>
      </w:r>
      <w:del w:id="63" w:author="Di Lego Goncalves, Vanessa" w:date="2023-06-22T12:11:00Z">
        <w:r w:rsidR="006D327E"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64"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countries. </w:delText>
        </w:r>
      </w:del>
      <w:ins w:id="65" w:author="Di Lego Goncalves, Vanessa" w:date="2023-06-22T12:22:00Z">
        <w:r w:rsidR="00B376EE">
          <w:rPr>
            <w:rFonts w:ascii="Arial" w:eastAsia="Arial" w:hAnsi="Arial" w:cs="Arial"/>
            <w:sz w:val="24"/>
            <w:szCs w:val="24"/>
          </w:rPr>
          <w:t>w</w:t>
        </w:r>
      </w:ins>
      <w:ins w:id="66"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instrText>
      </w:r>
      <w:ins w:id="67" w:author="Di Lego Goncalves, Vanessa" w:date="2023-06-22T12:11:00Z">
        <w:r w:rsidR="00AA2659">
          <w:rPr>
            <w:rFonts w:ascii="Arial" w:eastAsia="Arial" w:hAnsi="Arial" w:cs="Arial"/>
            <w:sz w:val="24"/>
            <w:szCs w:val="24"/>
          </w:rPr>
          <w:fldChar w:fldCharType="separate"/>
        </w:r>
      </w:ins>
      <w:r w:rsidR="00705455" w:rsidRPr="00705455">
        <w:rPr>
          <w:rFonts w:ascii="Arial" w:eastAsia="Arial" w:hAnsi="Arial" w:cs="Arial"/>
          <w:noProof/>
          <w:sz w:val="24"/>
          <w:szCs w:val="24"/>
        </w:rPr>
        <w:t>(12)</w:t>
      </w:r>
      <w:ins w:id="68" w:author="Di Lego Goncalves, Vanessa" w:date="2023-06-22T12:11:00Z">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69" w:author="Di Lego Goncalves, Vanessa" w:date="2023-06-22T12:11:00Z">
        <w:r w:rsidR="002C1082" w:rsidDel="00AA2659">
          <w:rPr>
            <w:rFonts w:ascii="Arial" w:eastAsia="Arial" w:hAnsi="Arial" w:cs="Arial"/>
            <w:sz w:val="24"/>
            <w:szCs w:val="24"/>
          </w:rPr>
          <w:delText xml:space="preserve">This </w:delText>
        </w:r>
      </w:del>
      <w:del w:id="70"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allows </w:t>
      </w:r>
      <w:del w:id="71" w:author="Di Lego Goncalves, Vanessa" w:date="2023-06-22T12:13:00Z">
        <w:r w:rsidR="002C1082" w:rsidDel="00AA2659">
          <w:rPr>
            <w:rFonts w:ascii="Arial" w:eastAsia="Arial" w:hAnsi="Arial" w:cs="Arial"/>
            <w:sz w:val="24"/>
            <w:szCs w:val="24"/>
          </w:rPr>
          <w:delText>us</w:delText>
        </w:r>
        <w:r w:rsidR="006D327E" w:rsidRPr="006D327E" w:rsidDel="00AA2659">
          <w:rPr>
            <w:rFonts w:ascii="Arial" w:eastAsia="Arial" w:hAnsi="Arial" w:cs="Arial"/>
            <w:sz w:val="24"/>
            <w:szCs w:val="24"/>
          </w:rPr>
          <w:delText xml:space="preserve"> </w:delText>
        </w:r>
        <w:r w:rsidR="006D327E" w:rsidRPr="006D327E" w:rsidDel="00135E8D">
          <w:rPr>
            <w:rFonts w:ascii="Arial" w:eastAsia="Arial" w:hAnsi="Arial" w:cs="Arial"/>
            <w:sz w:val="24"/>
            <w:szCs w:val="24"/>
          </w:rPr>
          <w:delText xml:space="preserve">to </w:delText>
        </w:r>
      </w:del>
      <w:ins w:id="72"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73" w:author="Di Lego Goncalves, Vanessa" w:date="2023-06-22T12:13:00Z">
        <w:r w:rsidR="00135E8D">
          <w:rPr>
            <w:rFonts w:ascii="Arial" w:eastAsia="Arial" w:hAnsi="Arial" w:cs="Arial"/>
            <w:sz w:val="24"/>
            <w:szCs w:val="24"/>
          </w:rPr>
          <w:t>isons in</w:t>
        </w:r>
      </w:ins>
      <w:del w:id="74"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006D327E"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006D327E" w:rsidRPr="006D327E">
        <w:rPr>
          <w:rFonts w:ascii="Arial" w:eastAsia="Arial" w:hAnsi="Arial" w:cs="Arial"/>
          <w:sz w:val="24"/>
          <w:szCs w:val="24"/>
        </w:rPr>
        <w:t>countries. We focus on the U.S., England, South Korea, China, India, Mexico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006D327E" w:rsidRPr="006D327E">
        <w:rPr>
          <w:rFonts w:ascii="Arial" w:eastAsia="Arial" w:hAnsi="Arial" w:cs="Arial"/>
          <w:sz w:val="24"/>
          <w:szCs w:val="24"/>
        </w:rPr>
        <w:t xml:space="preserve"> countries</w:t>
      </w:r>
      <w:ins w:id="75" w:author="Di Lego Goncalves, Vanessa" w:date="2023-06-22T12:03:00Z">
        <w:r w:rsidR="00314CC0">
          <w:rPr>
            <w:rFonts w:ascii="Arial" w:eastAsia="Arial" w:hAnsi="Arial" w:cs="Arial"/>
            <w:sz w:val="24"/>
            <w:szCs w:val="24"/>
          </w:rPr>
          <w:t xml:space="preserve"> not only </w:t>
        </w:r>
      </w:ins>
      <w:ins w:id="76" w:author="Author" w:date="2023-06-22T19:03:00Z">
        <w:r w:rsidR="009A3B4A">
          <w:rPr>
            <w:rFonts w:ascii="Arial" w:eastAsia="Arial" w:hAnsi="Arial" w:cs="Arial"/>
            <w:sz w:val="24"/>
            <w:szCs w:val="24"/>
          </w:rPr>
          <w:t>ha</w:t>
        </w:r>
      </w:ins>
      <w:ins w:id="77" w:author="Author" w:date="2023-06-22T19:21:00Z">
        <w:r w:rsidR="00940D27">
          <w:rPr>
            <w:rFonts w:ascii="Arial" w:eastAsia="Arial" w:hAnsi="Arial" w:cs="Arial"/>
            <w:sz w:val="24"/>
            <w:szCs w:val="24"/>
          </w:rPr>
          <w:t>s a</w:t>
        </w:r>
      </w:ins>
      <w:ins w:id="78" w:author="Author" w:date="2023-06-22T19:03:00Z">
        <w:r w:rsidR="009A3B4A">
          <w:rPr>
            <w:rFonts w:ascii="Arial" w:eastAsia="Arial" w:hAnsi="Arial" w:cs="Arial"/>
            <w:color w:val="000000"/>
            <w:sz w:val="24"/>
            <w:szCs w:val="24"/>
          </w:rPr>
          <w:t xml:space="preserve"> particular</w:t>
        </w:r>
      </w:ins>
      <w:ins w:id="79" w:author="Di Lego Goncalves, Vanessa" w:date="2023-06-22T12:03:00Z">
        <w:r w:rsidR="00314CC0">
          <w:rPr>
            <w:rFonts w:ascii="Arial" w:eastAsia="Arial" w:hAnsi="Arial" w:cs="Arial"/>
            <w:color w:val="000000"/>
            <w:sz w:val="24"/>
            <w:szCs w:val="24"/>
          </w:rPr>
          <w:t xml:space="preserve"> epidemiological and mortality trajectories, </w:t>
        </w:r>
      </w:ins>
      <w:ins w:id="80" w:author="Di Lego Goncalves, Vanessa" w:date="2023-06-22T12:04:00Z">
        <w:r w:rsidR="00314CC0">
          <w:rPr>
            <w:rFonts w:ascii="Arial" w:eastAsia="Arial" w:hAnsi="Arial" w:cs="Arial"/>
            <w:color w:val="000000"/>
            <w:sz w:val="24"/>
            <w:szCs w:val="24"/>
          </w:rPr>
          <w:t xml:space="preserve">but </w:t>
        </w:r>
      </w:ins>
      <w:ins w:id="81" w:author="Di Lego Goncalves, Vanessa" w:date="2023-06-22T12:03:00Z">
        <w:r w:rsidR="00314CC0">
          <w:rPr>
            <w:rFonts w:ascii="Arial" w:eastAsia="Arial" w:hAnsi="Arial" w:cs="Arial"/>
            <w:color w:val="000000"/>
            <w:sz w:val="24"/>
            <w:szCs w:val="24"/>
          </w:rPr>
          <w:t>different cultural backgrounds, gender norms, and health systems</w:t>
        </w:r>
      </w:ins>
      <w:ins w:id="82" w:author="Di Lego Goncalves, Vanessa" w:date="2023-06-22T12:04:00Z">
        <w:r w:rsidR="00314CC0">
          <w:rPr>
            <w:rFonts w:ascii="Arial" w:eastAsia="Arial" w:hAnsi="Arial" w:cs="Arial"/>
            <w:color w:val="000000"/>
            <w:sz w:val="24"/>
            <w:szCs w:val="24"/>
          </w:rPr>
          <w:t xml:space="preserve">, </w:t>
        </w:r>
      </w:ins>
      <w:del w:id="83" w:author="Di Lego Goncalves, Vanessa" w:date="2023-06-22T12:04:00Z">
        <w:r w:rsidR="006D327E" w:rsidRPr="006D327E" w:rsidDel="00314CC0">
          <w:rPr>
            <w:rFonts w:ascii="Arial" w:eastAsia="Arial" w:hAnsi="Arial" w:cs="Arial"/>
            <w:sz w:val="24"/>
            <w:szCs w:val="24"/>
          </w:rPr>
          <w:delText>have specific gender roles, healthcare policies and welfare state systems</w:delText>
        </w:r>
      </w:del>
      <w:r w:rsidR="006D327E" w:rsidRPr="006D327E">
        <w:rPr>
          <w:rFonts w:ascii="Arial" w:eastAsia="Arial" w:hAnsi="Arial" w:cs="Arial"/>
          <w:sz w:val="24"/>
          <w:szCs w:val="24"/>
        </w:rPr>
        <w:t xml:space="preserve">, </w:t>
      </w:r>
      <w:r w:rsidR="00944CBE">
        <w:rPr>
          <w:rFonts w:ascii="Arial" w:eastAsia="Arial" w:hAnsi="Arial" w:cs="Arial"/>
          <w:sz w:val="24"/>
          <w:szCs w:val="24"/>
        </w:rPr>
        <w:t>which</w:t>
      </w:r>
      <w:r w:rsidR="006D327E" w:rsidRPr="006D327E">
        <w:rPr>
          <w:rFonts w:ascii="Arial" w:eastAsia="Arial" w:hAnsi="Arial" w:cs="Arial"/>
          <w:sz w:val="24"/>
          <w:szCs w:val="24"/>
        </w:rPr>
        <w:t xml:space="preserve"> enable</w:t>
      </w:r>
      <w:r w:rsidR="00050965">
        <w:rPr>
          <w:rFonts w:ascii="Arial" w:eastAsia="Arial" w:hAnsi="Arial" w:cs="Arial"/>
          <w:sz w:val="24"/>
          <w:szCs w:val="24"/>
        </w:rPr>
        <w:t>s</w:t>
      </w:r>
      <w:r w:rsidR="006D327E"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84"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85"/>
        <w:r w:rsidR="00037587" w:rsidDel="00D13E0F">
          <w:rPr>
            <w:rFonts w:ascii="Arial" w:eastAsia="Arial" w:hAnsi="Arial" w:cs="Arial"/>
            <w:sz w:val="24"/>
            <w:szCs w:val="24"/>
          </w:rPr>
          <w:delText>approach</w:delText>
        </w:r>
      </w:del>
      <w:commentRangeEnd w:id="85"/>
      <w:r w:rsidR="00D13E0F">
        <w:rPr>
          <w:rStyle w:val="CommentReference"/>
          <w:rFonts w:ascii="Times New Roman" w:eastAsia="Times New Roman" w:hAnsi="Times New Roman" w:cs="Times New Roman"/>
        </w:rPr>
        <w:commentReference w:id="85"/>
      </w:r>
      <w:del w:id="86"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2"/>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525C081E"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KLoSA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ELSA : Wave 7; SHARE: Wave 6; KLoSA: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87"/>
      <w:commentRangeStart w:id="88"/>
      <w:r>
        <w:rPr>
          <w:rFonts w:ascii="Arial" w:eastAsia="Arial" w:hAnsi="Arial" w:cs="Arial"/>
          <w:color w:val="000000"/>
          <w:sz w:val="24"/>
          <w:szCs w:val="24"/>
        </w:rPr>
        <w:t xml:space="preserve">Different </w:t>
      </w:r>
      <w:del w:id="89" w:author="Di Lego Goncalves, Vanessa" w:date="2023-06-22T09:28:00Z">
        <w:r w:rsidDel="00554E86">
          <w:rPr>
            <w:rFonts w:ascii="Arial" w:eastAsia="Arial" w:hAnsi="Arial" w:cs="Arial"/>
            <w:color w:val="000000"/>
            <w:sz w:val="24"/>
            <w:szCs w:val="24"/>
          </w:rPr>
          <w:delText xml:space="preserve">welfare state </w:delText>
        </w:r>
      </w:del>
      <w:ins w:id="90" w:author="Di Lego Goncalves, Vanessa" w:date="2023-06-22T09:28:00Z">
        <w:r w:rsidR="00554E86">
          <w:rPr>
            <w:rFonts w:ascii="Arial" w:eastAsia="Arial" w:hAnsi="Arial" w:cs="Arial"/>
            <w:color w:val="000000"/>
            <w:sz w:val="24"/>
            <w:szCs w:val="24"/>
          </w:rPr>
          <w:t xml:space="preserve">cultural </w:t>
        </w:r>
      </w:ins>
      <w:ins w:id="91" w:author="Di Lego Goncalves, Vanessa" w:date="2023-06-22T09:29:00Z">
        <w:r w:rsidR="00554E86">
          <w:rPr>
            <w:rFonts w:ascii="Arial" w:eastAsia="Arial" w:hAnsi="Arial" w:cs="Arial"/>
            <w:color w:val="000000"/>
            <w:sz w:val="24"/>
            <w:szCs w:val="24"/>
          </w:rPr>
          <w:t xml:space="preserve">backgrounds, </w:t>
        </w:r>
      </w:ins>
      <w:ins w:id="92" w:author="Di Lego Goncalves, Vanessa" w:date="2023-06-22T09:28:00Z">
        <w:r w:rsidR="00554E86">
          <w:rPr>
            <w:rFonts w:ascii="Arial" w:eastAsia="Arial" w:hAnsi="Arial" w:cs="Arial"/>
            <w:color w:val="000000"/>
            <w:sz w:val="24"/>
            <w:szCs w:val="24"/>
          </w:rPr>
          <w:t>gende</w:t>
        </w:r>
      </w:ins>
      <w:ins w:id="93" w:author="Di Lego Goncalves, Vanessa" w:date="2023-06-22T09:29:00Z">
        <w:r w:rsidR="00554E86">
          <w:rPr>
            <w:rFonts w:ascii="Arial" w:eastAsia="Arial" w:hAnsi="Arial" w:cs="Arial"/>
            <w:color w:val="000000"/>
            <w:sz w:val="24"/>
            <w:szCs w:val="24"/>
          </w:rPr>
          <w:t>r norms</w:t>
        </w:r>
      </w:ins>
      <w:ins w:id="94" w:author="Di Lego Goncalves, Vanessa" w:date="2023-06-22T09:28:00Z">
        <w:r w:rsidR="00554E86">
          <w:rPr>
            <w:rFonts w:ascii="Arial" w:eastAsia="Arial" w:hAnsi="Arial" w:cs="Arial"/>
            <w:color w:val="000000"/>
            <w:sz w:val="24"/>
            <w:szCs w:val="24"/>
          </w:rPr>
          <w:t>,</w:t>
        </w:r>
      </w:ins>
      <w:ins w:id="95" w:author="Di Lego Goncalves, Vanessa" w:date="2023-06-22T09:29:00Z">
        <w:r w:rsidR="00554E86">
          <w:rPr>
            <w:rFonts w:ascii="Arial" w:eastAsia="Arial" w:hAnsi="Arial" w:cs="Arial"/>
            <w:color w:val="000000"/>
            <w:sz w:val="24"/>
            <w:szCs w:val="24"/>
          </w:rPr>
          <w:t xml:space="preserve"> and</w:t>
        </w:r>
      </w:ins>
      <w:ins w:id="96" w:author="Di Lego Goncalves, Vanessa" w:date="2023-06-22T09:28:00Z">
        <w:r w:rsidR="00554E86">
          <w:rPr>
            <w:rFonts w:ascii="Arial" w:eastAsia="Arial" w:hAnsi="Arial" w:cs="Arial"/>
            <w:color w:val="000000"/>
            <w:sz w:val="24"/>
            <w:szCs w:val="24"/>
          </w:rPr>
          <w:t xml:space="preserve"> health systems</w:t>
        </w:r>
      </w:ins>
      <w:del w:id="97" w:author="Di Lego Goncalves, Vanessa" w:date="2023-06-22T09:28:00Z">
        <w:r w:rsidDel="00554E86">
          <w:rPr>
            <w:rFonts w:ascii="Arial" w:eastAsia="Arial" w:hAnsi="Arial" w:cs="Arial"/>
            <w:color w:val="000000"/>
            <w:sz w:val="24"/>
            <w:szCs w:val="24"/>
          </w:rPr>
          <w:delText>models</w:delText>
        </w:r>
      </w:del>
      <w:del w:id="98" w:author="Di Lego Goncalves, Vanessa" w:date="2023-06-22T09:29:00Z">
        <w:r w:rsidDel="00554E86">
          <w:rPr>
            <w:rFonts w:ascii="Arial" w:eastAsia="Arial" w:hAnsi="Arial" w:cs="Arial"/>
            <w:color w:val="000000"/>
            <w:sz w:val="24"/>
            <w:szCs w:val="24"/>
          </w:rPr>
          <w:delText xml:space="preserve"> and gender </w:delText>
        </w:r>
      </w:del>
      <w:del w:id="99"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87"/>
      <w:r w:rsidR="00A87123">
        <w:rPr>
          <w:rStyle w:val="CommentReference"/>
          <w:rFonts w:ascii="Times New Roman" w:eastAsia="Times New Roman" w:hAnsi="Times New Roman" w:cs="Times New Roman"/>
        </w:rPr>
        <w:commentReference w:id="87"/>
      </w:r>
      <w:commentRangeEnd w:id="88"/>
      <w:r w:rsidR="00554E86">
        <w:rPr>
          <w:rStyle w:val="CommentReference"/>
          <w:rFonts w:ascii="Times New Roman" w:eastAsia="Times New Roman" w:hAnsi="Times New Roman" w:cs="Times New Roman"/>
        </w:rPr>
        <w:commentReference w:id="88"/>
      </w:r>
      <w:r>
        <w:rPr>
          <w:rFonts w:ascii="Arial" w:eastAsia="Arial" w:hAnsi="Arial" w:cs="Arial"/>
          <w:color w:val="000000"/>
          <w:sz w:val="24"/>
          <w:szCs w:val="24"/>
        </w:rPr>
        <w:t>We focus on age 60</w:t>
      </w:r>
      <w:ins w:id="100" w:author="Author" w:date="2023-06-22T19:24:00Z">
        <w:r w:rsidR="00541DDF">
          <w:rPr>
            <w:rFonts w:ascii="Arial" w:eastAsia="Arial" w:hAnsi="Arial" w:cs="Arial"/>
            <w:color w:val="000000"/>
            <w:sz w:val="24"/>
            <w:szCs w:val="24"/>
          </w:rPr>
          <w:t xml:space="preserve"> </w:t>
        </w:r>
        <w:commentRangeStart w:id="101"/>
        <w:r w:rsidR="00541DDF">
          <w:rPr>
            <w:rFonts w:ascii="Arial" w:eastAsia="Arial" w:hAnsi="Arial" w:cs="Arial"/>
            <w:color w:val="000000"/>
            <w:sz w:val="24"/>
            <w:szCs w:val="24"/>
          </w:rPr>
          <w:t>y</w:t>
        </w:r>
      </w:ins>
      <w:commentRangeEnd w:id="101"/>
      <w:ins w:id="102" w:author="Author" w:date="2023-06-22T19:26:00Z">
        <w:r w:rsidR="00F32EF6">
          <w:rPr>
            <w:rStyle w:val="CommentReference"/>
            <w:rFonts w:ascii="Times New Roman" w:eastAsia="Times New Roman" w:hAnsi="Times New Roman" w:cs="Times New Roman"/>
          </w:rPr>
          <w:commentReference w:id="101"/>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03"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04"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characteristics, refer to the Supplementary </w:t>
      </w:r>
      <w:del w:id="105" w:author="Di Lego Goncalves, Vanessa" w:date="2023-06-22T09:30:00Z">
        <w:r w:rsidDel="005F020D">
          <w:rPr>
            <w:rFonts w:ascii="Arial" w:eastAsia="Arial" w:hAnsi="Arial" w:cs="Arial"/>
            <w:color w:val="000000"/>
            <w:sz w:val="24"/>
            <w:szCs w:val="24"/>
          </w:rPr>
          <w:delText>Material</w:delText>
        </w:r>
      </w:del>
      <w:ins w:id="106"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07"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08"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09"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10" w:author="Di Lego Goncalves, Vanessa" w:date="2023-06-22T09:43:00Z">
        <w:r w:rsidR="005469D0">
          <w:rPr>
            <w:rFonts w:ascii="Arial" w:eastAsia="Arial" w:hAnsi="Arial" w:cs="Arial"/>
            <w:color w:val="000000"/>
            <w:sz w:val="24"/>
            <w:szCs w:val="24"/>
          </w:rPr>
          <w:t>O</w:t>
        </w:r>
      </w:ins>
      <w:ins w:id="111"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12" w:author="Di Lego Goncalves, Vanessa" w:date="2023-06-22T09:42:00Z">
        <w:r w:rsidR="005469D0">
          <w:rPr>
            <w:rFonts w:ascii="Arial" w:eastAsia="Arial" w:hAnsi="Arial" w:cs="Arial"/>
            <w:color w:val="000000"/>
            <w:sz w:val="24"/>
            <w:szCs w:val="24"/>
          </w:rPr>
          <w:t>)</w:t>
        </w:r>
      </w:ins>
      <w:del w:id="113"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lastRenderedPageBreak/>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42F68804"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14"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15" w:author="Di Lego Goncalves, Vanessa" w:date="2023-06-22T10:15:00Z">
            <w:rPr>
              <w:rFonts w:ascii="Cambria Math" w:eastAsia="Cambria Math" w:hAnsi="Cambria Math" w:cs="Cambria Math"/>
              <w:sz w:val="24"/>
              <w:szCs w:val="24"/>
            </w:rPr>
            <m:t>DFLE</m:t>
          </w:ins>
        </m:r>
      </m:oMath>
      <w:del w:id="116"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17" w:author="Di Lego Goncalves, Vanessa" w:date="2023-06-22T10:15:00Z">
            <w:rPr>
              <w:rFonts w:ascii="Cambria Math" w:eastAsia="Cambria Math" w:hAnsi="Cambria Math" w:cs="Cambria Math"/>
              <w:sz w:val="24"/>
              <w:szCs w:val="24"/>
            </w:rPr>
            <m:t>CFLE</m:t>
          </w:ins>
        </m:r>
      </m:oMath>
      <w:del w:id="118"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19" w:author="Di Lego Goncalves, Vanessa" w:date="2023-06-22T09:44:00Z">
        <w:r w:rsidR="005B22C5">
          <w:rPr>
            <w:rFonts w:ascii="Arial" w:eastAsia="Arial" w:hAnsi="Arial" w:cs="Arial"/>
            <w:sz w:val="24"/>
            <w:szCs w:val="24"/>
          </w:rPr>
          <w:t>for ages 60</w:t>
        </w:r>
      </w:ins>
      <w:ins w:id="120" w:author="Author" w:date="2023-06-22T19:24:00Z">
        <w:r w:rsidR="00541DDF">
          <w:rPr>
            <w:rFonts w:ascii="Arial" w:eastAsia="Arial" w:hAnsi="Arial" w:cs="Arial"/>
            <w:sz w:val="24"/>
            <w:szCs w:val="24"/>
          </w:rPr>
          <w:t xml:space="preserve"> y</w:t>
        </w:r>
      </w:ins>
      <w:ins w:id="121"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(13)","plainTextFormattedCitation":"(13)","previouslyFormattedCitation":"(13)"},"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(13)</w:t>
      </w:r>
      <w:r w:rsidR="00843F09">
        <w:rPr>
          <w:rFonts w:ascii="Arial" w:eastAsia="Arial" w:hAnsi="Arial" w:cs="Arial"/>
          <w:sz w:val="24"/>
          <w:szCs w:val="24"/>
        </w:rPr>
        <w:fldChar w:fldCharType="end"/>
      </w:r>
      <w:r>
        <w:rPr>
          <w:rFonts w:ascii="Arial" w:eastAsia="Arial" w:hAnsi="Arial" w:cs="Arial"/>
          <w:sz w:val="24"/>
          <w:szCs w:val="24"/>
        </w:rPr>
        <w:t xml:space="preserve">, </w:t>
      </w:r>
      <w:ins w:id="122" w:author="Di Lego Goncalves, Vanessa" w:date="2023-06-22T09:32:00Z">
        <w:r w:rsidR="00381CF7">
          <w:rPr>
            <w:rFonts w:ascii="Arial" w:eastAsia="Arial" w:hAnsi="Arial" w:cs="Arial"/>
            <w:sz w:val="24"/>
            <w:szCs w:val="24"/>
          </w:rPr>
          <w:t xml:space="preserve">the most </w:t>
        </w:r>
      </w:ins>
      <w:ins w:id="123" w:author="Di Lego Goncalves, Vanessa" w:date="2023-06-22T09:34:00Z">
        <w:r w:rsidR="00381CF7">
          <w:rPr>
            <w:rFonts w:ascii="Arial" w:eastAsia="Arial" w:hAnsi="Arial" w:cs="Arial"/>
            <w:sz w:val="24"/>
            <w:szCs w:val="24"/>
          </w:rPr>
          <w:t>widely adopted</w:t>
        </w:r>
      </w:ins>
      <w:del w:id="124"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 xml:space="preserve">methodological approach </w:t>
      </w:r>
      <w:del w:id="125" w:author="Di Lego Goncalves, Vanessa" w:date="2023-06-22T09:33:00Z">
        <w:r w:rsidDel="00381CF7">
          <w:rPr>
            <w:rFonts w:ascii="Arial" w:eastAsia="Arial" w:hAnsi="Arial" w:cs="Arial"/>
            <w:sz w:val="24"/>
            <w:szCs w:val="24"/>
          </w:rPr>
          <w:delText>that has been used before in similar</w:delText>
        </w:r>
      </w:del>
      <w:ins w:id="126" w:author="Di Lego Goncalves, Vanessa" w:date="2023-06-22T09:33:00Z">
        <w:r w:rsidR="00381CF7">
          <w:rPr>
            <w:rFonts w:ascii="Arial" w:eastAsia="Arial" w:hAnsi="Arial" w:cs="Arial"/>
            <w:sz w:val="24"/>
            <w:szCs w:val="24"/>
          </w:rPr>
          <w:t xml:space="preserve">for </w:t>
        </w:r>
      </w:ins>
      <w:ins w:id="127" w:author="Di Lego Goncalves, Vanessa" w:date="2023-06-22T09:35:00Z">
        <w:r w:rsidR="00381CF7">
          <w:rPr>
            <w:rFonts w:ascii="Arial" w:eastAsia="Arial" w:hAnsi="Arial" w:cs="Arial"/>
            <w:sz w:val="24"/>
            <w:szCs w:val="24"/>
          </w:rPr>
          <w:t>estimating prevalence-based health expectancies</w:t>
        </w:r>
      </w:ins>
      <w:del w:id="128"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States","type":"article-journal","volume":"106"},"uris":["http://www.mendeley.com/documents/?uuid=5f91cfd1-0d5c-4fca-a8ba-8668d91b3001"]}],"mendeley":{"formattedCitation":"(14, 15)","plainTextFormattedCitation":"(14, 15)","previouslyFormattedCitation":"(14, 15)"},"properties":{"noteIndex":0},"schema":"https://github.com/citation-style-language/schema/raw/master/csl-citation.json"}</w:instrText>
      </w:r>
      <w:r w:rsidR="00843F09">
        <w:rPr>
          <w:rFonts w:ascii="Arial" w:eastAsia="Arial" w:hAnsi="Arial" w:cs="Arial"/>
          <w:sz w:val="24"/>
          <w:szCs w:val="24"/>
        </w:rPr>
        <w:fldChar w:fldCharType="separate"/>
      </w:r>
      <w:r w:rsidR="00705455" w:rsidRPr="00705455">
        <w:rPr>
          <w:rFonts w:ascii="Arial" w:eastAsia="Arial" w:hAnsi="Arial" w:cs="Arial"/>
          <w:noProof/>
          <w:sz w:val="24"/>
          <w:szCs w:val="24"/>
        </w:rPr>
        <w:t>(14, 15)</w:t>
      </w:r>
      <w:r w:rsidR="00843F09">
        <w:rPr>
          <w:rFonts w:ascii="Arial" w:eastAsia="Arial" w:hAnsi="Arial" w:cs="Arial"/>
          <w:sz w:val="24"/>
          <w:szCs w:val="24"/>
        </w:rPr>
        <w:fldChar w:fldCharType="end"/>
      </w:r>
      <w:r>
        <w:rPr>
          <w:rFonts w:ascii="Arial" w:eastAsia="Arial" w:hAnsi="Arial" w:cs="Arial"/>
          <w:sz w:val="24"/>
          <w:szCs w:val="24"/>
        </w:rPr>
        <w:t xml:space="preserve">. </w:t>
      </w:r>
      <w:del w:id="129" w:author="Di Lego Goncalves, Vanessa" w:date="2023-06-22T09:44:00Z">
        <w:r w:rsidDel="005B22C5">
          <w:rPr>
            <w:rFonts w:ascii="Arial" w:eastAsia="Arial" w:hAnsi="Arial" w:cs="Arial"/>
            <w:color w:val="000000"/>
            <w:sz w:val="24"/>
            <w:szCs w:val="24"/>
          </w:rPr>
          <w:delText xml:space="preserve">We estimate </w:delText>
        </w:r>
      </w:del>
      <w:del w:id="130" w:author="Di Lego Goncalves, Vanessa" w:date="2023-06-22T09:43:00Z">
        <w:r w:rsidDel="005B22C5">
          <w:rPr>
            <w:rFonts w:ascii="Arial" w:eastAsia="Arial" w:hAnsi="Arial" w:cs="Arial"/>
            <w:color w:val="000000"/>
            <w:sz w:val="24"/>
            <w:szCs w:val="24"/>
          </w:rPr>
          <w:delText>disability- and chronic disease-free life expectancies (</w:delText>
        </w:r>
      </w:del>
      <w:del w:id="131"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(16)","plainTextFormattedCitation":"(16)","previouslyFormattedCitation":"(16)"},"properties":{"noteIndex":0},"schema":"https://github.com/citation-style-language/schema/raw/master/csl-citation.json"}</w:instrText>
      </w:r>
      <w:r w:rsidR="0047289C">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32" w:author="Author" w:date="2023-06-22T19:23:00Z">
        <w:r w:rsidDel="00941C6E">
          <w:rPr>
            <w:rFonts w:ascii="Arial" w:eastAsia="Arial" w:hAnsi="Arial" w:cs="Arial"/>
            <w:color w:val="000000"/>
            <w:sz w:val="24"/>
            <w:szCs w:val="24"/>
          </w:rPr>
          <w:delText>stroke</w:delText>
        </w:r>
      </w:del>
      <w:ins w:id="133"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34" w:author="Di Lego Goncalves, Vanessa" w:date="2023-06-22T09:38:00Z">
        <w:r w:rsidR="002B3BF7" w:rsidRPr="005E371A">
          <w:rPr>
            <w:rFonts w:ascii="Arial" w:hAnsi="Arial"/>
            <w:color w:val="000000"/>
            <w:sz w:val="24"/>
            <w:rPrChange w:id="135" w:author="Di Lego Goncalves, Vanessa" w:date="2023-06-22T10:16:00Z">
              <w:rPr>
                <w:rFonts w:ascii="Arial" w:eastAsia="Arial" w:hAnsi="Arial" w:cs="Arial"/>
                <w:sz w:val="24"/>
                <w:szCs w:val="24"/>
              </w:rPr>
            </w:rPrChange>
          </w:rPr>
          <w:t xml:space="preserve">prevalence of </w:t>
        </w:r>
      </w:ins>
      <w:ins w:id="136" w:author="Di Lego Goncalves, Vanessa" w:date="2023-06-22T10:16:00Z">
        <w:r w:rsidRPr="005E371A">
          <w:rPr>
            <w:rFonts w:ascii="Arial" w:eastAsia="Arial" w:hAnsi="Arial" w:cs="Arial"/>
            <w:color w:val="000000"/>
            <w:sz w:val="24"/>
            <w:szCs w:val="24"/>
          </w:rPr>
          <w:t>unhealthy individuals for each</w:t>
        </w:r>
      </w:ins>
      <w:ins w:id="137" w:author="Di Lego Goncalves, Vanessa" w:date="2023-06-22T10:19:00Z">
        <w:r w:rsidR="00D17C9E">
          <w:rPr>
            <w:rFonts w:ascii="Arial" w:eastAsia="Arial" w:hAnsi="Arial" w:cs="Arial"/>
            <w:color w:val="000000"/>
            <w:sz w:val="24"/>
            <w:szCs w:val="24"/>
          </w:rPr>
          <w:t xml:space="preserve"> </w:t>
        </w:r>
      </w:ins>
      <w:ins w:id="138"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39"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40"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141"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groups</w:t>
      </w:r>
      <w:ins w:id="142"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43" w:author="Di Lego Goncalves, Vanessa" w:date="2023-06-22T09:37:00Z">
        <w:r w:rsidR="00293B95">
          <w:rPr>
            <w:rFonts w:ascii="Arial" w:eastAsia="Arial" w:hAnsi="Arial" w:cs="Arial"/>
            <w:color w:val="000000"/>
            <w:sz w:val="24"/>
            <w:szCs w:val="24"/>
          </w:rPr>
          <w:t xml:space="preserve"> </w:t>
        </w:r>
      </w:ins>
      <w:ins w:id="144" w:author="Di Lego Goncalves, Vanessa" w:date="2023-06-22T09:41:00Z">
        <w:r w:rsidR="00DA586B">
          <w:rPr>
            <w:rFonts w:ascii="Arial" w:hAnsi="Arial"/>
            <w:sz w:val="24"/>
            <w:rPrChange w:id="145" w:author="Di Lego Goncalves, Vanessa" w:date="2023-06-22T10:16:00Z">
              <w:rPr>
                <w:rFonts w:ascii="Arial" w:eastAsia="Arial" w:hAnsi="Arial" w:cs="Arial"/>
                <w:color w:val="000000"/>
                <w:sz w:val="24"/>
                <w:szCs w:val="24"/>
              </w:rPr>
            </w:rPrChange>
          </w:rPr>
          <w:t>We then</w:t>
        </w:r>
      </w:ins>
      <w:ins w:id="146" w:author="Di Lego Goncalves, Vanessa" w:date="2023-06-22T09:39:00Z">
        <w:r w:rsidR="007E07B6">
          <w:rPr>
            <w:rFonts w:ascii="Arial" w:eastAsia="Arial" w:hAnsi="Arial" w:cs="Arial"/>
            <w:sz w:val="24"/>
            <w:szCs w:val="24"/>
          </w:rPr>
          <w:t xml:space="preserve"> </w:t>
        </w:r>
      </w:ins>
      <w:ins w:id="147" w:author="Di Lego Goncalves, Vanessa" w:date="2023-06-22T09:38:00Z">
        <w:r w:rsidR="002B3BF7">
          <w:rPr>
            <w:rFonts w:ascii="Arial" w:eastAsia="Arial" w:hAnsi="Arial" w:cs="Arial"/>
            <w:sz w:val="24"/>
            <w:szCs w:val="24"/>
          </w:rPr>
          <w:t xml:space="preserve">combine </w:t>
        </w:r>
      </w:ins>
      <w:ins w:id="148" w:author="Di Lego Goncalves, Vanessa" w:date="2023-06-22T10:13:00Z">
        <w:r w:rsidR="00244C53">
          <w:rPr>
            <w:rFonts w:ascii="Arial" w:eastAsia="Arial" w:hAnsi="Arial" w:cs="Arial"/>
            <w:sz w:val="24"/>
            <w:szCs w:val="24"/>
          </w:rPr>
          <w:t>the computed prevalence</w:t>
        </w:r>
      </w:ins>
      <w:ins w:id="149" w:author="Di Lego Goncalves, Vanessa" w:date="2023-06-22T09:38:00Z">
        <w:r w:rsidR="002B3BF7">
          <w:rPr>
            <w:rFonts w:ascii="Arial" w:eastAsia="Arial" w:hAnsi="Arial" w:cs="Arial"/>
            <w:sz w:val="24"/>
            <w:szCs w:val="24"/>
          </w:rPr>
          <w:t xml:space="preserve"> with the total number of person-years lived obtained from the </w:t>
        </w:r>
      </w:ins>
      <w:ins w:id="150" w:author="Di Lego Goncalves, Vanessa" w:date="2023-06-22T09:41:00Z">
        <w:r w:rsidR="00DA586B">
          <w:rPr>
            <w:rFonts w:ascii="Arial" w:eastAsia="Arial" w:hAnsi="Arial" w:cs="Arial"/>
            <w:sz w:val="24"/>
            <w:szCs w:val="24"/>
          </w:rPr>
          <w:t xml:space="preserve">United Nations </w:t>
        </w:r>
      </w:ins>
      <w:ins w:id="151" w:author="Di Lego Goncalves, Vanessa" w:date="2023-06-22T09:38:00Z">
        <w:r w:rsidR="002B3BF7">
          <w:rPr>
            <w:rFonts w:ascii="Arial" w:eastAsia="Arial" w:hAnsi="Arial" w:cs="Arial"/>
            <w:sz w:val="24"/>
            <w:szCs w:val="24"/>
          </w:rPr>
          <w:t>life tables</w:t>
        </w:r>
      </w:ins>
      <w:ins w:id="152" w:author="Di Lego Goncalves, Vanessa" w:date="2023-06-22T09:41:00Z">
        <w:r w:rsidR="00DA586B">
          <w:rPr>
            <w:rFonts w:ascii="Arial" w:eastAsia="Arial" w:hAnsi="Arial" w:cs="Arial"/>
            <w:sz w:val="24"/>
            <w:szCs w:val="24"/>
          </w:rPr>
          <w:t xml:space="preserve"> (ONS for England)</w:t>
        </w:r>
      </w:ins>
      <w:ins w:id="153" w:author="Di Lego Goncalves, Vanessa" w:date="2023-06-22T09:38:00Z">
        <w:r w:rsidR="002B3BF7">
          <w:rPr>
            <w:rFonts w:ascii="Arial" w:eastAsia="Arial" w:hAnsi="Arial" w:cs="Arial"/>
            <w:sz w:val="24"/>
            <w:szCs w:val="24"/>
          </w:rPr>
          <w:t xml:space="preserve">. </w:t>
        </w:r>
      </w:ins>
      <w:del w:id="154" w:author="Di Lego Goncalves, Vanessa" w:date="2023-06-22T10:10:00Z">
        <w:r w:rsidDel="00244C53">
          <w:rPr>
            <w:rFonts w:ascii="Arial" w:eastAsia="Arial" w:hAnsi="Arial" w:cs="Arial"/>
            <w:color w:val="000000"/>
            <w:sz w:val="24"/>
            <w:szCs w:val="24"/>
          </w:rPr>
          <w:delText xml:space="preserve">  </w:delText>
        </w:r>
      </w:del>
      <m:oMath>
        <m:r>
          <w:ins w:id="155" w:author="Di Lego Goncalves, Vanessa" w:date="2023-06-22T10:21:00Z">
            <w:rPr>
              <w:rFonts w:ascii="Cambria Math" w:eastAsia="Cambria Math" w:hAnsi="Cambria Math" w:cs="Cambria Math"/>
              <w:sz w:val="24"/>
              <w:szCs w:val="24"/>
            </w:rPr>
            <m:t>DFLE</m:t>
          </w:ins>
        </m:r>
      </m:oMath>
      <w:ins w:id="156" w:author="Di Lego Goncalves, Vanessa" w:date="2023-06-22T10:21:00Z">
        <w:r w:rsidR="00D17C9E">
          <w:rPr>
            <w:rFonts w:ascii="Arial" w:eastAsia="Arial" w:hAnsi="Arial" w:cs="Arial"/>
            <w:color w:val="000000"/>
            <w:sz w:val="24"/>
            <w:szCs w:val="24"/>
          </w:rPr>
          <w:t xml:space="preserve">  </w:t>
        </w:r>
      </w:ins>
      <w:ins w:id="157" w:author="Di Lego Goncalves, Vanessa" w:date="2023-06-22T10:14:00Z">
        <w:r w:rsidR="00244C53">
          <w:rPr>
            <w:rFonts w:ascii="Arial" w:eastAsia="Arial" w:hAnsi="Arial" w:cs="Arial"/>
            <w:sz w:val="24"/>
            <w:szCs w:val="24"/>
          </w:rPr>
          <w:t>is the</w:t>
        </w:r>
      </w:ins>
      <w:ins w:id="158" w:author="Di Lego Goncalves, Vanessa" w:date="2023-06-22T10:19:00Z">
        <w:r w:rsidR="00D17C9E">
          <w:rPr>
            <w:rFonts w:ascii="Arial" w:eastAsia="Arial" w:hAnsi="Arial" w:cs="Arial"/>
            <w:sz w:val="24"/>
            <w:szCs w:val="24"/>
          </w:rPr>
          <w:t xml:space="preserve">n </w:t>
        </w:r>
      </w:ins>
      <w:ins w:id="159" w:author="Di Lego Goncalves, Vanessa" w:date="2023-06-22T10:28:00Z">
        <w:r w:rsidR="00D17C9E">
          <w:rPr>
            <w:rFonts w:ascii="Arial" w:eastAsia="Arial" w:hAnsi="Arial" w:cs="Arial"/>
            <w:sz w:val="24"/>
            <w:szCs w:val="24"/>
          </w:rPr>
          <w:t xml:space="preserve">defined as </w:t>
        </w:r>
      </w:ins>
      <w:ins w:id="160" w:author="Di Lego Goncalves, Vanessa" w:date="2023-06-22T10:19:00Z">
        <w:r w:rsidR="00D17C9E">
          <w:rPr>
            <w:rFonts w:ascii="Arial" w:eastAsia="Arial" w:hAnsi="Arial" w:cs="Arial"/>
            <w:sz w:val="24"/>
            <w:szCs w:val="24"/>
          </w:rPr>
          <w:t>t</w:t>
        </w:r>
      </w:ins>
      <w:ins w:id="161" w:author="Di Lego Goncalves, Vanessa" w:date="2023-06-22T09:40:00Z">
        <w:r w:rsidR="007E07B6">
          <w:rPr>
            <w:rFonts w:ascii="Arial" w:eastAsia="Arial" w:hAnsi="Arial" w:cs="Arial"/>
            <w:sz w:val="24"/>
            <w:szCs w:val="24"/>
          </w:rPr>
          <w:t>he number of person-years lived free of disability</w:t>
        </w:r>
      </w:ins>
      <w:ins w:id="162" w:author="Di Lego Goncalves, Vanessa" w:date="2023-06-22T10:19:00Z">
        <w:r w:rsidR="00D17C9E">
          <w:rPr>
            <w:rFonts w:ascii="Arial" w:eastAsia="Arial" w:hAnsi="Arial" w:cs="Arial"/>
            <w:sz w:val="24"/>
            <w:szCs w:val="24"/>
          </w:rPr>
          <w:t>, while</w:t>
        </w:r>
      </w:ins>
      <w:ins w:id="163" w:author="Di Lego Goncalves, Vanessa" w:date="2023-06-22T10:22:00Z">
        <w:r w:rsidR="00D17C9E">
          <w:rPr>
            <w:rFonts w:ascii="Arial" w:eastAsia="Arial" w:hAnsi="Arial" w:cs="Arial"/>
            <w:sz w:val="24"/>
            <w:szCs w:val="24"/>
          </w:rPr>
          <w:t xml:space="preserve"> </w:t>
        </w:r>
      </w:ins>
      <m:oMath>
        <m:r>
          <w:ins w:id="164" w:author="Di Lego Goncalves, Vanessa" w:date="2023-06-22T10:22:00Z">
            <w:rPr>
              <w:rFonts w:ascii="Cambria Math" w:eastAsia="Cambria Math" w:hAnsi="Cambria Math" w:cs="Cambria Math"/>
              <w:sz w:val="24"/>
              <w:szCs w:val="24"/>
            </w:rPr>
            <m:t>CFLE</m:t>
          </w:ins>
        </m:r>
      </m:oMath>
      <w:ins w:id="165"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is the number of person-years lived without chronic conditions</w:t>
        </w:r>
      </w:ins>
      <w:ins w:id="166" w:author="Di Lego Goncalves, Vanessa" w:date="2023-06-22T10:22:00Z">
        <w:r w:rsidR="00D17C9E">
          <w:rPr>
            <w:rFonts w:ascii="Arial" w:eastAsia="Arial" w:hAnsi="Arial" w:cs="Arial"/>
            <w:sz w:val="24"/>
            <w:szCs w:val="24"/>
          </w:rPr>
          <w:t>.</w:t>
        </w:r>
      </w:ins>
      <w:del w:id="167" w:author="Di Lego Goncalves, Vanessa" w:date="2023-06-22T10:16:00Z">
        <w:r>
          <w:rPr>
            <w:rFonts w:ascii="Arial" w:eastAsia="Arial" w:hAnsi="Arial" w:cs="Arial"/>
            <w:color w:val="000000"/>
            <w:sz w:val="24"/>
            <w:szCs w:val="24"/>
          </w:rPr>
          <w:delText xml:space="preserve">  </w:delText>
        </w:r>
      </w:del>
      <w:ins w:id="168" w:author="Di Lego Goncalves, Vanessa" w:date="2023-06-22T09:36:00Z">
        <w:r w:rsidR="004814F8">
          <w:rPr>
            <w:rFonts w:ascii="Arial" w:eastAsia="Arial" w:hAnsi="Arial" w:cs="Arial"/>
            <w:color w:val="000000"/>
            <w:sz w:val="24"/>
            <w:szCs w:val="24"/>
          </w:rPr>
          <w:t>See SI for more details on the Sullivan method.</w:t>
        </w:r>
      </w:ins>
      <w:ins w:id="169" w:author="Di Lego Goncalves, Vanessa" w:date="2023-06-22T10:22:00Z">
        <w:r w:rsidR="00D17C9E">
          <w:rPr>
            <w:rFonts w:ascii="Arial" w:eastAsia="Arial" w:hAnsi="Arial" w:cs="Arial"/>
            <w:color w:val="000000"/>
            <w:sz w:val="24"/>
            <w:szCs w:val="24"/>
          </w:rPr>
          <w:t xml:space="preserve"> </w:t>
        </w:r>
      </w:ins>
      <w:ins w:id="170"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71" w:author="Di Lego Goncalves, Vanessa" w:date="2023-06-22T10:11:00Z"/>
          <w:rFonts w:ascii="Arial" w:eastAsia="Arial" w:hAnsi="Arial" w:cs="Arial"/>
          <w:sz w:val="24"/>
          <w:szCs w:val="24"/>
        </w:rPr>
      </w:pPr>
      <w:del w:id="172" w:author="Di Lego Goncalves, Vanessa" w:date="2023-06-22T10:11:00Z">
        <w:r>
          <w:rPr>
            <w:rFonts w:ascii="Arial" w:eastAsia="Arial" w:hAnsi="Arial" w:cs="Arial"/>
            <w:sz w:val="24"/>
            <w:szCs w:val="24"/>
          </w:rPr>
          <w:delText xml:space="preserve">For each age group, </w:delText>
        </w:r>
      </w:del>
      <w:del w:id="173" w:author="Di Lego Goncalves, Vanessa" w:date="2023-06-22T10:14:00Z">
        <w:r>
          <w:rPr>
            <w:rFonts w:ascii="Arial" w:eastAsia="Arial" w:hAnsi="Arial" w:cs="Arial"/>
            <w:sz w:val="24"/>
            <w:szCs w:val="24"/>
          </w:rPr>
          <w:delText xml:space="preserve">we estimate the prevalence of disability and at least one chronic </w:delText>
        </w:r>
      </w:del>
      <w:del w:id="174" w:author="Nepomuceno, Marilia" w:date="2023-05-15T16:37:00Z">
        <w:r w:rsidDel="00101673">
          <w:rPr>
            <w:rFonts w:ascii="Arial" w:eastAsia="Arial" w:hAnsi="Arial" w:cs="Arial"/>
            <w:sz w:val="24"/>
            <w:szCs w:val="24"/>
          </w:rPr>
          <w:delText xml:space="preserve">doctor diagnosed </w:delText>
        </w:r>
      </w:del>
      <w:del w:id="175" w:author="Di Lego Goncalves, Vanessa" w:date="2023-06-22T10:14:00Z">
        <w:r>
          <w:rPr>
            <w:rFonts w:ascii="Arial" w:eastAsia="Arial" w:hAnsi="Arial" w:cs="Arial"/>
            <w:sz w:val="24"/>
            <w:szCs w:val="24"/>
          </w:rPr>
          <w:delText xml:space="preserve">condition </w:delText>
        </w:r>
      </w:del>
      <w:del w:id="176" w:author="Nepomuceno, Marilia" w:date="2023-05-15T16:38:00Z">
        <w:r w:rsidDel="004A3CE9">
          <w:rPr>
            <w:rFonts w:ascii="Arial" w:eastAsia="Arial" w:hAnsi="Arial" w:cs="Arial"/>
            <w:sz w:val="24"/>
            <w:szCs w:val="24"/>
          </w:rPr>
          <w:delText xml:space="preserve">from the survey data </w:delText>
        </w:r>
      </w:del>
      <w:del w:id="177"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78"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79"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80" w:author="Di Lego Goncalves, Vanessa" w:date="2023-06-22T10:11:00Z"/>
          <w:rFonts w:ascii="Arial" w:eastAsia="Arial" w:hAnsi="Arial" w:cs="Arial"/>
          <w:color w:val="000000"/>
          <w:sz w:val="24"/>
          <w:szCs w:val="24"/>
        </w:rPr>
      </w:pPr>
      <w:del w:id="181" w:author="Di Lego Goncalves, Vanessa" w:date="2023-06-22T10:11:00Z">
        <w:r>
          <w:rPr>
            <w:rFonts w:ascii="Arial" w:eastAsia="Arial" w:hAnsi="Arial" w:cs="Arial"/>
            <w:sz w:val="24"/>
            <w:szCs w:val="24"/>
          </w:rPr>
          <w:delText>The number of person-years lived free of disability (</w:delText>
        </w:r>
      </w:del>
      <m:oMath>
        <m:r>
          <w:del w:id="182" w:author="Nepomuceno, Marilia" w:date="2023-05-15T16:40:00Z">
            <w:rPr>
              <w:rFonts w:ascii="Cambria Math" w:eastAsia="Cambria Math" w:hAnsi="Cambria Math" w:cs="Cambria Math"/>
              <w:sz w:val="24"/>
              <w:szCs w:val="24"/>
            </w:rPr>
            <m:t>n</m:t>
          </w:del>
        </m:r>
        <m:r>
          <w:del w:id="183" w:author="Di Lego Goncalves, Vanessa" w:date="2023-06-22T10:11:00Z">
            <w:rPr>
              <w:rFonts w:ascii="Cambria Math" w:eastAsia="Cambria Math" w:hAnsi="Cambria Math" w:cs="Cambria Math"/>
              <w:sz w:val="24"/>
              <w:szCs w:val="24"/>
            </w:rPr>
            <m:t xml:space="preserve"> </m:t>
          </w:del>
        </m:r>
        <m:sSub>
          <m:sSubPr>
            <m:ctrlPr>
              <w:del w:id="184" w:author="Di Lego Goncalves, Vanessa" w:date="2023-06-22T10:11:00Z">
                <w:rPr>
                  <w:rFonts w:ascii="Cambria Math" w:eastAsia="Cambria Math" w:hAnsi="Cambria Math" w:cs="Cambria Math"/>
                  <w:sz w:val="24"/>
                  <w:szCs w:val="24"/>
                </w:rPr>
              </w:del>
            </m:ctrlPr>
          </m:sSubPr>
          <m:e>
            <m:sSubSup>
              <m:sSubSupPr>
                <m:ctrlPr>
                  <w:del w:id="185" w:author="Di Lego Goncalves, Vanessa" w:date="2023-06-22T10:11:00Z">
                    <w:rPr>
                      <w:rFonts w:ascii="Cambria Math" w:eastAsia="Cambria Math" w:hAnsi="Cambria Math" w:cs="Cambria Math"/>
                      <w:sz w:val="24"/>
                      <w:szCs w:val="24"/>
                    </w:rPr>
                  </w:del>
                </m:ctrlPr>
              </m:sSubSupPr>
              <m:e>
                <m:sPre>
                  <m:sPrePr>
                    <m:ctrlPr>
                      <w:ins w:id="186" w:author="Nepomuceno, Marilia" w:date="2023-05-15T16:40:00Z">
                        <w:del w:id="187" w:author="Di Lego Goncalves, Vanessa" w:date="2023-06-22T10:11:00Z">
                          <w:rPr>
                            <w:rFonts w:ascii="Cambria Math" w:eastAsia="Cambria Math" w:hAnsi="Cambria Math" w:cs="Cambria Math"/>
                            <w:i/>
                            <w:sz w:val="24"/>
                            <w:szCs w:val="24"/>
                          </w:rPr>
                        </w:del>
                      </w:ins>
                    </m:ctrlPr>
                  </m:sPrePr>
                  <m:sub>
                    <m:r>
                      <w:ins w:id="188" w:author="Nepomuceno, Marilia" w:date="2023-05-15T16:40:00Z">
                        <w:del w:id="189" w:author="Di Lego Goncalves, Vanessa" w:date="2023-06-22T10:11:00Z">
                          <w:rPr>
                            <w:rFonts w:ascii="Cambria Math" w:eastAsia="Cambria Math" w:hAnsi="Cambria Math" w:cs="Cambria Math"/>
                            <w:sz w:val="24"/>
                            <w:szCs w:val="24"/>
                          </w:rPr>
                          <m:t>n</m:t>
                        </w:del>
                      </w:ins>
                    </m:r>
                  </m:sub>
                  <m:sup/>
                  <m:e>
                    <m:r>
                      <w:ins w:id="190" w:author="Nepomuceno, Marilia" w:date="2023-05-15T16:40:00Z">
                        <w:del w:id="191" w:author="Di Lego Goncalves, Vanessa" w:date="2023-06-22T10:11:00Z">
                          <w:rPr>
                            <w:rFonts w:ascii="Cambria Math" w:eastAsia="Cambria Math" w:hAnsi="Cambria Math" w:cs="Cambria Math"/>
                            <w:sz w:val="24"/>
                            <w:szCs w:val="24"/>
                          </w:rPr>
                          <m:t>L</m:t>
                        </w:del>
                      </w:ins>
                    </m:r>
                  </m:e>
                </m:sPre>
                <m:r>
                  <w:del w:id="192" w:author="Nepomuceno, Marilia" w:date="2023-05-15T16:40:00Z">
                    <w:rPr>
                      <w:rFonts w:ascii="Cambria Math" w:eastAsia="Cambria Math" w:hAnsi="Cambria Math" w:cs="Cambria Math"/>
                      <w:sz w:val="24"/>
                      <w:szCs w:val="24"/>
                    </w:rPr>
                    <m:t>L</m:t>
                  </w:del>
                </m:r>
              </m:e>
              <m:sub>
                <m:r>
                  <w:del w:id="193" w:author="Di Lego Goncalves, Vanessa" w:date="2023-06-22T10:11:00Z">
                    <w:rPr>
                      <w:rFonts w:ascii="Cambria Math" w:eastAsia="Cambria Math" w:hAnsi="Cambria Math" w:cs="Cambria Math"/>
                      <w:sz w:val="24"/>
                      <w:szCs w:val="24"/>
                    </w:rPr>
                    <m:t>x</m:t>
                  </w:del>
                </m:r>
              </m:sub>
              <m:sup>
                <m:r>
                  <w:del w:id="194" w:author="Di Lego Goncalves, Vanessa" w:date="2023-06-22T10:11:00Z">
                    <w:rPr>
                      <w:rFonts w:ascii="Cambria Math" w:eastAsia="Cambria Math" w:hAnsi="Cambria Math" w:cs="Cambria Math"/>
                      <w:sz w:val="24"/>
                      <w:szCs w:val="24"/>
                    </w:rPr>
                    <m:t>i</m:t>
                  </w:del>
                </m:r>
              </m:sup>
            </m:sSubSup>
          </m:e>
          <m:sub>
            <m:r>
              <w:del w:id="195" w:author="Di Lego Goncalves, Vanessa" w:date="2023-06-22T10:11:00Z">
                <w:rPr>
                  <w:rFonts w:ascii="Cambria Math" w:eastAsia="Cambria Math" w:hAnsi="Cambria Math" w:cs="Cambria Math"/>
                  <w:sz w:val="24"/>
                  <w:szCs w:val="24"/>
                </w:rPr>
                <m:t xml:space="preserve"> </m:t>
              </w:del>
            </m:r>
          </m:sub>
        </m:sSub>
      </m:oMath>
      <w:del w:id="196"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97"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198" w:author="Di Lego Goncalves, Vanessa" w:date="2023-06-22T10:11:00Z"/>
        </w:rPr>
      </w:pPr>
      <m:oMath>
        <m:r>
          <w:del w:id="199" w:author="Nepomuceno, Marilia" w:date="2023-05-15T16:39:00Z">
            <w:rPr>
              <w:rFonts w:ascii="Cambria Math" w:eastAsia="Cambria Math" w:hAnsi="Cambria Math" w:cs="Cambria Math"/>
              <w:sz w:val="24"/>
              <w:szCs w:val="24"/>
            </w:rPr>
            <m:t>n</m:t>
          </w:del>
        </m:r>
        <m:r>
          <w:del w:id="200" w:author="Di Lego Goncalves, Vanessa" w:date="2023-06-22T10:11:00Z">
            <w:rPr>
              <w:rFonts w:ascii="Cambria Math" w:eastAsia="Cambria Math" w:hAnsi="Cambria Math" w:cs="Cambria Math"/>
              <w:sz w:val="24"/>
              <w:szCs w:val="24"/>
            </w:rPr>
            <m:t xml:space="preserve"> </m:t>
          </w:del>
        </m:r>
        <m:sSub>
          <m:sSubPr>
            <m:ctrlPr>
              <w:del w:id="201" w:author="Di Lego Goncalves, Vanessa" w:date="2023-06-22T10:11:00Z">
                <w:rPr>
                  <w:rFonts w:ascii="Cambria Math" w:eastAsia="Cambria Math" w:hAnsi="Cambria Math" w:cs="Cambria Math"/>
                  <w:sz w:val="24"/>
                  <w:szCs w:val="24"/>
                </w:rPr>
              </w:del>
            </m:ctrlPr>
          </m:sSubPr>
          <m:e>
            <m:sSubSup>
              <m:sSubSupPr>
                <m:ctrlPr>
                  <w:del w:id="202" w:author="Di Lego Goncalves, Vanessa" w:date="2023-06-22T10:11:00Z">
                    <w:rPr>
                      <w:rFonts w:ascii="Cambria Math" w:eastAsia="Cambria Math" w:hAnsi="Cambria Math" w:cs="Cambria Math"/>
                      <w:sz w:val="24"/>
                      <w:szCs w:val="24"/>
                    </w:rPr>
                  </w:del>
                </m:ctrlPr>
              </m:sSubSupPr>
              <m:e>
                <m:sPre>
                  <m:sPrePr>
                    <m:ctrlPr>
                      <w:ins w:id="203" w:author="Nepomuceno, Marilia" w:date="2023-05-15T16:39:00Z">
                        <w:del w:id="204" w:author="Di Lego Goncalves, Vanessa" w:date="2023-06-22T10:11:00Z">
                          <w:rPr>
                            <w:rFonts w:ascii="Cambria Math" w:eastAsia="Cambria Math" w:hAnsi="Cambria Math" w:cs="Cambria Math"/>
                            <w:i/>
                            <w:sz w:val="24"/>
                            <w:szCs w:val="24"/>
                          </w:rPr>
                        </w:del>
                      </w:ins>
                    </m:ctrlPr>
                  </m:sPrePr>
                  <m:sub>
                    <m:r>
                      <w:ins w:id="205" w:author="Nepomuceno, Marilia" w:date="2023-05-15T16:39:00Z">
                        <w:del w:id="206" w:author="Di Lego Goncalves, Vanessa" w:date="2023-06-22T10:11:00Z">
                          <w:rPr>
                            <w:rFonts w:ascii="Cambria Math" w:eastAsia="Cambria Math" w:hAnsi="Cambria Math" w:cs="Cambria Math"/>
                            <w:sz w:val="24"/>
                            <w:szCs w:val="24"/>
                          </w:rPr>
                          <m:t>n</m:t>
                        </w:del>
                      </w:ins>
                    </m:r>
                  </m:sub>
                  <m:sup/>
                  <m:e>
                    <m:sSub>
                      <m:sSubPr>
                        <m:ctrlPr>
                          <w:ins w:id="207" w:author="Nepomuceno, Marilia" w:date="2023-05-15T16:39:00Z">
                            <w:del w:id="208" w:author="Di Lego Goncalves, Vanessa" w:date="2023-06-22T10:11:00Z">
                              <w:rPr>
                                <w:rFonts w:ascii="Cambria Math" w:eastAsia="Cambria Math" w:hAnsi="Cambria Math" w:cs="Cambria Math"/>
                                <w:sz w:val="24"/>
                                <w:szCs w:val="24"/>
                              </w:rPr>
                            </w:del>
                          </w:ins>
                        </m:ctrlPr>
                      </m:sSubPr>
                      <m:e>
                        <m:sSubSup>
                          <m:sSubSupPr>
                            <m:ctrlPr>
                              <w:ins w:id="209" w:author="Nepomuceno, Marilia" w:date="2023-05-15T16:39:00Z">
                                <w:del w:id="210" w:author="Di Lego Goncalves, Vanessa" w:date="2023-06-22T10:11:00Z">
                                  <w:rPr>
                                    <w:rFonts w:ascii="Cambria Math" w:eastAsia="Cambria Math" w:hAnsi="Cambria Math" w:cs="Cambria Math"/>
                                    <w:sz w:val="24"/>
                                    <w:szCs w:val="24"/>
                                  </w:rPr>
                                </w:del>
                              </w:ins>
                            </m:ctrlPr>
                          </m:sSubSupPr>
                          <m:e>
                            <m:r>
                              <w:ins w:id="211" w:author="Nepomuceno, Marilia" w:date="2023-05-15T16:39:00Z">
                                <w:del w:id="212" w:author="Di Lego Goncalves, Vanessa" w:date="2023-06-22T10:11:00Z">
                                  <w:rPr>
                                    <w:rFonts w:ascii="Cambria Math" w:eastAsia="Cambria Math" w:hAnsi="Cambria Math" w:cs="Cambria Math"/>
                                    <w:sz w:val="24"/>
                                    <w:szCs w:val="24"/>
                                  </w:rPr>
                                  <m:t>L</m:t>
                                </w:del>
                              </w:ins>
                            </m:r>
                          </m:e>
                          <m:sub>
                            <m:r>
                              <w:ins w:id="213" w:author="Nepomuceno, Marilia" w:date="2023-05-15T16:39:00Z">
                                <w:del w:id="214" w:author="Di Lego Goncalves, Vanessa" w:date="2023-06-22T10:11:00Z">
                                  <w:rPr>
                                    <w:rFonts w:ascii="Cambria Math" w:eastAsia="Cambria Math" w:hAnsi="Cambria Math" w:cs="Cambria Math"/>
                                    <w:sz w:val="24"/>
                                    <w:szCs w:val="24"/>
                                  </w:rPr>
                                  <m:t>x</m:t>
                                </w:del>
                              </w:ins>
                            </m:r>
                          </m:sub>
                          <m:sup>
                            <m:r>
                              <w:ins w:id="215" w:author="Nepomuceno, Marilia" w:date="2023-05-15T16:39:00Z">
                                <w:del w:id="216" w:author="Di Lego Goncalves, Vanessa" w:date="2023-06-22T10:11:00Z">
                                  <w:rPr>
                                    <w:rFonts w:ascii="Cambria Math" w:eastAsia="Cambria Math" w:hAnsi="Cambria Math" w:cs="Cambria Math"/>
                                    <w:sz w:val="24"/>
                                    <w:szCs w:val="24"/>
                                  </w:rPr>
                                  <m:t xml:space="preserve"> </m:t>
                                </w:del>
                              </w:ins>
                            </m:r>
                          </m:sup>
                        </m:sSubSup>
                      </m:e>
                      <m:sub>
                        <m:r>
                          <w:ins w:id="217" w:author="Nepomuceno, Marilia" w:date="2023-05-15T16:39:00Z">
                            <w:del w:id="218" w:author="Di Lego Goncalves, Vanessa" w:date="2023-06-22T10:11:00Z">
                              <w:rPr>
                                <w:rFonts w:ascii="Cambria Math" w:eastAsia="Cambria Math" w:hAnsi="Cambria Math" w:cs="Cambria Math"/>
                                <w:sz w:val="24"/>
                                <w:szCs w:val="24"/>
                              </w:rPr>
                              <m:t xml:space="preserve"> </m:t>
                            </w:del>
                          </w:ins>
                        </m:r>
                      </m:sub>
                    </m:sSub>
                  </m:e>
                </m:sPre>
                <m:r>
                  <w:del w:id="219" w:author="Nepomuceno, Marilia" w:date="2023-05-15T16:39:00Z">
                    <w:rPr>
                      <w:rFonts w:ascii="Cambria Math" w:eastAsia="Cambria Math" w:hAnsi="Cambria Math" w:cs="Cambria Math"/>
                      <w:sz w:val="24"/>
                      <w:szCs w:val="24"/>
                    </w:rPr>
                    <m:t>L</m:t>
                  </w:del>
                </m:r>
              </m:e>
              <m:sub>
                <m:r>
                  <w:del w:id="220" w:author="Nepomuceno, Marilia" w:date="2023-05-15T16:39:00Z">
                    <w:rPr>
                      <w:rFonts w:ascii="Cambria Math" w:eastAsia="Cambria Math" w:hAnsi="Cambria Math" w:cs="Cambria Math"/>
                      <w:sz w:val="24"/>
                      <w:szCs w:val="24"/>
                    </w:rPr>
                    <m:t>x</m:t>
                  </w:del>
                </m:r>
              </m:sub>
              <m:sup>
                <m:r>
                  <w:del w:id="221" w:author="Di Lego Goncalves, Vanessa" w:date="2023-06-22T10:11:00Z">
                    <w:rPr>
                      <w:rFonts w:ascii="Cambria Math" w:eastAsia="Cambria Math" w:hAnsi="Cambria Math" w:cs="Cambria Math"/>
                      <w:sz w:val="24"/>
                      <w:szCs w:val="24"/>
                    </w:rPr>
                    <m:t>i</m:t>
                  </w:del>
                </m:r>
              </m:sup>
            </m:sSubSup>
          </m:e>
          <m:sub>
            <m:r>
              <w:del w:id="222" w:author="Di Lego Goncalves, Vanessa" w:date="2023-06-22T10:11:00Z">
                <w:rPr>
                  <w:rFonts w:ascii="Cambria Math" w:eastAsia="Cambria Math" w:hAnsi="Cambria Math" w:cs="Cambria Math"/>
                  <w:sz w:val="24"/>
                  <w:szCs w:val="24"/>
                </w:rPr>
                <m:t xml:space="preserve"> </m:t>
              </w:del>
            </m:r>
          </m:sub>
        </m:sSub>
        <m:r>
          <w:del w:id="223" w:author="Di Lego Goncalves, Vanessa" w:date="2023-06-22T10:11:00Z">
            <w:rPr>
              <w:rFonts w:ascii="Cambria Math" w:eastAsia="Cambria Math" w:hAnsi="Cambria Math" w:cs="Cambria Math"/>
              <w:sz w:val="24"/>
              <w:szCs w:val="24"/>
            </w:rPr>
            <m:t>=</m:t>
          </w:del>
        </m:r>
        <m:r>
          <w:del w:id="224" w:author="Nepomuceno, Marilia" w:date="2023-05-15T16:39:00Z">
            <w:rPr>
              <w:rFonts w:ascii="Cambria Math" w:eastAsia="Cambria Math" w:hAnsi="Cambria Math" w:cs="Cambria Math"/>
              <w:sz w:val="24"/>
              <w:szCs w:val="24"/>
            </w:rPr>
            <m:t>n</m:t>
          </w:del>
        </m:r>
        <m:sPre>
          <m:sPrePr>
            <m:ctrlPr>
              <w:ins w:id="225" w:author="Nepomuceno, Marilia" w:date="2023-05-15T16:39:00Z">
                <w:del w:id="226" w:author="Di Lego Goncalves, Vanessa" w:date="2023-06-22T10:11:00Z">
                  <w:rPr>
                    <w:rFonts w:ascii="Cambria Math" w:eastAsia="Cambria Math" w:hAnsi="Cambria Math" w:cs="Cambria Math"/>
                    <w:i/>
                    <w:sz w:val="24"/>
                    <w:szCs w:val="24"/>
                  </w:rPr>
                </w:del>
              </w:ins>
            </m:ctrlPr>
          </m:sPrePr>
          <m:sub>
            <m:r>
              <w:ins w:id="227" w:author="Nepomuceno, Marilia" w:date="2023-05-15T16:39:00Z">
                <w:del w:id="228" w:author="Di Lego Goncalves, Vanessa" w:date="2023-06-22T10:11:00Z">
                  <w:rPr>
                    <w:rFonts w:ascii="Cambria Math" w:eastAsia="Cambria Math" w:hAnsi="Cambria Math" w:cs="Cambria Math"/>
                    <w:sz w:val="24"/>
                    <w:szCs w:val="24"/>
                  </w:rPr>
                  <m:t>n</m:t>
                </w:del>
              </w:ins>
            </m:r>
          </m:sub>
          <m:sup/>
          <m:e>
            <m:sSub>
              <m:sSubPr>
                <m:ctrlPr>
                  <w:ins w:id="229" w:author="Nepomuceno, Marilia" w:date="2023-05-15T16:39:00Z">
                    <w:del w:id="230" w:author="Di Lego Goncalves, Vanessa" w:date="2023-06-22T10:11:00Z">
                      <w:rPr>
                        <w:rFonts w:ascii="Cambria Math" w:eastAsia="Cambria Math" w:hAnsi="Cambria Math" w:cs="Cambria Math"/>
                        <w:sz w:val="24"/>
                        <w:szCs w:val="24"/>
                      </w:rPr>
                    </w:del>
                  </w:ins>
                </m:ctrlPr>
              </m:sSubPr>
              <m:e>
                <m:sSubSup>
                  <m:sSubSupPr>
                    <m:ctrlPr>
                      <w:ins w:id="231" w:author="Nepomuceno, Marilia" w:date="2023-05-15T16:39:00Z">
                        <w:del w:id="232" w:author="Di Lego Goncalves, Vanessa" w:date="2023-06-22T10:11:00Z">
                          <w:rPr>
                            <w:rFonts w:ascii="Cambria Math" w:eastAsia="Cambria Math" w:hAnsi="Cambria Math" w:cs="Cambria Math"/>
                            <w:sz w:val="24"/>
                            <w:szCs w:val="24"/>
                          </w:rPr>
                        </w:del>
                      </w:ins>
                    </m:ctrlPr>
                  </m:sSubSupPr>
                  <m:e>
                    <m:r>
                      <w:ins w:id="233" w:author="Nepomuceno, Marilia" w:date="2023-05-15T16:39:00Z">
                        <w:del w:id="234" w:author="Di Lego Goncalves, Vanessa" w:date="2023-06-22T10:11:00Z">
                          <w:rPr>
                            <w:rFonts w:ascii="Cambria Math" w:eastAsia="Cambria Math" w:hAnsi="Cambria Math" w:cs="Cambria Math"/>
                            <w:sz w:val="24"/>
                            <w:szCs w:val="24"/>
                          </w:rPr>
                          <m:t>L</m:t>
                        </w:del>
                      </w:ins>
                    </m:r>
                  </m:e>
                  <m:sub>
                    <m:r>
                      <w:ins w:id="235" w:author="Nepomuceno, Marilia" w:date="2023-05-15T16:39:00Z">
                        <w:del w:id="236" w:author="Di Lego Goncalves, Vanessa" w:date="2023-06-22T10:11:00Z">
                          <w:rPr>
                            <w:rFonts w:ascii="Cambria Math" w:eastAsia="Cambria Math" w:hAnsi="Cambria Math" w:cs="Cambria Math"/>
                            <w:sz w:val="24"/>
                            <w:szCs w:val="24"/>
                          </w:rPr>
                          <m:t>x</m:t>
                        </w:del>
                      </w:ins>
                    </m:r>
                  </m:sub>
                  <m:sup>
                    <m:r>
                      <w:ins w:id="237" w:author="Nepomuceno, Marilia" w:date="2023-05-15T16:39:00Z">
                        <w:del w:id="238" w:author="Di Lego Goncalves, Vanessa" w:date="2023-06-22T10:11:00Z">
                          <w:rPr>
                            <w:rFonts w:ascii="Cambria Math" w:eastAsia="Cambria Math" w:hAnsi="Cambria Math" w:cs="Cambria Math"/>
                            <w:sz w:val="24"/>
                            <w:szCs w:val="24"/>
                          </w:rPr>
                          <m:t xml:space="preserve"> </m:t>
                        </w:del>
                      </w:ins>
                    </m:r>
                  </m:sup>
                </m:sSubSup>
              </m:e>
              <m:sub>
                <m:r>
                  <w:ins w:id="239" w:author="Nepomuceno, Marilia" w:date="2023-05-15T16:39:00Z">
                    <w:del w:id="240" w:author="Di Lego Goncalves, Vanessa" w:date="2023-06-22T10:11:00Z">
                      <w:rPr>
                        <w:rFonts w:ascii="Cambria Math" w:eastAsia="Cambria Math" w:hAnsi="Cambria Math" w:cs="Cambria Math"/>
                        <w:sz w:val="24"/>
                        <w:szCs w:val="24"/>
                      </w:rPr>
                      <m:t xml:space="preserve"> </m:t>
                    </w:del>
                  </w:ins>
                </m:r>
              </m:sub>
            </m:sSub>
          </m:e>
        </m:sPre>
        <m:r>
          <w:del w:id="241" w:author="Di Lego Goncalves, Vanessa" w:date="2023-06-22T10:11:00Z">
            <w:rPr>
              <w:rFonts w:ascii="Cambria Math" w:eastAsia="Cambria Math" w:hAnsi="Cambria Math" w:cs="Cambria Math"/>
              <w:sz w:val="24"/>
              <w:szCs w:val="24"/>
            </w:rPr>
            <m:t xml:space="preserve"> </m:t>
          </w:del>
        </m:r>
        <m:sSub>
          <m:sSubPr>
            <m:ctrlPr>
              <w:del w:id="242" w:author="Nepomuceno, Marilia" w:date="2023-05-15T16:39:00Z">
                <w:rPr>
                  <w:rFonts w:ascii="Cambria Math" w:eastAsia="Cambria Math" w:hAnsi="Cambria Math" w:cs="Cambria Math"/>
                  <w:sz w:val="24"/>
                  <w:szCs w:val="24"/>
                </w:rPr>
              </w:del>
            </m:ctrlPr>
          </m:sSubPr>
          <m:e>
            <m:sSubSup>
              <m:sSubSupPr>
                <m:ctrlPr>
                  <w:del w:id="243" w:author="Nepomuceno, Marilia" w:date="2023-05-15T16:39:00Z">
                    <w:rPr>
                      <w:rFonts w:ascii="Cambria Math" w:eastAsia="Cambria Math" w:hAnsi="Cambria Math" w:cs="Cambria Math"/>
                      <w:sz w:val="24"/>
                      <w:szCs w:val="24"/>
                    </w:rPr>
                  </w:del>
                </m:ctrlPr>
              </m:sSubSupPr>
              <m:e>
                <m:r>
                  <w:del w:id="244" w:author="Nepomuceno, Marilia" w:date="2023-05-15T16:39:00Z">
                    <w:rPr>
                      <w:rFonts w:ascii="Cambria Math" w:eastAsia="Cambria Math" w:hAnsi="Cambria Math" w:cs="Cambria Math"/>
                      <w:sz w:val="24"/>
                      <w:szCs w:val="24"/>
                    </w:rPr>
                    <m:t>L</m:t>
                  </w:del>
                </m:r>
              </m:e>
              <m:sub>
                <m:r>
                  <w:del w:id="245" w:author="Nepomuceno, Marilia" w:date="2023-05-15T16:39:00Z">
                    <w:rPr>
                      <w:rFonts w:ascii="Cambria Math" w:eastAsia="Cambria Math" w:hAnsi="Cambria Math" w:cs="Cambria Math"/>
                      <w:sz w:val="24"/>
                      <w:szCs w:val="24"/>
                    </w:rPr>
                    <m:t>x</m:t>
                  </w:del>
                </m:r>
              </m:sub>
              <m:sup>
                <m:r>
                  <w:del w:id="246" w:author="Nepomuceno, Marilia" w:date="2023-05-15T16:39:00Z">
                    <w:rPr>
                      <w:rFonts w:ascii="Cambria Math" w:eastAsia="Cambria Math" w:hAnsi="Cambria Math" w:cs="Cambria Math"/>
                      <w:sz w:val="24"/>
                      <w:szCs w:val="24"/>
                    </w:rPr>
                    <m:t xml:space="preserve"> </m:t>
                  </w:del>
                </m:r>
              </m:sup>
            </m:sSubSup>
          </m:e>
          <m:sub>
            <m:r>
              <w:del w:id="247" w:author="Nepomuceno, Marilia" w:date="2023-05-15T16:39:00Z">
                <w:rPr>
                  <w:rFonts w:ascii="Cambria Math" w:eastAsia="Cambria Math" w:hAnsi="Cambria Math" w:cs="Cambria Math"/>
                  <w:sz w:val="24"/>
                  <w:szCs w:val="24"/>
                </w:rPr>
                <m:t xml:space="preserve"> </m:t>
              </w:del>
            </m:r>
          </m:sub>
        </m:sSub>
        <m:d>
          <m:dPr>
            <m:ctrlPr>
              <w:del w:id="248" w:author="Di Lego Goncalves, Vanessa" w:date="2023-06-22T10:11:00Z">
                <w:rPr>
                  <w:rFonts w:ascii="Cambria Math" w:eastAsia="Cambria Math" w:hAnsi="Cambria Math" w:cs="Cambria Math"/>
                  <w:sz w:val="24"/>
                  <w:szCs w:val="24"/>
                </w:rPr>
              </w:del>
            </m:ctrlPr>
          </m:dPr>
          <m:e>
            <m:r>
              <w:del w:id="249" w:author="Di Lego Goncalves, Vanessa" w:date="2023-06-22T10:11:00Z">
                <w:rPr>
                  <w:rFonts w:ascii="Cambria Math" w:eastAsia="Cambria Math" w:hAnsi="Cambria Math" w:cs="Cambria Math"/>
                  <w:sz w:val="24"/>
                  <w:szCs w:val="24"/>
                </w:rPr>
                <m:t>1-</m:t>
              </w:del>
            </m:r>
            <m:r>
              <w:del w:id="250" w:author="Nepomuceno, Marilia" w:date="2023-05-15T16:41:00Z">
                <w:rPr>
                  <w:rFonts w:ascii="Cambria Math" w:eastAsia="Cambria Math" w:hAnsi="Cambria Math" w:cs="Cambria Math"/>
                  <w:sz w:val="24"/>
                  <w:szCs w:val="24"/>
                </w:rPr>
                <m:t>n</m:t>
              </w:del>
            </m:r>
            <m:r>
              <w:del w:id="251" w:author="Di Lego Goncalves, Vanessa" w:date="2023-06-22T10:11:00Z">
                <w:rPr>
                  <w:rFonts w:ascii="Cambria Math" w:eastAsia="Cambria Math" w:hAnsi="Cambria Math" w:cs="Cambria Math"/>
                  <w:sz w:val="24"/>
                  <w:szCs w:val="24"/>
                </w:rPr>
                <m:t xml:space="preserve"> </m:t>
              </w:del>
            </m:r>
            <m:sSub>
              <m:sSubPr>
                <m:ctrlPr>
                  <w:del w:id="252" w:author="Di Lego Goncalves, Vanessa" w:date="2023-06-22T10:11:00Z">
                    <w:rPr>
                      <w:rFonts w:ascii="Cambria Math" w:eastAsia="Cambria Math" w:hAnsi="Cambria Math" w:cs="Cambria Math"/>
                      <w:sz w:val="24"/>
                      <w:szCs w:val="24"/>
                    </w:rPr>
                  </w:del>
                </m:ctrlPr>
              </m:sSubPr>
              <m:e>
                <m:sSubSup>
                  <m:sSubSupPr>
                    <m:ctrlPr>
                      <w:del w:id="253" w:author="Di Lego Goncalves, Vanessa" w:date="2023-06-22T10:11:00Z">
                        <w:rPr>
                          <w:rFonts w:ascii="Cambria Math" w:eastAsia="Cambria Math" w:hAnsi="Cambria Math" w:cs="Cambria Math"/>
                          <w:sz w:val="24"/>
                          <w:szCs w:val="24"/>
                        </w:rPr>
                      </w:del>
                    </m:ctrlPr>
                  </m:sSubSupPr>
                  <m:e>
                    <m:sPre>
                      <m:sPrePr>
                        <m:ctrlPr>
                          <w:ins w:id="254" w:author="Nepomuceno, Marilia" w:date="2023-05-15T16:41:00Z">
                            <w:del w:id="255" w:author="Di Lego Goncalves, Vanessa" w:date="2023-06-22T10:11:00Z">
                              <w:rPr>
                                <w:rFonts w:ascii="Cambria Math" w:eastAsia="Cambria Math" w:hAnsi="Cambria Math" w:cs="Cambria Math"/>
                                <w:i/>
                                <w:sz w:val="24"/>
                                <w:szCs w:val="24"/>
                              </w:rPr>
                            </w:del>
                          </w:ins>
                        </m:ctrlPr>
                      </m:sPrePr>
                      <m:sub>
                        <m:r>
                          <w:ins w:id="256" w:author="Nepomuceno, Marilia" w:date="2023-05-15T16:41:00Z">
                            <w:del w:id="257" w:author="Di Lego Goncalves, Vanessa" w:date="2023-06-22T10:11:00Z">
                              <w:rPr>
                                <w:rFonts w:ascii="Cambria Math" w:eastAsia="Cambria Math" w:hAnsi="Cambria Math" w:cs="Cambria Math"/>
                                <w:sz w:val="24"/>
                                <w:szCs w:val="24"/>
                              </w:rPr>
                              <m:t>n</m:t>
                            </w:del>
                          </w:ins>
                        </m:r>
                      </m:sub>
                      <m:sup/>
                      <m:e>
                        <m:r>
                          <w:ins w:id="258" w:author="Nepomuceno, Marilia" w:date="2023-05-15T16:41:00Z">
                            <w:del w:id="259" w:author="Di Lego Goncalves, Vanessa" w:date="2023-06-22T10:11:00Z">
                              <w:rPr>
                                <w:rFonts w:ascii="Cambria Math" w:eastAsia="Cambria Math" w:hAnsi="Cambria Math" w:cs="Cambria Math"/>
                                <w:sz w:val="24"/>
                                <w:szCs w:val="24"/>
                              </w:rPr>
                              <m:t>π</m:t>
                            </w:del>
                          </w:ins>
                        </m:r>
                      </m:e>
                    </m:sPre>
                    <m:r>
                      <w:del w:id="260" w:author="Nepomuceno, Marilia" w:date="2023-05-15T16:41:00Z">
                        <w:rPr>
                          <w:rFonts w:ascii="Cambria Math" w:eastAsia="Cambria Math" w:hAnsi="Cambria Math" w:cs="Cambria Math"/>
                          <w:sz w:val="24"/>
                          <w:szCs w:val="24"/>
                        </w:rPr>
                        <m:t>π</m:t>
                      </w:del>
                    </m:r>
                  </m:e>
                  <m:sub>
                    <m:r>
                      <w:del w:id="261" w:author="Di Lego Goncalves, Vanessa" w:date="2023-06-22T10:11:00Z">
                        <w:rPr>
                          <w:rFonts w:ascii="Cambria Math" w:eastAsia="Cambria Math" w:hAnsi="Cambria Math" w:cs="Cambria Math"/>
                          <w:sz w:val="24"/>
                          <w:szCs w:val="24"/>
                        </w:rPr>
                        <m:t>x</m:t>
                      </w:del>
                    </m:r>
                  </m:sub>
                  <m:sup>
                    <m:r>
                      <w:del w:id="262" w:author="Di Lego Goncalves, Vanessa" w:date="2023-06-22T10:11:00Z">
                        <w:rPr>
                          <w:rFonts w:ascii="Cambria Math" w:eastAsia="Cambria Math" w:hAnsi="Cambria Math" w:cs="Cambria Math"/>
                          <w:sz w:val="24"/>
                          <w:szCs w:val="24"/>
                        </w:rPr>
                        <m:t xml:space="preserve"> </m:t>
                      </w:del>
                    </m:r>
                  </m:sup>
                </m:sSubSup>
              </m:e>
              <m:sub>
                <m:r>
                  <w:del w:id="263" w:author="Di Lego Goncalves, Vanessa" w:date="2023-06-22T10:11:00Z">
                    <w:rPr>
                      <w:rFonts w:ascii="Cambria Math" w:eastAsia="Cambria Math" w:hAnsi="Cambria Math" w:cs="Cambria Math"/>
                      <w:sz w:val="24"/>
                      <w:szCs w:val="24"/>
                    </w:rPr>
                    <m:t xml:space="preserve"> </m:t>
                  </w:del>
                </m:r>
              </m:sub>
            </m:sSub>
          </m:e>
        </m:d>
        <m:r>
          <w:del w:id="264" w:author="Di Lego Goncalves, Vanessa" w:date="2023-06-22T10:11:00Z">
            <w:rPr>
              <w:rFonts w:ascii="Cambria Math" w:eastAsia="Cambria Math" w:hAnsi="Cambria Math" w:cs="Cambria Math"/>
              <w:sz w:val="24"/>
              <w:szCs w:val="24"/>
            </w:rPr>
            <m:t xml:space="preserve">    (1)</m:t>
          </w:del>
        </m:r>
        <m:r>
          <w:del w:id="265" w:author="Di Lego Goncalves, Vanessa" w:date="2023-06-22T10:11:00Z">
            <w:rPr>
              <w:rFonts w:ascii="Cambria Math" w:eastAsia="Cambria Math" w:hAnsi="Cambria Math" w:cs="Cambria Math"/>
            </w:rPr>
            <m:t xml:space="preserve"> </m:t>
          </w:del>
        </m:r>
      </m:oMath>
      <w:customXmlDelRangeStart w:id="266" w:author="Di Lego Goncalves, Vanessa" w:date="2023-06-22T10:11:00Z"/>
      <w:sdt>
        <w:sdtPr>
          <w:tag w:val="goog_rdk_50"/>
          <w:id w:val="-818888038"/>
          <w:showingPlcHdr/>
        </w:sdtPr>
        <w:sdtEndPr/>
        <w:sdtContent>
          <w:customXmlDelRangeEnd w:id="266"/>
          <w:del w:id="267" w:author="Di Lego Goncalves, Vanessa" w:date="2023-06-22T10:16:00Z">
            <w:r w:rsidR="006315A5">
              <w:delText xml:space="preserve">     </w:delText>
            </w:r>
          </w:del>
          <w:customXmlDelRangeStart w:id="268" w:author="Di Lego Goncalves, Vanessa" w:date="2023-06-22T10:11:00Z"/>
        </w:sdtContent>
      </w:sdt>
      <w:customXmlDelRangeEnd w:id="268"/>
    </w:p>
    <w:p w14:paraId="3998E8D9" w14:textId="77777777" w:rsidR="009372EB" w:rsidRDefault="009372EB" w:rsidP="009372EB">
      <w:pPr>
        <w:spacing w:after="0"/>
        <w:jc w:val="center"/>
        <w:rPr>
          <w:del w:id="269"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70" w:author="Di Lego Goncalves, Vanessa" w:date="2023-06-22T10:11:00Z"/>
          <w:rFonts w:ascii="Arial" w:eastAsia="Arial" w:hAnsi="Arial" w:cs="Arial"/>
          <w:sz w:val="24"/>
          <w:szCs w:val="24"/>
        </w:rPr>
      </w:pPr>
      <w:del w:id="271"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72" w:author="Nepomuceno, Marilia" w:date="2023-05-15T16:49:00Z">
                <w:del w:id="273" w:author="Di Lego Goncalves, Vanessa" w:date="2023-06-22T10:11:00Z">
                  <w:rPr>
                    <w:rFonts w:ascii="Cambria Math" w:eastAsia="Arial" w:hAnsi="Cambria Math" w:cs="Arial"/>
                    <w:i/>
                    <w:sz w:val="24"/>
                    <w:szCs w:val="24"/>
                  </w:rPr>
                </w:del>
              </w:ins>
            </m:ctrlPr>
          </m:sPrePr>
          <m:sub>
            <m:r>
              <w:ins w:id="274" w:author="Nepomuceno, Marilia" w:date="2023-05-15T16:49:00Z">
                <w:del w:id="275" w:author="Di Lego Goncalves, Vanessa" w:date="2023-06-22T10:11:00Z">
                  <w:rPr>
                    <w:rFonts w:ascii="Cambria Math" w:eastAsia="Arial" w:hAnsi="Cambria Math" w:cs="Arial"/>
                    <w:sz w:val="24"/>
                    <w:szCs w:val="24"/>
                  </w:rPr>
                  <m:t>n</m:t>
                </w:del>
              </w:ins>
            </m:r>
          </m:sub>
          <m:sup/>
          <m:e>
            <m:r>
              <w:ins w:id="276" w:author="Nepomuceno, Marilia" w:date="2023-05-15T16:49:00Z">
                <w:del w:id="277" w:author="Di Lego Goncalves, Vanessa" w:date="2023-06-22T10:11:00Z">
                  <w:rPr>
                    <w:rFonts w:ascii="Cambria Math" w:eastAsia="Cambria Math" w:hAnsi="Cambria Math" w:cs="Cambria Math"/>
                    <w:sz w:val="24"/>
                    <w:szCs w:val="24"/>
                  </w:rPr>
                  <m:t>L</m:t>
                </w:del>
              </w:ins>
            </m:r>
          </m:e>
        </m:sPre>
        <m:r>
          <w:del w:id="278" w:author="Nepomuceno, Marilia" w:date="2023-05-15T16:49:00Z">
            <w:rPr>
              <w:rFonts w:ascii="Cambria Math" w:eastAsia="Arial" w:hAnsi="Cambria Math" w:cs="Arial"/>
              <w:sz w:val="24"/>
              <w:szCs w:val="24"/>
            </w:rPr>
            <m:t>n</m:t>
          </w:del>
        </m:r>
        <m:r>
          <w:del w:id="279" w:author="Di Lego Goncalves, Vanessa" w:date="2023-06-22T10:11:00Z">
            <w:rPr>
              <w:rFonts w:ascii="Cambria Math" w:eastAsia="Cambria Math" w:hAnsi="Cambria Math" w:cs="Cambria Math"/>
              <w:sz w:val="24"/>
              <w:szCs w:val="24"/>
            </w:rPr>
            <m:t xml:space="preserve"> </m:t>
          </w:del>
        </m:r>
        <m:r>
          <w:del w:id="280" w:author="Nepomuceno, Marilia" w:date="2023-05-15T16:49:00Z">
            <w:rPr>
              <w:rFonts w:ascii="Cambria Math" w:eastAsia="Cambria Math" w:hAnsi="Cambria Math" w:cs="Cambria Math"/>
              <w:sz w:val="24"/>
              <w:szCs w:val="24"/>
            </w:rPr>
            <m:t>L</m:t>
          </w:del>
        </m:r>
        <m:sSubSup>
          <m:sSubSupPr>
            <m:ctrlPr>
              <w:del w:id="281" w:author="Di Lego Goncalves, Vanessa" w:date="2023-06-22T10:11:00Z">
                <w:rPr>
                  <w:rFonts w:ascii="Cambria Math" w:eastAsia="Cambria Math" w:hAnsi="Cambria Math" w:cs="Cambria Math"/>
                  <w:sz w:val="24"/>
                  <w:szCs w:val="24"/>
                </w:rPr>
              </w:del>
            </m:ctrlPr>
          </m:sSubSupPr>
          <m:e>
            <m:r>
              <w:del w:id="282" w:author="Di Lego Goncalves, Vanessa" w:date="2023-06-22T10:11:00Z">
                <w:rPr>
                  <w:rFonts w:ascii="Cambria Math" w:eastAsia="Cambria Math" w:hAnsi="Cambria Math" w:cs="Cambria Math"/>
                  <w:sz w:val="24"/>
                  <w:szCs w:val="24"/>
                </w:rPr>
                <m:t xml:space="preserve"> </m:t>
              </w:del>
            </m:r>
          </m:e>
          <m:sub>
            <m:r>
              <w:del w:id="283" w:author="Di Lego Goncalves, Vanessa" w:date="2023-06-22T10:11:00Z">
                <w:rPr>
                  <w:rFonts w:ascii="Cambria Math" w:eastAsia="Cambria Math" w:hAnsi="Cambria Math" w:cs="Cambria Math"/>
                  <w:sz w:val="24"/>
                  <w:szCs w:val="24"/>
                </w:rPr>
                <m:t>k</m:t>
              </w:del>
            </m:r>
          </m:sub>
          <m:sup>
            <m:r>
              <w:del w:id="284" w:author="Di Lego Goncalves, Vanessa" w:date="2023-06-22T10:11:00Z">
                <w:rPr>
                  <w:rFonts w:ascii="Cambria Math" w:eastAsia="Cambria Math" w:hAnsi="Cambria Math" w:cs="Cambria Math"/>
                  <w:sz w:val="24"/>
                  <w:szCs w:val="24"/>
                </w:rPr>
                <m:t>c</m:t>
              </w:del>
            </m:r>
          </m:sup>
        </m:sSubSup>
      </m:oMath>
      <w:del w:id="285"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86" w:author="Di Lego Goncalves, Vanessa" w:date="2023-06-22T10:22:00Z"/>
          <w:rFonts w:ascii="Arial" w:eastAsia="Arial" w:hAnsi="Arial" w:cs="Arial"/>
          <w:sz w:val="24"/>
          <w:szCs w:val="24"/>
        </w:rPr>
      </w:pPr>
      <w:del w:id="287"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88"/>
    <w:commentRangeStart w:id="289"/>
    <w:p w14:paraId="695AEF42" w14:textId="4857747E" w:rsidR="009372EB" w:rsidDel="00D17C9E" w:rsidRDefault="00E15B78" w:rsidP="009372EB">
      <w:pPr>
        <w:jc w:val="center"/>
        <w:rPr>
          <w:del w:id="290" w:author="Di Lego Goncalves, Vanessa" w:date="2023-06-22T10:22:00Z"/>
          <w:rFonts w:ascii="Cambria Math" w:eastAsia="Cambria Math" w:hAnsi="Cambria Math" w:cs="Cambria Math"/>
        </w:rPr>
      </w:pPr>
      <m:oMathPara>
        <m:oMath>
          <m:sSubSup>
            <m:sSubSupPr>
              <m:ctrlPr>
                <w:del w:id="291" w:author="Di Lego Goncalves, Vanessa" w:date="2023-06-22T10:22:00Z">
                  <w:rPr>
                    <w:rFonts w:ascii="Cambria Math" w:eastAsia="Cambria Math" w:hAnsi="Cambria Math" w:cs="Cambria Math"/>
                    <w:sz w:val="24"/>
                    <w:szCs w:val="24"/>
                  </w:rPr>
                </w:del>
              </m:ctrlPr>
            </m:sSubSupPr>
            <m:e>
              <m:r>
                <w:del w:id="292" w:author="Di Lego Goncalves, Vanessa" w:date="2023-06-22T10:22:00Z">
                  <w:rPr>
                    <w:rFonts w:ascii="Cambria Math" w:eastAsia="Cambria Math" w:hAnsi="Cambria Math" w:cs="Cambria Math"/>
                    <w:sz w:val="24"/>
                    <w:szCs w:val="24"/>
                  </w:rPr>
                  <m:t>DFLE</m:t>
                </w:del>
              </m:r>
            </m:e>
            <m:sub>
              <m:r>
                <w:del w:id="293" w:author="Di Lego Goncalves, Vanessa" w:date="2023-06-22T10:22:00Z">
                  <w:rPr>
                    <w:rFonts w:ascii="Cambria Math" w:eastAsia="Cambria Math" w:hAnsi="Cambria Math" w:cs="Cambria Math"/>
                    <w:sz w:val="24"/>
                    <w:szCs w:val="24"/>
                  </w:rPr>
                  <m:t>x</m:t>
                </w:del>
              </m:r>
            </m:sub>
            <m:sup>
              <m:r>
                <w:del w:id="294" w:author="Di Lego Goncalves, Vanessa" w:date="2023-06-22T10:22:00Z">
                  <w:rPr>
                    <w:rFonts w:ascii="Cambria Math" w:eastAsia="Cambria Math" w:hAnsi="Cambria Math" w:cs="Cambria Math"/>
                    <w:sz w:val="24"/>
                    <w:szCs w:val="24"/>
                  </w:rPr>
                  <m:t xml:space="preserve"> </m:t>
                </w:del>
              </m:r>
            </m:sup>
          </m:sSubSup>
          <m:r>
            <w:del w:id="295" w:author="Di Lego Goncalves, Vanessa" w:date="2023-06-22T10:22:00Z">
              <w:rPr>
                <w:rFonts w:ascii="Cambria Math" w:eastAsia="Cambria Math" w:hAnsi="Cambria Math" w:cs="Cambria Math"/>
                <w:sz w:val="24"/>
                <w:szCs w:val="24"/>
              </w:rPr>
              <m:t>=</m:t>
            </w:del>
          </m:r>
          <m:f>
            <m:fPr>
              <m:ctrlPr>
                <w:del w:id="296" w:author="Di Lego Goncalves, Vanessa" w:date="2023-06-22T10:22:00Z">
                  <w:rPr>
                    <w:rFonts w:ascii="Cambria Math" w:eastAsia="Cambria Math" w:hAnsi="Cambria Math" w:cs="Cambria Math"/>
                    <w:sz w:val="24"/>
                    <w:szCs w:val="24"/>
                  </w:rPr>
                </w:del>
              </m:ctrlPr>
            </m:fPr>
            <m:num>
              <m:nary>
                <m:naryPr>
                  <m:chr m:val="∑"/>
                  <m:ctrlPr>
                    <w:del w:id="297" w:author="Di Lego Goncalves, Vanessa" w:date="2023-06-22T10:22:00Z">
                      <w:rPr>
                        <w:rFonts w:ascii="Cambria Math" w:eastAsia="Cambria Math" w:hAnsi="Cambria Math" w:cs="Cambria Math"/>
                        <w:sz w:val="24"/>
                        <w:szCs w:val="24"/>
                      </w:rPr>
                    </w:del>
                  </m:ctrlPr>
                </m:naryPr>
                <m:sub>
                  <m:r>
                    <w:del w:id="298" w:author="Di Lego Goncalves, Vanessa" w:date="2023-06-22T10:22:00Z">
                      <w:rPr>
                        <w:rFonts w:ascii="Cambria Math" w:eastAsia="Cambria Math" w:hAnsi="Cambria Math" w:cs="Cambria Math"/>
                        <w:sz w:val="24"/>
                        <w:szCs w:val="24"/>
                      </w:rPr>
                      <m:t>k=x</m:t>
                    </w:del>
                  </m:r>
                </m:sub>
                <m:sup>
                  <m:r>
                    <w:del w:id="299" w:author="Di Lego Goncalves, Vanessa" w:date="2023-06-22T10:22:00Z">
                      <w:rPr>
                        <w:rFonts w:ascii="Cambria Math" w:eastAsia="Cambria Math" w:hAnsi="Cambria Math" w:cs="Cambria Math"/>
                        <w:sz w:val="24"/>
                        <w:szCs w:val="24"/>
                      </w:rPr>
                      <m:t>w</m:t>
                    </w:del>
                  </m:r>
                </m:sup>
                <m:e>
                  <m:r>
                    <w:del w:id="300" w:author="Di Lego Goncalves, Vanessa" w:date="2023-06-22T10:22:00Z">
                      <w:rPr>
                        <w:rFonts w:ascii="Cambria Math" w:eastAsia="Cambria Math" w:hAnsi="Cambria Math" w:cs="Cambria Math"/>
                        <w:sz w:val="24"/>
                        <w:szCs w:val="24"/>
                      </w:rPr>
                      <m:t xml:space="preserve"> </m:t>
                    </w:del>
                  </m:r>
                </m:e>
              </m:nary>
              <m:d>
                <m:dPr>
                  <m:ctrlPr>
                    <w:del w:id="301" w:author="Di Lego Goncalves, Vanessa" w:date="2023-06-22T10:22:00Z">
                      <w:rPr>
                        <w:rFonts w:ascii="Cambria Math" w:eastAsia="Cambria Math" w:hAnsi="Cambria Math" w:cs="Cambria Math"/>
                        <w:sz w:val="24"/>
                        <w:szCs w:val="24"/>
                      </w:rPr>
                    </w:del>
                  </m:ctrlPr>
                </m:dPr>
                <m:e>
                  <m:r>
                    <w:del w:id="302" w:author="Di Lego Goncalves, Vanessa" w:date="2023-06-22T10:22:00Z">
                      <w:rPr>
                        <w:rFonts w:ascii="Cambria Math" w:eastAsia="Cambria Math" w:hAnsi="Cambria Math" w:cs="Cambria Math"/>
                        <w:sz w:val="24"/>
                        <w:szCs w:val="24"/>
                      </w:rPr>
                      <m:t>n L</m:t>
                    </w:del>
                  </m:r>
                  <m:sSubSup>
                    <m:sSubSupPr>
                      <m:ctrlPr>
                        <w:del w:id="303" w:author="Di Lego Goncalves, Vanessa" w:date="2023-06-22T10:22:00Z">
                          <w:rPr>
                            <w:rFonts w:ascii="Cambria Math" w:eastAsia="Cambria Math" w:hAnsi="Cambria Math" w:cs="Cambria Math"/>
                            <w:sz w:val="24"/>
                            <w:szCs w:val="24"/>
                          </w:rPr>
                        </w:del>
                      </m:ctrlPr>
                    </m:sSubSupPr>
                    <m:e>
                      <m:r>
                        <w:del w:id="304" w:author="Di Lego Goncalves, Vanessa" w:date="2023-06-22T10:22:00Z">
                          <w:rPr>
                            <w:rFonts w:ascii="Cambria Math" w:eastAsia="Cambria Math" w:hAnsi="Cambria Math" w:cs="Cambria Math"/>
                            <w:sz w:val="24"/>
                            <w:szCs w:val="24"/>
                          </w:rPr>
                          <m:t xml:space="preserve"> </m:t>
                        </w:del>
                      </m:r>
                    </m:e>
                    <m:sub>
                      <m:r>
                        <w:del w:id="305" w:author="Di Lego Goncalves, Vanessa" w:date="2023-06-22T10:22:00Z">
                          <w:rPr>
                            <w:rFonts w:ascii="Cambria Math" w:eastAsia="Cambria Math" w:hAnsi="Cambria Math" w:cs="Cambria Math"/>
                            <w:sz w:val="24"/>
                            <w:szCs w:val="24"/>
                          </w:rPr>
                          <m:t>k</m:t>
                        </w:del>
                      </m:r>
                    </m:sub>
                    <m:sup>
                      <m:r>
                        <w:del w:id="306" w:author="Di Lego Goncalves, Vanessa" w:date="2023-06-22T10:22:00Z">
                          <w:rPr>
                            <w:rFonts w:ascii="Cambria Math" w:eastAsia="Cambria Math" w:hAnsi="Cambria Math" w:cs="Cambria Math"/>
                            <w:sz w:val="24"/>
                            <w:szCs w:val="24"/>
                          </w:rPr>
                          <m:t>i</m:t>
                        </w:del>
                      </m:r>
                    </m:sup>
                  </m:sSubSup>
                </m:e>
              </m:d>
            </m:num>
            <m:den>
              <m:sSub>
                <m:sSubPr>
                  <m:ctrlPr>
                    <w:del w:id="307" w:author="Di Lego Goncalves, Vanessa" w:date="2023-06-22T10:22:00Z">
                      <w:rPr>
                        <w:rFonts w:ascii="Cambria Math" w:eastAsia="Cambria Math" w:hAnsi="Cambria Math" w:cs="Cambria Math"/>
                        <w:sz w:val="24"/>
                        <w:szCs w:val="24"/>
                      </w:rPr>
                    </w:del>
                  </m:ctrlPr>
                </m:sSubPr>
                <m:e>
                  <m:r>
                    <w:del w:id="308" w:author="Di Lego Goncalves, Vanessa" w:date="2023-06-22T10:22:00Z">
                      <w:rPr>
                        <w:rFonts w:ascii="Cambria Math" w:eastAsia="Cambria Math" w:hAnsi="Cambria Math" w:cs="Cambria Math"/>
                        <w:sz w:val="24"/>
                        <w:szCs w:val="24"/>
                      </w:rPr>
                      <m:t>l</m:t>
                    </w:del>
                  </m:r>
                </m:e>
                <m:sub>
                  <m:r>
                    <w:del w:id="309" w:author="Di Lego Goncalves, Vanessa" w:date="2023-06-22T10:22:00Z">
                      <w:rPr>
                        <w:rFonts w:ascii="Cambria Math" w:eastAsia="Cambria Math" w:hAnsi="Cambria Math" w:cs="Cambria Math"/>
                        <w:sz w:val="24"/>
                        <w:szCs w:val="24"/>
                      </w:rPr>
                      <m:t>x</m:t>
                    </w:del>
                  </m:r>
                </m:sub>
              </m:sSub>
            </m:den>
          </m:f>
          <m:r>
            <w:del w:id="310" w:author="Di Lego Goncalves, Vanessa" w:date="2023-06-22T10:22:00Z">
              <w:rPr>
                <w:rFonts w:ascii="Cambria Math" w:eastAsia="Cambria Math" w:hAnsi="Cambria Math" w:cs="Cambria Math"/>
                <w:sz w:val="24"/>
                <w:szCs w:val="24"/>
              </w:rPr>
              <m:t xml:space="preserve">   (2)</m:t>
            </w:del>
          </m:r>
          <m:r>
            <w:del w:id="311"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12" w:author="Di Lego Goncalves, Vanessa" w:date="2023-06-22T10:22:00Z"/>
          <w:rFonts w:ascii="Arial" w:eastAsia="Arial" w:hAnsi="Arial" w:cs="Arial"/>
          <w:sz w:val="24"/>
          <w:szCs w:val="24"/>
        </w:rPr>
      </w:pPr>
      <w:del w:id="313"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E15B78" w:rsidP="009372EB">
      <w:pPr>
        <w:jc w:val="center"/>
        <w:rPr>
          <w:del w:id="314" w:author="Di Lego Goncalves, Vanessa" w:date="2023-06-22T10:22:00Z"/>
          <w:rFonts w:ascii="Cambria Math" w:eastAsia="Cambria Math" w:hAnsi="Cambria Math" w:cs="Cambria Math"/>
        </w:rPr>
      </w:pPr>
      <m:oMathPara>
        <m:oMath>
          <m:sSubSup>
            <m:sSubSupPr>
              <m:ctrlPr>
                <w:del w:id="315" w:author="Di Lego Goncalves, Vanessa" w:date="2023-06-22T10:22:00Z">
                  <w:rPr>
                    <w:rFonts w:ascii="Cambria Math" w:eastAsia="Cambria Math" w:hAnsi="Cambria Math" w:cs="Cambria Math"/>
                    <w:sz w:val="24"/>
                    <w:szCs w:val="24"/>
                  </w:rPr>
                </w:del>
              </m:ctrlPr>
            </m:sSubSupPr>
            <m:e>
              <m:r>
                <w:del w:id="316" w:author="Di Lego Goncalves, Vanessa" w:date="2023-06-22T10:22:00Z">
                  <w:rPr>
                    <w:rFonts w:ascii="Cambria Math" w:eastAsia="Cambria Math" w:hAnsi="Cambria Math" w:cs="Cambria Math"/>
                    <w:sz w:val="24"/>
                    <w:szCs w:val="24"/>
                  </w:rPr>
                  <m:t>CFLE</m:t>
                </w:del>
              </m:r>
            </m:e>
            <m:sub>
              <m:r>
                <w:del w:id="317" w:author="Di Lego Goncalves, Vanessa" w:date="2023-06-22T10:22:00Z">
                  <w:rPr>
                    <w:rFonts w:ascii="Cambria Math" w:eastAsia="Cambria Math" w:hAnsi="Cambria Math" w:cs="Cambria Math"/>
                    <w:sz w:val="24"/>
                    <w:szCs w:val="24"/>
                  </w:rPr>
                  <m:t>x</m:t>
                </w:del>
              </m:r>
            </m:sub>
            <m:sup>
              <m:r>
                <w:del w:id="318" w:author="Di Lego Goncalves, Vanessa" w:date="2023-06-22T10:22:00Z">
                  <w:rPr>
                    <w:rFonts w:ascii="Cambria Math" w:eastAsia="Cambria Math" w:hAnsi="Cambria Math" w:cs="Cambria Math"/>
                    <w:sz w:val="24"/>
                    <w:szCs w:val="24"/>
                  </w:rPr>
                  <m:t xml:space="preserve"> </m:t>
                </w:del>
              </m:r>
            </m:sup>
          </m:sSubSup>
          <m:r>
            <w:del w:id="319" w:author="Di Lego Goncalves, Vanessa" w:date="2023-06-22T10:22:00Z">
              <w:rPr>
                <w:rFonts w:ascii="Cambria Math" w:eastAsia="Cambria Math" w:hAnsi="Cambria Math" w:cs="Cambria Math"/>
                <w:sz w:val="24"/>
                <w:szCs w:val="24"/>
              </w:rPr>
              <m:t>=</m:t>
            </w:del>
          </m:r>
          <m:f>
            <m:fPr>
              <m:ctrlPr>
                <w:del w:id="320" w:author="Di Lego Goncalves, Vanessa" w:date="2023-06-22T10:22:00Z">
                  <w:rPr>
                    <w:rFonts w:ascii="Cambria Math" w:eastAsia="Cambria Math" w:hAnsi="Cambria Math" w:cs="Cambria Math"/>
                    <w:sz w:val="24"/>
                    <w:szCs w:val="24"/>
                  </w:rPr>
                </w:del>
              </m:ctrlPr>
            </m:fPr>
            <m:num>
              <m:nary>
                <m:naryPr>
                  <m:chr m:val="∑"/>
                  <m:ctrlPr>
                    <w:del w:id="321" w:author="Di Lego Goncalves, Vanessa" w:date="2023-06-22T10:22:00Z">
                      <w:rPr>
                        <w:rFonts w:ascii="Cambria Math" w:eastAsia="Cambria Math" w:hAnsi="Cambria Math" w:cs="Cambria Math"/>
                        <w:sz w:val="24"/>
                        <w:szCs w:val="24"/>
                      </w:rPr>
                    </w:del>
                  </m:ctrlPr>
                </m:naryPr>
                <m:sub>
                  <m:r>
                    <w:del w:id="322" w:author="Di Lego Goncalves, Vanessa" w:date="2023-06-22T10:22:00Z">
                      <w:rPr>
                        <w:rFonts w:ascii="Cambria Math" w:eastAsia="Cambria Math" w:hAnsi="Cambria Math" w:cs="Cambria Math"/>
                        <w:sz w:val="24"/>
                        <w:szCs w:val="24"/>
                      </w:rPr>
                      <m:t>k=x</m:t>
                    </w:del>
                  </m:r>
                </m:sub>
                <m:sup>
                  <m:r>
                    <w:del w:id="323" w:author="Di Lego Goncalves, Vanessa" w:date="2023-06-22T10:22:00Z">
                      <w:rPr>
                        <w:rFonts w:ascii="Cambria Math" w:eastAsia="Cambria Math" w:hAnsi="Cambria Math" w:cs="Cambria Math"/>
                        <w:sz w:val="24"/>
                        <w:szCs w:val="24"/>
                      </w:rPr>
                      <m:t>w</m:t>
                    </w:del>
                  </m:r>
                </m:sup>
                <m:e>
                  <m:r>
                    <w:del w:id="324" w:author="Di Lego Goncalves, Vanessa" w:date="2023-06-22T10:22:00Z">
                      <w:rPr>
                        <w:rFonts w:ascii="Cambria Math" w:eastAsia="Cambria Math" w:hAnsi="Cambria Math" w:cs="Cambria Math"/>
                        <w:sz w:val="24"/>
                        <w:szCs w:val="24"/>
                      </w:rPr>
                      <m:t xml:space="preserve">  </m:t>
                    </w:del>
                  </m:r>
                </m:e>
              </m:nary>
              <m:d>
                <m:dPr>
                  <m:ctrlPr>
                    <w:del w:id="325" w:author="Di Lego Goncalves, Vanessa" w:date="2023-06-22T10:22:00Z">
                      <w:rPr>
                        <w:rFonts w:ascii="Cambria Math" w:eastAsia="Cambria Math" w:hAnsi="Cambria Math" w:cs="Cambria Math"/>
                        <w:sz w:val="24"/>
                        <w:szCs w:val="24"/>
                      </w:rPr>
                    </w:del>
                  </m:ctrlPr>
                </m:dPr>
                <m:e>
                  <m:r>
                    <w:del w:id="326" w:author="Di Lego Goncalves, Vanessa" w:date="2023-06-22T10:22:00Z">
                      <w:rPr>
                        <w:rFonts w:ascii="Cambria Math" w:eastAsia="Cambria Math" w:hAnsi="Cambria Math" w:cs="Cambria Math"/>
                        <w:sz w:val="24"/>
                        <w:szCs w:val="24"/>
                      </w:rPr>
                      <m:t>n L</m:t>
                    </w:del>
                  </m:r>
                  <m:sSubSup>
                    <m:sSubSupPr>
                      <m:ctrlPr>
                        <w:del w:id="327" w:author="Di Lego Goncalves, Vanessa" w:date="2023-06-22T10:22:00Z">
                          <w:rPr>
                            <w:rFonts w:ascii="Cambria Math" w:eastAsia="Cambria Math" w:hAnsi="Cambria Math" w:cs="Cambria Math"/>
                            <w:sz w:val="24"/>
                            <w:szCs w:val="24"/>
                          </w:rPr>
                        </w:del>
                      </m:ctrlPr>
                    </m:sSubSupPr>
                    <m:e>
                      <m:r>
                        <w:del w:id="328" w:author="Di Lego Goncalves, Vanessa" w:date="2023-06-22T10:22:00Z">
                          <w:rPr>
                            <w:rFonts w:ascii="Cambria Math" w:eastAsia="Cambria Math" w:hAnsi="Cambria Math" w:cs="Cambria Math"/>
                            <w:sz w:val="24"/>
                            <w:szCs w:val="24"/>
                          </w:rPr>
                          <m:t xml:space="preserve"> </m:t>
                        </w:del>
                      </m:r>
                    </m:e>
                    <m:sub>
                      <m:r>
                        <w:del w:id="329" w:author="Di Lego Goncalves, Vanessa" w:date="2023-06-22T10:22:00Z">
                          <w:rPr>
                            <w:rFonts w:ascii="Cambria Math" w:eastAsia="Cambria Math" w:hAnsi="Cambria Math" w:cs="Cambria Math"/>
                            <w:sz w:val="24"/>
                            <w:szCs w:val="24"/>
                          </w:rPr>
                          <m:t>k</m:t>
                        </w:del>
                      </m:r>
                    </m:sub>
                    <m:sup>
                      <m:r>
                        <w:del w:id="330" w:author="Di Lego Goncalves, Vanessa" w:date="2023-06-22T10:22:00Z">
                          <w:rPr>
                            <w:rFonts w:ascii="Cambria Math" w:eastAsia="Cambria Math" w:hAnsi="Cambria Math" w:cs="Cambria Math"/>
                            <w:sz w:val="24"/>
                            <w:szCs w:val="24"/>
                          </w:rPr>
                          <m:t>c</m:t>
                        </w:del>
                      </m:r>
                    </m:sup>
                  </m:sSubSup>
                </m:e>
              </m:d>
            </m:num>
            <m:den>
              <m:sSub>
                <m:sSubPr>
                  <m:ctrlPr>
                    <w:del w:id="331" w:author="Di Lego Goncalves, Vanessa" w:date="2023-06-22T10:22:00Z">
                      <w:rPr>
                        <w:rFonts w:ascii="Cambria Math" w:eastAsia="Cambria Math" w:hAnsi="Cambria Math" w:cs="Cambria Math"/>
                        <w:sz w:val="24"/>
                        <w:szCs w:val="24"/>
                      </w:rPr>
                    </w:del>
                  </m:ctrlPr>
                </m:sSubPr>
                <m:e>
                  <m:r>
                    <w:del w:id="332" w:author="Di Lego Goncalves, Vanessa" w:date="2023-06-22T10:22:00Z">
                      <w:rPr>
                        <w:rFonts w:ascii="Cambria Math" w:eastAsia="Cambria Math" w:hAnsi="Cambria Math" w:cs="Cambria Math"/>
                        <w:sz w:val="24"/>
                        <w:szCs w:val="24"/>
                      </w:rPr>
                      <m:t>l</m:t>
                    </w:del>
                  </m:r>
                </m:e>
                <m:sub>
                  <m:r>
                    <w:del w:id="333" w:author="Di Lego Goncalves, Vanessa" w:date="2023-06-22T10:22:00Z">
                      <w:rPr>
                        <w:rFonts w:ascii="Cambria Math" w:eastAsia="Cambria Math" w:hAnsi="Cambria Math" w:cs="Cambria Math"/>
                        <w:sz w:val="24"/>
                        <w:szCs w:val="24"/>
                      </w:rPr>
                      <m:t>x</m:t>
                    </w:del>
                  </m:r>
                </m:sub>
              </m:sSub>
            </m:den>
          </m:f>
          <m:r>
            <w:del w:id="334" w:author="Di Lego Goncalves, Vanessa" w:date="2023-06-22T10:22:00Z">
              <w:rPr>
                <w:rFonts w:ascii="Cambria Math" w:eastAsia="Cambria Math" w:hAnsi="Cambria Math" w:cs="Cambria Math"/>
                <w:sz w:val="24"/>
                <w:szCs w:val="24"/>
              </w:rPr>
              <m:t xml:space="preserve"> (3)</m:t>
            </w:del>
          </m:r>
          <m:r>
            <w:del w:id="335" w:author="Di Lego Goncalves, Vanessa" w:date="2023-06-22T10:22:00Z">
              <w:rPr>
                <w:rFonts w:ascii="Cambria Math" w:eastAsia="Cambria Math" w:hAnsi="Cambria Math" w:cs="Cambria Math"/>
              </w:rPr>
              <m:t xml:space="preserve"> </m:t>
            </w:del>
          </m:r>
          <w:commentRangeEnd w:id="288"/>
          <m:r>
            <w:del w:id="336" w:author="Di Lego Goncalves, Vanessa" w:date="2023-06-22T10:22:00Z">
              <m:rPr>
                <m:sty m:val="p"/>
              </m:rPr>
              <w:rPr>
                <w:rStyle w:val="CommentReference"/>
                <w:rFonts w:ascii="Times New Roman" w:eastAsia="Times New Roman" w:hAnsi="Times New Roman" w:cs="Times New Roman"/>
              </w:rPr>
              <w:commentReference w:id="288"/>
            </w:del>
          </m:r>
          <w:commentRangeEnd w:id="289"/>
          <m:r>
            <w:del w:id="337" w:author="Di Lego Goncalves, Vanessa" w:date="2023-06-22T10:22:00Z">
              <m:rPr>
                <m:sty m:val="p"/>
              </m:rPr>
              <w:rPr>
                <w:rStyle w:val="CommentReference"/>
                <w:rFonts w:ascii="Times New Roman" w:eastAsia="Times New Roman" w:hAnsi="Times New Roman" w:cs="Times New Roman"/>
              </w:rPr>
              <w:commentReference w:id="289"/>
            </w:del>
          </m:r>
        </m:oMath>
      </m:oMathPara>
    </w:p>
    <w:p w14:paraId="407DAFA7" w14:textId="403527AB" w:rsidR="009372EB" w:rsidDel="00D17C9E" w:rsidRDefault="009372EB" w:rsidP="009372EB">
      <w:pPr>
        <w:spacing w:line="360" w:lineRule="auto"/>
        <w:rPr>
          <w:del w:id="338"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39" w:author="Di Lego Goncalves, Vanessa" w:date="2023-06-22T10:22:00Z"/>
          <w:rFonts w:ascii="Arial" w:eastAsia="Arial" w:hAnsi="Arial" w:cs="Arial"/>
          <w:sz w:val="24"/>
          <w:szCs w:val="24"/>
        </w:rPr>
      </w:pPr>
      <w:del w:id="340" w:author="Di Lego Goncalves, Vanessa" w:date="2023-06-22T10:22:00Z">
        <w:r w:rsidDel="00D17C9E">
          <w:rPr>
            <w:rFonts w:ascii="Arial" w:eastAsia="Arial" w:hAnsi="Arial" w:cs="Arial"/>
            <w:sz w:val="24"/>
            <w:szCs w:val="24"/>
          </w:rPr>
          <w:delText xml:space="preserve">where </w:delText>
        </w:r>
      </w:del>
      <m:oMath>
        <m:sSubSup>
          <m:sSubSupPr>
            <m:ctrlPr>
              <w:del w:id="341" w:author="Di Lego Goncalves, Vanessa" w:date="2023-06-22T10:22:00Z">
                <w:rPr>
                  <w:rFonts w:ascii="Cambria Math" w:eastAsia="Cambria Math" w:hAnsi="Cambria Math" w:cs="Cambria Math"/>
                  <w:sz w:val="24"/>
                  <w:szCs w:val="24"/>
                </w:rPr>
              </w:del>
            </m:ctrlPr>
          </m:sSubSupPr>
          <m:e>
            <m:r>
              <w:del w:id="342" w:author="Di Lego Goncalves, Vanessa" w:date="2023-06-22T10:22:00Z">
                <w:rPr>
                  <w:rFonts w:ascii="Cambria Math" w:eastAsia="Cambria Math" w:hAnsi="Cambria Math" w:cs="Cambria Math"/>
                  <w:sz w:val="24"/>
                  <w:szCs w:val="24"/>
                </w:rPr>
                <m:t>DFLE</m:t>
              </w:del>
            </m:r>
          </m:e>
          <m:sub>
            <m:r>
              <w:del w:id="343" w:author="Di Lego Goncalves, Vanessa" w:date="2023-06-22T10:22:00Z">
                <w:rPr>
                  <w:rFonts w:ascii="Cambria Math" w:eastAsia="Cambria Math" w:hAnsi="Cambria Math" w:cs="Cambria Math"/>
                  <w:sz w:val="24"/>
                  <w:szCs w:val="24"/>
                </w:rPr>
                <m:t>x</m:t>
              </w:del>
            </m:r>
          </m:sub>
          <m:sup>
            <m:r>
              <w:del w:id="344" w:author="Di Lego Goncalves, Vanessa" w:date="2023-06-22T10:22:00Z">
                <w:rPr>
                  <w:rFonts w:ascii="Cambria Math" w:eastAsia="Cambria Math" w:hAnsi="Cambria Math" w:cs="Cambria Math"/>
                  <w:sz w:val="24"/>
                  <w:szCs w:val="24"/>
                </w:rPr>
                <m:t xml:space="preserve"> </m:t>
              </w:del>
            </m:r>
          </m:sup>
        </m:sSubSup>
      </m:oMath>
      <w:del w:id="345" w:author="Di Lego Goncalves, Vanessa" w:date="2023-06-22T10:22:00Z">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w:del>
      <m:oMath>
        <m:sSubSup>
          <m:sSubSupPr>
            <m:ctrlPr>
              <w:del w:id="346" w:author="Di Lego Goncalves, Vanessa" w:date="2023-06-22T10:22:00Z">
                <w:rPr>
                  <w:rFonts w:ascii="Cambria Math" w:eastAsia="Cambria Math" w:hAnsi="Cambria Math" w:cs="Cambria Math"/>
                  <w:sz w:val="24"/>
                  <w:szCs w:val="24"/>
                </w:rPr>
              </w:del>
            </m:ctrlPr>
          </m:sSubSupPr>
          <m:e>
            <m:r>
              <w:del w:id="347" w:author="Di Lego Goncalves, Vanessa" w:date="2023-06-22T10:22:00Z">
                <w:rPr>
                  <w:rFonts w:ascii="Cambria Math" w:eastAsia="Cambria Math" w:hAnsi="Cambria Math" w:cs="Cambria Math"/>
                  <w:sz w:val="24"/>
                  <w:szCs w:val="24"/>
                </w:rPr>
                <m:t>CFLE</m:t>
              </w:del>
            </m:r>
          </m:e>
          <m:sub>
            <m:r>
              <w:del w:id="348" w:author="Di Lego Goncalves, Vanessa" w:date="2023-06-22T10:22:00Z">
                <w:rPr>
                  <w:rFonts w:ascii="Cambria Math" w:eastAsia="Cambria Math" w:hAnsi="Cambria Math" w:cs="Cambria Math"/>
                  <w:sz w:val="24"/>
                  <w:szCs w:val="24"/>
                </w:rPr>
                <m:t>x</m:t>
              </w:del>
            </m:r>
          </m:sub>
          <m:sup>
            <m:r>
              <w:del w:id="349" w:author="Di Lego Goncalves, Vanessa" w:date="2023-06-22T10:22:00Z">
                <w:rPr>
                  <w:rFonts w:ascii="Cambria Math" w:eastAsia="Cambria Math" w:hAnsi="Cambria Math" w:cs="Cambria Math"/>
                  <w:sz w:val="24"/>
                  <w:szCs w:val="24"/>
                </w:rPr>
                <m:t xml:space="preserve"> </m:t>
              </w:del>
            </m:r>
          </m:sup>
        </m:sSubSup>
      </m:oMath>
      <w:del w:id="350" w:author="Di Lego Goncalves, Vanessa" w:date="2023-06-22T10:22:00Z">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51" w:name="_Hlk138322586"/>
      <w:r>
        <w:rPr>
          <w:rFonts w:ascii="Arial" w:eastAsia="Arial" w:hAnsi="Arial" w:cs="Arial"/>
          <w:sz w:val="24"/>
          <w:szCs w:val="24"/>
        </w:rPr>
        <w:t xml:space="preserve">We then calculate </w:t>
      </w:r>
      <w:ins w:id="352"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53"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54" w:author="Di Lego Goncalves, Vanessa" w:date="2023-06-22T10:40:00Z"/>
          <w:rFonts w:ascii="Arial" w:eastAsia="Arial" w:hAnsi="Arial" w:cs="Arial"/>
          <w:sz w:val="24"/>
          <w:szCs w:val="24"/>
        </w:rPr>
      </w:pPr>
      <w:del w:id="355"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56"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57"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0232B4E1" w:rsidR="00BE4CB2" w:rsidRPr="00705455" w:rsidRDefault="009372EB" w:rsidP="00BE4CB2">
      <w:pPr>
        <w:spacing w:line="360" w:lineRule="auto"/>
        <w:jc w:val="both"/>
        <w:rPr>
          <w:ins w:id="358"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Functions","type":"article-journal"},"uris":["http://www.mendeley.com/documents/?uuid=c4f25388-2553-3bf6-8752-093bf4fed107"]}],"mendeley":{"formattedCitation":"(17, 18)","plainTextFormattedCitation":"(17, 18)","previouslyFormattedCitation":"(17, 18)"},"properties":{"noteIndex":0},"schema":"https://github.com/citation-style-language/schema/raw/master/csl-citation.json"}</w:instrText>
      </w:r>
      <w:r w:rsidR="00842EBA">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(17, 18)</w:t>
      </w:r>
      <w:r w:rsidR="00842EBA">
        <w:rPr>
          <w:rFonts w:ascii="Arial" w:eastAsia="Arial" w:hAnsi="Arial" w:cs="Arial"/>
          <w:color w:val="000000"/>
          <w:sz w:val="24"/>
          <w:szCs w:val="24"/>
        </w:rPr>
        <w:fldChar w:fldCharType="end"/>
      </w:r>
      <w:ins w:id="359" w:author="Di Lego Goncalves, Vanessa" w:date="2023-06-22T10:40:00Z">
        <w:r w:rsidR="00706B3C">
          <w:rPr>
            <w:rFonts w:ascii="Arial" w:eastAsia="Arial" w:hAnsi="Arial" w:cs="Arial"/>
            <w:color w:val="000000"/>
            <w:sz w:val="24"/>
            <w:szCs w:val="24"/>
          </w:rPr>
          <w:t xml:space="preserve">, </w:t>
        </w:r>
      </w:ins>
      <w:ins w:id="360" w:author="Di Lego Goncalves, Vanessa" w:date="2023-06-22T10:41:00Z">
        <w:r w:rsidR="00706B3C">
          <w:rPr>
            <w:rFonts w:ascii="Arial" w:eastAsia="Arial" w:hAnsi="Arial" w:cs="Arial"/>
            <w:sz w:val="24"/>
            <w:szCs w:val="24"/>
          </w:rPr>
          <w:t>and</w:t>
        </w:r>
      </w:ins>
      <w:ins w:id="361"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362" w:author="Author" w:date="2023-06-22T19:27:00Z">
        <w:r w:rsidR="00452DA1">
          <w:rPr>
            <w:rFonts w:ascii="Arial" w:eastAsia="Arial" w:hAnsi="Arial" w:cs="Arial"/>
            <w:sz w:val="24"/>
            <w:szCs w:val="24"/>
          </w:rPr>
          <w:t xml:space="preserve"> y</w:t>
        </w:r>
      </w:ins>
      <w:ins w:id="363" w:author="Di Lego Goncalves, Vanessa" w:date="2023-06-22T10:40:00Z">
        <w:r w:rsidR="00706B3C">
          <w:rPr>
            <w:rFonts w:ascii="Arial" w:eastAsia="Arial" w:hAnsi="Arial" w:cs="Arial"/>
            <w:sz w:val="24"/>
            <w:szCs w:val="24"/>
          </w:rPr>
          <w:t xml:space="preserve"> into mortality </w:t>
        </w:r>
        <w:r w:rsidR="00706B3C">
          <w:rPr>
            <w:rFonts w:ascii="Arial" w:eastAsia="Arial" w:hAnsi="Arial" w:cs="Arial"/>
            <w:sz w:val="24"/>
            <w:szCs w:val="24"/>
          </w:rPr>
          <w:lastRenderedPageBreak/>
          <w:t xml:space="preserve">and disability/chronic effects by </w:t>
        </w:r>
      </w:ins>
      <w:ins w:id="364" w:author="Author" w:date="2023-06-22T19:28:00Z">
        <w:r w:rsidR="0021317A">
          <w:rPr>
            <w:rFonts w:ascii="Arial" w:eastAsia="Arial" w:hAnsi="Arial" w:cs="Arial"/>
            <w:sz w:val="24"/>
            <w:szCs w:val="24"/>
          </w:rPr>
          <w:t>5</w:t>
        </w:r>
      </w:ins>
      <w:ins w:id="365" w:author="Di Lego Goncalves, Vanessa" w:date="2023-06-22T10:40:00Z">
        <w:del w:id="366" w:author="Author" w:date="2023-06-22T19:28:00Z">
          <w:r w:rsidR="00706B3C" w:rsidDel="0021317A">
            <w:rPr>
              <w:rFonts w:ascii="Arial" w:eastAsia="Arial" w:hAnsi="Arial" w:cs="Arial"/>
              <w:sz w:val="24"/>
              <w:szCs w:val="24"/>
            </w:rPr>
            <w:delText>five</w:delText>
          </w:r>
        </w:del>
      </w:ins>
      <w:ins w:id="367" w:author="Author" w:date="2023-06-22T19:28:00Z">
        <w:r w:rsidR="0021317A">
          <w:rPr>
            <w:rFonts w:ascii="Arial" w:eastAsia="Arial" w:hAnsi="Arial" w:cs="Arial"/>
            <w:sz w:val="24"/>
            <w:szCs w:val="24"/>
          </w:rPr>
          <w:t xml:space="preserve"> </w:t>
        </w:r>
      </w:ins>
      <w:ins w:id="368" w:author="Di Lego Goncalves, Vanessa" w:date="2023-06-22T10:40:00Z">
        <w:del w:id="369"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370"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371" w:author="Di Lego Goncalves, Vanessa" w:date="2023-06-22T10:42:00Z">
        <w:r w:rsidR="00BE4CB2">
          <w:rPr>
            <w:rFonts w:ascii="Arial" w:eastAsia="Arial" w:hAnsi="Arial" w:cs="Arial"/>
            <w:sz w:val="24"/>
            <w:szCs w:val="24"/>
          </w:rPr>
          <w:t xml:space="preserve">, following </w:t>
        </w:r>
      </w:ins>
      <w:del w:id="372" w:author="Nepomuceno, Marilia" w:date="2023-05-15T16:53:00Z">
        <w:r w:rsidDel="00037515">
          <w:rPr>
            <w:rFonts w:ascii="Arial" w:eastAsia="Arial" w:hAnsi="Arial" w:cs="Arial"/>
            <w:color w:val="000000"/>
            <w:sz w:val="24"/>
            <w:szCs w:val="24"/>
          </w:rPr>
          <w:delText>,</w:delText>
        </w:r>
      </w:del>
      <w:ins w:id="373"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705455">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(5)","plainTextFormattedCitation":"(5)","previouslyFormattedCitation":"(5)"},"properties":{"noteIndex":0},"schema":"https://github.com/citation-style-language/schema/raw/master/csl-citation.json"}</w:instrText>
      </w:r>
      <w:ins w:id="374" w:author="Di Lego Goncalves, Vanessa" w:date="2023-06-22T10:42:00Z">
        <w:r w:rsidR="00BE4CB2">
          <w:rPr>
            <w:rFonts w:ascii="Arial" w:eastAsia="Arial" w:hAnsi="Arial" w:cs="Arial"/>
            <w:sz w:val="24"/>
            <w:szCs w:val="24"/>
          </w:rPr>
          <w:fldChar w:fldCharType="separate"/>
        </w:r>
      </w:ins>
      <w:r w:rsidR="00705455" w:rsidRPr="00705455">
        <w:rPr>
          <w:rFonts w:ascii="Arial" w:eastAsia="Arial" w:hAnsi="Arial" w:cs="Arial"/>
          <w:noProof/>
          <w:sz w:val="24"/>
          <w:szCs w:val="24"/>
          <w:rPrChange w:id="375" w:author="Author" w:date="2023-06-22T19:16:00Z">
            <w:rPr>
              <w:rFonts w:ascii="Arial" w:eastAsia="Arial" w:hAnsi="Arial" w:cs="Arial"/>
              <w:noProof/>
              <w:sz w:val="24"/>
              <w:szCs w:val="24"/>
              <w:lang w:val="pt-BR"/>
            </w:rPr>
          </w:rPrChange>
        </w:rPr>
        <w:t>(5)</w:t>
      </w:r>
      <w:ins w:id="376"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377"/>
        <w:commentRangeEnd w:id="377"/>
        <w:r w:rsidR="00BE4CB2">
          <w:rPr>
            <w:rStyle w:val="CommentReference"/>
            <w:rFonts w:ascii="Times New Roman" w:eastAsia="Times New Roman" w:hAnsi="Times New Roman" w:cs="Times New Roman"/>
          </w:rPr>
          <w:commentReference w:id="377"/>
        </w:r>
        <w:commentRangeStart w:id="378"/>
        <w:commentRangeEnd w:id="378"/>
        <w:r w:rsidR="00BE4CB2">
          <w:rPr>
            <w:rStyle w:val="CommentReference"/>
            <w:rFonts w:ascii="Times New Roman" w:eastAsia="Times New Roman" w:hAnsi="Times New Roman" w:cs="Times New Roman"/>
          </w:rPr>
          <w:commentReference w:id="378"/>
        </w:r>
      </w:ins>
    </w:p>
    <w:p w14:paraId="04370E0E" w14:textId="59BFE2A8" w:rsidR="00706B3C" w:rsidRPr="00705455" w:rsidRDefault="00706B3C" w:rsidP="009372EB">
      <w:pPr>
        <w:spacing w:line="360" w:lineRule="auto"/>
        <w:jc w:val="both"/>
        <w:rPr>
          <w:ins w:id="379"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380"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351"/>
      <w:commentRangeStart w:id="381"/>
      <w:commentRangeStart w:id="382"/>
      <w:del w:id="383"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384"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381"/>
        <w:r w:rsidR="00030E32" w:rsidDel="008E54C4">
          <w:rPr>
            <w:rStyle w:val="CommentReference"/>
            <w:rFonts w:ascii="Times New Roman" w:eastAsia="Times New Roman" w:hAnsi="Times New Roman" w:cs="Times New Roman"/>
          </w:rPr>
          <w:commentReference w:id="381"/>
        </w:r>
        <w:commentRangeEnd w:id="382"/>
        <w:r w:rsidR="00994A69" w:rsidDel="008E54C4">
          <w:rPr>
            <w:rStyle w:val="CommentReference"/>
            <w:rFonts w:ascii="Times New Roman" w:eastAsia="Times New Roman" w:hAnsi="Times New Roman" w:cs="Times New Roman"/>
          </w:rPr>
          <w:commentReference w:id="382"/>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385"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386"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7012E8F"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 xml:space="preserve">Figure 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387" w:author="Author" w:date="2023-06-22T19:29:00Z">
        <w:r w:rsidR="001E10E0">
          <w:rPr>
            <w:rFonts w:ascii="Arial" w:eastAsia="Arial" w:hAnsi="Arial" w:cs="Arial"/>
            <w:sz w:val="24"/>
            <w:szCs w:val="24"/>
          </w:rPr>
          <w:t xml:space="preserve"> y and </w:t>
        </w:r>
      </w:ins>
      <w:ins w:id="388" w:author="Author" w:date="2023-06-22T19:33:00Z">
        <w:r w:rsidR="00287A65">
          <w:rPr>
            <w:rFonts w:ascii="Arial" w:eastAsia="Arial" w:hAnsi="Arial" w:cs="Arial"/>
            <w:sz w:val="24"/>
            <w:szCs w:val="24"/>
          </w:rPr>
          <w:t>over</w:t>
        </w:r>
      </w:ins>
      <w:del w:id="389"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90"/>
      <w:commentRangeStart w:id="391"/>
      <w:r w:rsidR="009639A9" w:rsidRPr="009639A9">
        <w:rPr>
          <w:rFonts w:ascii="Arial" w:eastAsia="Arial" w:hAnsi="Arial" w:cs="Arial"/>
          <w:sz w:val="24"/>
          <w:szCs w:val="24"/>
        </w:rPr>
        <w:t>The US age pattern falls between Korea and England</w:t>
      </w:r>
      <w:commentRangeEnd w:id="390"/>
      <w:r w:rsidR="00976ADA">
        <w:rPr>
          <w:rStyle w:val="CommentReference"/>
          <w:rFonts w:ascii="Times New Roman" w:eastAsia="Times New Roman" w:hAnsi="Times New Roman" w:cs="Times New Roman"/>
        </w:rPr>
        <w:commentReference w:id="390"/>
      </w:r>
      <w:commentRangeEnd w:id="391"/>
      <w:r w:rsidR="00994A69">
        <w:rPr>
          <w:rStyle w:val="CommentReference"/>
          <w:rFonts w:ascii="Times New Roman" w:eastAsia="Times New Roman" w:hAnsi="Times New Roman" w:cs="Times New Roman"/>
        </w:rPr>
        <w:commentReference w:id="391"/>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392"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lastRenderedPageBreak/>
        <w:t xml:space="preserve">faster pace. Chinese and Indian women have a prevalence rate level at ages 60-65 </w:t>
      </w:r>
      <w:ins w:id="393"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394"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395" w:author="Author" w:date="2023-06-22T19:30:00Z">
        <w:r w:rsidR="007D3A87">
          <w:rPr>
            <w:rFonts w:ascii="Arial" w:eastAsia="Arial" w:hAnsi="Arial" w:cs="Arial"/>
            <w:sz w:val="24"/>
            <w:szCs w:val="24"/>
          </w:rPr>
          <w:t>y</w:t>
        </w:r>
      </w:ins>
      <w:del w:id="396"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35F9C3E3"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397"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398" w:author="Di Lego Goncalves, Vanessa" w:date="2023-06-22T10:44:00Z">
        <w:r w:rsidR="00D360A8" w:rsidRPr="00D360A8" w:rsidDel="00991B39">
          <w:rPr>
            <w:rFonts w:ascii="Arial" w:eastAsia="Arial" w:hAnsi="Arial" w:cs="Arial"/>
            <w:sz w:val="24"/>
            <w:szCs w:val="24"/>
          </w:rPr>
          <w:delText>.</w:delText>
        </w:r>
      </w:del>
      <w:commentRangeStart w:id="399"/>
      <w:commentRangeStart w:id="400"/>
      <w:r w:rsidR="00451F62">
        <w:rPr>
          <w:rFonts w:ascii="Arial" w:eastAsia="Arial" w:hAnsi="Arial" w:cs="Arial"/>
          <w:sz w:val="24"/>
          <w:szCs w:val="24"/>
        </w:rPr>
        <w:t xml:space="preserve">. </w:t>
      </w:r>
      <w:commentRangeEnd w:id="399"/>
      <w:r w:rsidR="00F76C42">
        <w:rPr>
          <w:rStyle w:val="CommentReference"/>
          <w:rFonts w:ascii="Times New Roman" w:eastAsia="Times New Roman" w:hAnsi="Times New Roman" w:cs="Times New Roman"/>
        </w:rPr>
        <w:commentReference w:id="399"/>
      </w:r>
      <w:commentRangeEnd w:id="400"/>
      <w:r w:rsidR="00994A69">
        <w:rPr>
          <w:rStyle w:val="CommentReference"/>
          <w:rFonts w:ascii="Times New Roman" w:eastAsia="Times New Roman" w:hAnsi="Times New Roman" w:cs="Times New Roman"/>
        </w:rPr>
        <w:commentReference w:id="400"/>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2CDC0ECF" w:rsidR="00A80760" w:rsidRPr="002A3590" w:rsidRDefault="00322FE2" w:rsidP="00A80760">
      <w:pPr>
        <w:keepNext/>
        <w:pBdr>
          <w:top w:val="nil"/>
          <w:left w:val="nil"/>
          <w:bottom w:val="nil"/>
          <w:right w:val="nil"/>
          <w:between w:val="nil"/>
        </w:pBdr>
        <w:spacing w:after="0" w:line="360" w:lineRule="auto"/>
        <w:jc w:val="both"/>
        <w:rPr>
          <w:rFonts w:ascii="Arial" w:eastAsia="Arial" w:hAnsi="Arial" w:cs="Arial"/>
          <w:b/>
          <w:bCs/>
          <w:iCs/>
          <w:sz w:val="24"/>
          <w:szCs w:val="24"/>
          <w:rPrChange w:id="401" w:author="Author" w:date="2023-06-22T19:30:00Z">
            <w:rPr>
              <w:rFonts w:ascii="Arial" w:eastAsia="Arial" w:hAnsi="Arial" w:cs="Arial"/>
              <w:i/>
              <w:sz w:val="24"/>
              <w:szCs w:val="24"/>
            </w:rPr>
          </w:rPrChange>
        </w:rPr>
      </w:pPr>
      <w:del w:id="402" w:author="Author" w:date="2023-06-22T19:31:00Z">
        <w:r w:rsidRPr="002A3590" w:rsidDel="00267643">
          <w:rPr>
            <w:rFonts w:ascii="Arial" w:eastAsia="Arial" w:hAnsi="Arial" w:cs="Arial"/>
            <w:b/>
            <w:bCs/>
            <w:iCs/>
            <w:sz w:val="24"/>
            <w:szCs w:val="24"/>
            <w:rPrChange w:id="403" w:author="Author" w:date="2023-06-22T19:30:00Z">
              <w:rPr>
                <w:rFonts w:ascii="Arial" w:eastAsia="Arial" w:hAnsi="Arial" w:cs="Arial"/>
                <w:i/>
                <w:sz w:val="24"/>
                <w:szCs w:val="24"/>
              </w:rPr>
            </w:rPrChange>
          </w:rPr>
          <w:delText>Estimating and d</w:delText>
        </w:r>
        <w:r w:rsidR="00A80760" w:rsidRPr="002A3590" w:rsidDel="00267643">
          <w:rPr>
            <w:rFonts w:ascii="Arial" w:eastAsia="Arial" w:hAnsi="Arial" w:cs="Arial"/>
            <w:b/>
            <w:bCs/>
            <w:iCs/>
            <w:sz w:val="24"/>
            <w:szCs w:val="24"/>
            <w:rPrChange w:id="404" w:author="Author" w:date="2023-06-22T19:30:00Z">
              <w:rPr>
                <w:rFonts w:ascii="Arial" w:eastAsia="Arial" w:hAnsi="Arial" w:cs="Arial"/>
                <w:i/>
                <w:sz w:val="24"/>
                <w:szCs w:val="24"/>
              </w:rPr>
            </w:rPrChange>
          </w:rPr>
          <w:delText xml:space="preserve">ecomposing </w:delText>
        </w:r>
      </w:del>
      <w:ins w:id="405" w:author="Author" w:date="2023-06-22T19:31:00Z">
        <w:r w:rsidR="00267643">
          <w:rPr>
            <w:rFonts w:ascii="Arial" w:eastAsia="Arial" w:hAnsi="Arial" w:cs="Arial"/>
            <w:b/>
            <w:bCs/>
            <w:iCs/>
            <w:sz w:val="24"/>
            <w:szCs w:val="24"/>
          </w:rPr>
          <w:t>T</w:t>
        </w:r>
      </w:ins>
      <w:del w:id="406" w:author="Author" w:date="2023-06-22T19:31:00Z">
        <w:r w:rsidR="00A80760" w:rsidRPr="002A3590" w:rsidDel="00267643">
          <w:rPr>
            <w:rFonts w:ascii="Arial" w:eastAsia="Arial" w:hAnsi="Arial" w:cs="Arial"/>
            <w:b/>
            <w:bCs/>
            <w:iCs/>
            <w:sz w:val="24"/>
            <w:szCs w:val="24"/>
            <w:rPrChange w:id="407" w:author="Author" w:date="2023-06-22T19:30:00Z">
              <w:rPr>
                <w:rFonts w:ascii="Arial" w:eastAsia="Arial" w:hAnsi="Arial" w:cs="Arial"/>
                <w:i/>
                <w:sz w:val="24"/>
                <w:szCs w:val="24"/>
              </w:rPr>
            </w:rPrChange>
          </w:rPr>
          <w:delText>t</w:delText>
        </w:r>
      </w:del>
      <w:r w:rsidR="00A80760" w:rsidRPr="002A3590">
        <w:rPr>
          <w:rFonts w:ascii="Arial" w:eastAsia="Arial" w:hAnsi="Arial" w:cs="Arial"/>
          <w:b/>
          <w:bCs/>
          <w:iCs/>
          <w:sz w:val="24"/>
          <w:szCs w:val="24"/>
          <w:rPrChange w:id="408" w:author="Author" w:date="2023-06-22T19:30:00Z">
            <w:rPr>
              <w:rFonts w:ascii="Arial" w:eastAsia="Arial" w:hAnsi="Arial" w:cs="Arial"/>
              <w:i/>
              <w:sz w:val="24"/>
              <w:szCs w:val="24"/>
            </w:rPr>
          </w:rPrChange>
        </w:rPr>
        <w:t xml:space="preserve">he </w:t>
      </w:r>
      <w:r w:rsidRPr="002A3590">
        <w:rPr>
          <w:rFonts w:ascii="Arial" w:eastAsia="Arial" w:hAnsi="Arial" w:cs="Arial"/>
          <w:b/>
          <w:bCs/>
          <w:iCs/>
          <w:sz w:val="24"/>
          <w:szCs w:val="24"/>
          <w:rPrChange w:id="409" w:author="Author" w:date="2023-06-22T19:30:00Z">
            <w:rPr>
              <w:rFonts w:ascii="Arial" w:eastAsia="Arial" w:hAnsi="Arial" w:cs="Arial"/>
              <w:i/>
              <w:sz w:val="24"/>
              <w:szCs w:val="24"/>
            </w:rPr>
          </w:rPrChange>
        </w:rPr>
        <w:t xml:space="preserve">gender </w:t>
      </w:r>
      <w:r w:rsidR="00A80760" w:rsidRPr="002A3590">
        <w:rPr>
          <w:rFonts w:ascii="Arial" w:eastAsia="Arial" w:hAnsi="Arial" w:cs="Arial"/>
          <w:b/>
          <w:bCs/>
          <w:iCs/>
          <w:sz w:val="24"/>
          <w:szCs w:val="24"/>
          <w:rPrChange w:id="410" w:author="Author" w:date="2023-06-22T19:30:00Z">
            <w:rPr>
              <w:rFonts w:ascii="Arial" w:eastAsia="Arial" w:hAnsi="Arial" w:cs="Arial"/>
              <w:i/>
              <w:sz w:val="24"/>
              <w:szCs w:val="24"/>
            </w:rPr>
          </w:rPrChange>
        </w:rPr>
        <w:t xml:space="preserve">gap </w:t>
      </w:r>
      <w:ins w:id="411" w:author="Author" w:date="2023-06-22T19:31:00Z">
        <w:r w:rsidR="00267643">
          <w:rPr>
            <w:rFonts w:ascii="Arial" w:eastAsia="Arial" w:hAnsi="Arial" w:cs="Arial"/>
            <w:b/>
            <w:bCs/>
            <w:iCs/>
            <w:sz w:val="24"/>
            <w:szCs w:val="24"/>
          </w:rPr>
          <w:t>and</w:t>
        </w:r>
      </w:ins>
      <w:del w:id="412" w:author="Author" w:date="2023-06-22T19:31:00Z">
        <w:r w:rsidR="00A80760" w:rsidRPr="002A3590" w:rsidDel="00267643">
          <w:rPr>
            <w:rFonts w:ascii="Arial" w:eastAsia="Arial" w:hAnsi="Arial" w:cs="Arial"/>
            <w:b/>
            <w:bCs/>
            <w:iCs/>
            <w:sz w:val="24"/>
            <w:szCs w:val="24"/>
            <w:rPrChange w:id="413" w:author="Author" w:date="2023-06-22T19:30:00Z">
              <w:rPr>
                <w:rFonts w:ascii="Arial" w:eastAsia="Arial" w:hAnsi="Arial" w:cs="Arial"/>
                <w:i/>
                <w:sz w:val="24"/>
                <w:szCs w:val="24"/>
              </w:rPr>
            </w:rPrChange>
          </w:rPr>
          <w:delText>into</w:delText>
        </w:r>
      </w:del>
      <w:r w:rsidR="00A80760" w:rsidRPr="002A3590">
        <w:rPr>
          <w:rFonts w:ascii="Arial" w:eastAsia="Arial" w:hAnsi="Arial" w:cs="Arial"/>
          <w:b/>
          <w:bCs/>
          <w:iCs/>
          <w:sz w:val="24"/>
          <w:szCs w:val="24"/>
          <w:rPrChange w:id="414" w:author="Author" w:date="2023-06-22T19:30:00Z">
            <w:rPr>
              <w:rFonts w:ascii="Arial" w:eastAsia="Arial" w:hAnsi="Arial" w:cs="Arial"/>
              <w:i/>
              <w:sz w:val="24"/>
              <w:szCs w:val="24"/>
            </w:rPr>
          </w:rPrChange>
        </w:rPr>
        <w:t xml:space="preserve">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415" w:author="Nepomuceno, Marilia" w:date="2023-05-22T16:14:00Z"/>
          <w:rFonts w:ascii="Arial" w:eastAsia="Arial" w:hAnsi="Arial" w:cs="Arial"/>
          <w:sz w:val="24"/>
          <w:szCs w:val="24"/>
        </w:rPr>
      </w:pPr>
      <w:ins w:id="416" w:author="Nepomuceno, Marilia" w:date="2023-05-22T16:14:00Z">
        <w:r w:rsidRPr="00B57718">
          <w:rPr>
            <w:rFonts w:ascii="Arial" w:eastAsia="Arial" w:hAnsi="Arial" w:cs="Arial"/>
            <w:sz w:val="24"/>
            <w:szCs w:val="24"/>
            <w:highlight w:val="yellow"/>
            <w:rPrChange w:id="417" w:author="Nepomuceno, Marilia" w:date="2023-05-22T16:16:00Z">
              <w:rPr>
                <w:rFonts w:ascii="Arial" w:eastAsia="Arial" w:hAnsi="Arial" w:cs="Arial"/>
                <w:sz w:val="24"/>
                <w:szCs w:val="24"/>
              </w:rPr>
            </w:rPrChange>
          </w:rPr>
          <w:t>I think that before we start writing about the components of the gap we should w</w:t>
        </w:r>
      </w:ins>
      <w:ins w:id="418" w:author="Nepomuceno, Marilia" w:date="2023-05-22T16:15:00Z">
        <w:r w:rsidRPr="00B57718">
          <w:rPr>
            <w:rFonts w:ascii="Arial" w:eastAsia="Arial" w:hAnsi="Arial" w:cs="Arial"/>
            <w:sz w:val="24"/>
            <w:szCs w:val="24"/>
            <w:highlight w:val="yellow"/>
            <w:rPrChange w:id="419" w:author="Nepomuceno, Marilia" w:date="2023-05-22T16:16:00Z">
              <w:rPr>
                <w:rFonts w:ascii="Arial" w:eastAsia="Arial" w:hAnsi="Arial" w:cs="Arial"/>
                <w:sz w:val="24"/>
                <w:szCs w:val="24"/>
              </w:rPr>
            </w:rPrChange>
          </w:rPr>
          <w:t>rite about the total gap.</w:t>
        </w:r>
      </w:ins>
      <w:ins w:id="420" w:author="Nepomuceno, Marilia" w:date="2023-05-22T16:16:00Z">
        <w:r w:rsidR="00B57718">
          <w:rPr>
            <w:rFonts w:ascii="Arial" w:eastAsia="Arial" w:hAnsi="Arial" w:cs="Arial"/>
            <w:sz w:val="24"/>
            <w:szCs w:val="24"/>
            <w:highlight w:val="yellow"/>
          </w:rPr>
          <w:t xml:space="preserve"> I am thinking if we should show table 1 before</w:t>
        </w:r>
      </w:ins>
      <w:ins w:id="421" w:author="Nepomuceno, Marilia" w:date="2023-05-22T16:17:00Z">
        <w:r w:rsidR="00B57718">
          <w:rPr>
            <w:rFonts w:ascii="Arial" w:eastAsia="Arial" w:hAnsi="Arial" w:cs="Arial"/>
            <w:sz w:val="24"/>
            <w:szCs w:val="24"/>
            <w:highlight w:val="yellow"/>
          </w:rPr>
          <w:t xml:space="preserve"> or maybe include another bar in Panel A with the total gap</w:t>
        </w:r>
      </w:ins>
      <w:ins w:id="422" w:author="Nepomuceno, Marilia" w:date="2023-05-22T16:16:00Z">
        <w:r w:rsidR="00B57718">
          <w:rPr>
            <w:rFonts w:ascii="Arial" w:eastAsia="Arial" w:hAnsi="Arial" w:cs="Arial"/>
            <w:sz w:val="24"/>
            <w:szCs w:val="24"/>
            <w:highlight w:val="yellow"/>
          </w:rPr>
          <w:t>.</w:t>
        </w:r>
      </w:ins>
    </w:p>
    <w:p w14:paraId="1ED06CF2" w14:textId="2828F472"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55BCCD72"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423"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424"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w:t>
      </w:r>
      <w:r w:rsidR="00F379EE">
        <w:rPr>
          <w:rFonts w:ascii="Arial" w:eastAsia="Arial" w:hAnsi="Arial" w:cs="Arial"/>
          <w:sz w:val="24"/>
          <w:szCs w:val="24"/>
        </w:rPr>
        <w:lastRenderedPageBreak/>
        <w:t xml:space="preserve">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6DF5C87C"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25" w:author="Author" w:date="2023-06-22T19:32:00Z">
        <w:r w:rsidR="000818A2">
          <w:rPr>
            <w:rFonts w:ascii="Arial" w:eastAsia="Arial" w:hAnsi="Arial" w:cs="Arial"/>
            <w:sz w:val="24"/>
            <w:szCs w:val="24"/>
            <w:highlight w:val="white"/>
          </w:rPr>
          <w:t xml:space="preserve"> y and over</w:t>
        </w:r>
      </w:ins>
      <w:del w:id="426"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427"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428" w:author="Author" w:date="2023-06-22T19:33:00Z">
        <w:r w:rsidR="00C73D8D">
          <w:rPr>
            <w:rFonts w:ascii="Arial" w:eastAsia="Arial" w:hAnsi="Arial" w:cs="Arial"/>
            <w:sz w:val="24"/>
            <w:szCs w:val="24"/>
          </w:rPr>
          <w:t xml:space="preserve"> y and over</w:t>
        </w:r>
      </w:ins>
      <w:del w:id="429"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430"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431" w:author="Author" w:date="2023-06-22T19:34:00Z">
        <w:r w:rsidRPr="00A80760" w:rsidDel="00C73D8D">
          <w:rPr>
            <w:rFonts w:ascii="Arial" w:eastAsia="Arial" w:hAnsi="Arial" w:cs="Arial"/>
            <w:sz w:val="24"/>
            <w:szCs w:val="24"/>
          </w:rPr>
          <w:delText xml:space="preserve"> </w:delText>
        </w:r>
      </w:del>
      <w:ins w:id="432"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w:t>
      </w:r>
      <w:r w:rsidR="00036D14">
        <w:rPr>
          <w:rFonts w:ascii="Arial" w:eastAsia="Arial" w:hAnsi="Arial" w:cs="Arial"/>
          <w:sz w:val="24"/>
          <w:szCs w:val="24"/>
        </w:rPr>
        <w:lastRenderedPageBreak/>
        <w:t xml:space="preserve">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chronic disease contribution. Panel B </w:t>
      </w:r>
      <w:r>
        <w:rPr>
          <w:rFonts w:ascii="Arial" w:eastAsia="Arial" w:hAnsi="Arial" w:cs="Arial"/>
          <w:sz w:val="18"/>
          <w:szCs w:val="18"/>
          <w:highlight w:val="white"/>
        </w:rPr>
        <w:lastRenderedPageBreak/>
        <w:t>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433" w:author="Author" w:date="2023-06-22T19:34:00Z">
        <w:r w:rsidR="00E15B78">
          <w:rPr>
            <w:rFonts w:ascii="Arial" w:eastAsia="Arial" w:hAnsi="Arial" w:cs="Arial"/>
            <w:sz w:val="24"/>
            <w:szCs w:val="24"/>
            <w:highlight w:val="white"/>
          </w:rPr>
          <w:t xml:space="preserve"> y and over</w:t>
        </w:r>
      </w:ins>
      <w:del w:id="434"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  -0.46]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  -0.27]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435"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436" w:author="Author" w:date="2023-06-22T19:34:00Z">
        <w:r w:rsidR="00E15B78">
          <w:rPr>
            <w:rFonts w:ascii="Arial" w:eastAsia="Arial" w:hAnsi="Arial" w:cs="Arial"/>
            <w:sz w:val="24"/>
            <w:szCs w:val="24"/>
            <w:highlight w:val="white"/>
          </w:rPr>
          <w:t xml:space="preserve"> y and over</w:t>
        </w:r>
      </w:ins>
      <w:del w:id="437"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  -0.01]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[-0.19,  0.03]</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[-0.05,  0.22]</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[-0.43,  0.10]</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w:t>
      </w:r>
      <w:r w:rsidR="005A0B32">
        <w:rPr>
          <w:rFonts w:ascii="Arial" w:eastAsia="Arial" w:hAnsi="Arial" w:cs="Arial"/>
          <w:sz w:val="24"/>
          <w:szCs w:val="24"/>
          <w:highlight w:val="white"/>
        </w:rPr>
        <w:lastRenderedPageBreak/>
        <w:t>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6"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438"/>
      <w:commentRangeStart w:id="439"/>
      <w:r w:rsidR="00C27F32">
        <w:rPr>
          <w:rFonts w:ascii="Arial" w:eastAsia="Arial" w:hAnsi="Arial" w:cs="Arial"/>
          <w:sz w:val="24"/>
          <w:szCs w:val="24"/>
          <w:highlight w:val="white"/>
        </w:rPr>
        <w:t xml:space="preserve">contribution of </w:t>
      </w:r>
      <w:commentRangeEnd w:id="438"/>
      <w:r w:rsidR="004C0A67">
        <w:rPr>
          <w:rStyle w:val="CommentReference"/>
          <w:rFonts w:ascii="Times New Roman" w:eastAsia="Times New Roman" w:hAnsi="Times New Roman" w:cs="Times New Roman"/>
        </w:rPr>
        <w:commentReference w:id="438"/>
      </w:r>
      <w:commentRangeEnd w:id="439"/>
      <w:r w:rsidR="00994A69">
        <w:rPr>
          <w:rStyle w:val="CommentReference"/>
          <w:rFonts w:ascii="Times New Roman" w:eastAsia="Times New Roman" w:hAnsi="Times New Roman" w:cs="Times New Roman"/>
        </w:rPr>
        <w:commentReference w:id="439"/>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 xml:space="preserve">Denmark is the opposite, being placed at first </w:t>
      </w:r>
      <w:r w:rsidR="00802F76">
        <w:rPr>
          <w:rFonts w:ascii="Arial" w:eastAsia="Arial" w:hAnsi="Arial" w:cs="Arial"/>
          <w:sz w:val="24"/>
          <w:szCs w:val="24"/>
          <w:highlight w:val="white"/>
        </w:rPr>
        <w:lastRenderedPageBreak/>
        <w:t>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579019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xml:space="preserve">. Aggregate indices, such as the World Bank Global Gender Gap Index, measure gender equality based on gaps between women and men across health, education, economy, and politics. Likewise, the WHO European Health Equity Status Report initiative (HESRi)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492CC914"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(19)","plainTextFormattedCitation":"(19)","previouslyFormattedCitation":"(19)"},"properties":{"noteIndex":0},"schema":"https://github.com/citation-style-language/schema/raw/master/csl-citation.json"}</w:instrText>
      </w:r>
      <w:r w:rsidR="00BA4B06">
        <w:rPr>
          <w:rFonts w:ascii="Arial" w:eastAsia="Arial" w:hAnsi="Arial" w:cs="Arial"/>
          <w:sz w:val="24"/>
          <w:szCs w:val="24"/>
        </w:rPr>
        <w:fldChar w:fldCharType="separate"/>
      </w:r>
      <w:r w:rsidR="00705455" w:rsidRPr="00705455">
        <w:rPr>
          <w:rFonts w:ascii="Arial" w:eastAsia="Arial" w:hAnsi="Arial" w:cs="Arial"/>
          <w:noProof/>
          <w:sz w:val="24"/>
          <w:szCs w:val="24"/>
        </w:rPr>
        <w:t>(19)</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(20)","plainTextFormattedCitation":"(20)","previouslyFormattedCitation":"(20)"},"properties":{"noteIndex":0},"schema":"https://github.com/citation-style-language/schema/raw/master/csl-citation.json"}</w:instrText>
      </w:r>
      <w:r w:rsidR="00DF2CAF">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(20)</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xml:space="preserve">. By focusing on the gap, these studies may be missing important </w:t>
      </w:r>
      <w:r w:rsidR="00A50CB3">
        <w:rPr>
          <w:rFonts w:ascii="Arial" w:eastAsia="Arial" w:hAnsi="Arial" w:cs="Arial"/>
          <w:color w:val="000000"/>
          <w:sz w:val="24"/>
          <w:szCs w:val="24"/>
        </w:rPr>
        <w:lastRenderedPageBreak/>
        <w:t>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(21)","plainTextFormattedCitation":"(21)","previouslyFormattedCitation":"(21)"},"properties":{"noteIndex":0},"schema":"https://github.com/citation-style-language/schema/raw/master/csl-citation.json"}</w:instrText>
      </w:r>
      <w:r w:rsidR="001524B4">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(21)</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(22)","plainTextFormattedCitation":"(22)","previouslyFormattedCitation":"(22)"},"properties":{"noteIndex":0},"schema":"https://github.com/citation-style-language/schema/raw/master/csl-citation.json"}</w:instrText>
      </w:r>
      <w:r w:rsidR="00526DD5">
        <w:rPr>
          <w:rFonts w:ascii="Arial" w:eastAsia="Arial" w:hAnsi="Arial" w:cs="Arial"/>
          <w:sz w:val="24"/>
          <w:szCs w:val="24"/>
        </w:rPr>
        <w:fldChar w:fldCharType="separate"/>
      </w:r>
      <w:r w:rsidR="00705455" w:rsidRPr="00705455">
        <w:rPr>
          <w:rFonts w:ascii="Arial" w:eastAsia="Arial" w:hAnsi="Arial" w:cs="Arial"/>
          <w:noProof/>
          <w:sz w:val="24"/>
          <w:szCs w:val="24"/>
        </w:rPr>
        <w:t>(22)</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(23–29)","plainTextFormattedCitation":"(23–29)","previouslyFormattedCitation":"(23–29)"},"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(23–29)</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(30)","plainTextFormattedCitation":"(30)","previouslyFormattedCitation":"(30)"},"properties":{"noteIndex":0},"schema":"https://github.com/citation-style-language/schema/raw/master/csl-citation.json"}</w:instrText>
      </w:r>
      <w:r w:rsidR="009469DB">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(30)</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25137D9D"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440"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441"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442"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443" w:author="Di Lego Goncalves, Vanessa" w:date="2023-06-22T12:35:00Z">
        <w:r w:rsidR="004F2072" w:rsidDel="00446339">
          <w:rPr>
            <w:rFonts w:ascii="Arial" w:eastAsia="Arial" w:hAnsi="Arial" w:cs="Arial"/>
            <w:sz w:val="24"/>
            <w:szCs w:val="24"/>
          </w:rPr>
          <w:delText>contexts</w:delText>
        </w:r>
      </w:del>
      <w:ins w:id="444" w:author="Di Lego Goncalves, Vanessa" w:date="2023-06-22T12:35:00Z">
        <w:r w:rsidR="00446339">
          <w:rPr>
            <w:rFonts w:ascii="Arial" w:eastAsia="Arial" w:hAnsi="Arial" w:cs="Arial"/>
            <w:sz w:val="24"/>
            <w:szCs w:val="24"/>
          </w:rPr>
          <w:t>reasons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(31)","plainTextFormattedCitation":"(31)","previouslyFormattedCitation":"(31)"},"properties":{"noteIndex":0},"schema":"https://github.com/citation-style-language/schema/raw/master/csl-citation.json"}</w:instrText>
      </w:r>
      <w:r w:rsidR="003E7433">
        <w:rPr>
          <w:rFonts w:ascii="Arial" w:hAnsi="Arial" w:cs="Arial"/>
          <w:bCs/>
          <w:color w:val="000000"/>
          <w:sz w:val="24"/>
          <w:szCs w:val="24"/>
        </w:rPr>
        <w:fldChar w:fldCharType="separate"/>
      </w:r>
      <w:r w:rsidR="00705455" w:rsidRPr="00705455">
        <w:rPr>
          <w:rFonts w:ascii="Arial" w:hAnsi="Arial" w:cs="Arial"/>
          <w:bCs/>
          <w:noProof/>
          <w:color w:val="000000"/>
          <w:sz w:val="24"/>
          <w:szCs w:val="24"/>
        </w:rPr>
        <w:t>(31)</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(32)","plainTextFormattedCitation":"(32)","previouslyFormattedCitation":"(32)"},"properties":{"noteIndex":0},"schema":"https://github.com/citation-style-language/schema/raw/master/csl-citation.json"}</w:instrText>
      </w:r>
      <w:r w:rsidR="00445CE8">
        <w:rPr>
          <w:rFonts w:ascii="Arial" w:hAnsi="Arial" w:cs="Arial"/>
          <w:bCs/>
          <w:color w:val="000000"/>
          <w:sz w:val="24"/>
          <w:szCs w:val="24"/>
        </w:rPr>
        <w:fldChar w:fldCharType="separate"/>
      </w:r>
      <w:r w:rsidR="00705455" w:rsidRPr="00705455">
        <w:rPr>
          <w:rFonts w:ascii="Arial" w:hAnsi="Arial" w:cs="Arial"/>
          <w:bCs/>
          <w:noProof/>
          <w:color w:val="000000"/>
          <w:sz w:val="24"/>
          <w:szCs w:val="24"/>
        </w:rPr>
        <w:t>(32)</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(33)","plainTextFormattedCitation":"(33)","previouslyFormattedCitation":"(33)"},"properties":{"noteIndex":0},"schema":"https://github.com/citation-style-language/schema/raw/master/csl-citation.json"}</w:instrText>
      </w:r>
      <w:r w:rsidR="00FF2C8B">
        <w:rPr>
          <w:rFonts w:ascii="Arial" w:hAnsi="Arial" w:cs="Arial"/>
          <w:bCs/>
          <w:color w:val="000000"/>
          <w:sz w:val="24"/>
          <w:szCs w:val="24"/>
        </w:rPr>
        <w:fldChar w:fldCharType="separate"/>
      </w:r>
      <w:r w:rsidR="00705455" w:rsidRPr="00705455">
        <w:rPr>
          <w:rFonts w:ascii="Arial" w:hAnsi="Arial" w:cs="Arial"/>
          <w:bCs/>
          <w:noProof/>
          <w:color w:val="000000"/>
          <w:sz w:val="24"/>
          <w:szCs w:val="24"/>
        </w:rPr>
        <w:t>(33)</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w:t>
      </w:r>
      <w:r w:rsidR="007D2716">
        <w:rPr>
          <w:rFonts w:ascii="Arial" w:hAnsi="Arial" w:cs="Arial"/>
          <w:bCs/>
          <w:color w:val="000000"/>
          <w:sz w:val="24"/>
          <w:szCs w:val="24"/>
        </w:rPr>
        <w:lastRenderedPageBreak/>
        <w:t>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(34)","plainTextFormattedCitation":"(34)","previouslyFormattedCitation":"(34)"},"properties":{"noteIndex":0},"schema":"https://github.com/citation-style-language/schema/raw/master/csl-citation.json"}</w:instrText>
      </w:r>
      <w:r w:rsidR="00C314D9">
        <w:rPr>
          <w:rFonts w:ascii="Arial" w:hAnsi="Arial" w:cs="Arial"/>
          <w:bCs/>
          <w:color w:val="000000"/>
          <w:sz w:val="24"/>
          <w:szCs w:val="24"/>
        </w:rPr>
        <w:fldChar w:fldCharType="separate"/>
      </w:r>
      <w:r w:rsidR="00705455" w:rsidRPr="00705455">
        <w:rPr>
          <w:rFonts w:ascii="Arial" w:hAnsi="Arial" w:cs="Arial"/>
          <w:bCs/>
          <w:noProof/>
          <w:color w:val="000000"/>
          <w:sz w:val="24"/>
          <w:szCs w:val="24"/>
        </w:rPr>
        <w:t>(34)</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705455">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(35)","plainTextFormattedCitation":"(35)","previouslyFormattedCitation":"(35)"},"properties":{"noteIndex":0},"schema":"https://github.com/citation-style-language/schema/raw/master/csl-citation.json"}</w:instrText>
      </w:r>
      <w:r w:rsidR="00A645E5">
        <w:rPr>
          <w:rFonts w:ascii="Arial" w:hAnsi="Arial" w:cs="Arial"/>
          <w:bCs/>
          <w:color w:val="000000"/>
          <w:sz w:val="24"/>
          <w:szCs w:val="24"/>
        </w:rPr>
        <w:fldChar w:fldCharType="separate"/>
      </w:r>
      <w:r w:rsidR="00705455" w:rsidRPr="00705455">
        <w:rPr>
          <w:rFonts w:ascii="Arial" w:hAnsi="Arial" w:cs="Arial"/>
          <w:bCs/>
          <w:noProof/>
          <w:color w:val="000000"/>
          <w:sz w:val="24"/>
          <w:szCs w:val="24"/>
        </w:rPr>
        <w:t>(35)</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445"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del w:id="446"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5791BEC4" w:rsidR="004B7C1F" w:rsidRPr="009A3B4A"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47" w:author="Author" w:date="2023-06-22T19:02:00Z">
            <w:rPr>
              <w:rFonts w:ascii="Arial" w:eastAsia="Arial" w:hAnsi="Arial" w:cs="Arial"/>
              <w:color w:val="000000"/>
              <w:sz w:val="24"/>
              <w:szCs w:val="24"/>
            </w:rPr>
          </w:rPrChange>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705455">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(36)","plainTextFormattedCitation":"(36)","previouslyFormattedCitation":"(36)"},"properties":{"noteIndex":0},"schema":"https://github.com/citation-style-language/schema/raw/master/csl-citation.json"}</w:instrText>
      </w:r>
      <w:r w:rsidR="00970004">
        <w:rPr>
          <w:rFonts w:ascii="Arial" w:eastAsia="Arial" w:hAnsi="Arial" w:cs="Arial"/>
          <w:sz w:val="24"/>
          <w:szCs w:val="24"/>
        </w:rPr>
        <w:fldChar w:fldCharType="separate"/>
      </w:r>
      <w:r w:rsidR="00705455" w:rsidRPr="00705455">
        <w:rPr>
          <w:rFonts w:ascii="Arial" w:eastAsia="Arial" w:hAnsi="Arial" w:cs="Arial"/>
          <w:noProof/>
          <w:sz w:val="24"/>
          <w:szCs w:val="24"/>
        </w:rPr>
        <w:t>(36)</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448" w:author="Di Lego Goncalves, Vanessa" w:date="2023-06-22T12:40:00Z">
        <w:r w:rsidDel="00C365AC">
          <w:rPr>
            <w:rFonts w:ascii="Arial" w:eastAsia="Arial" w:hAnsi="Arial" w:cs="Arial"/>
            <w:color w:val="000000"/>
            <w:sz w:val="24"/>
            <w:szCs w:val="24"/>
          </w:rPr>
          <w:delText xml:space="preserve">as there is great variation in gender norms, </w:delText>
        </w:r>
      </w:del>
      <w:ins w:id="449" w:author="Di Lego Goncalves, Vanessa" w:date="2023-06-22T12:41:00Z">
        <w:r w:rsidR="00560577">
          <w:rPr>
            <w:rFonts w:ascii="Arial" w:eastAsia="Arial" w:hAnsi="Arial" w:cs="Arial"/>
            <w:color w:val="000000"/>
            <w:sz w:val="24"/>
            <w:szCs w:val="24"/>
          </w:rPr>
          <w:t>as country</w:t>
        </w:r>
      </w:ins>
      <w:ins w:id="450"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451" w:author="Di Lego Goncalves, Vanessa" w:date="2023-06-22T12:38:00Z">
        <w:r w:rsidDel="004959C8">
          <w:rPr>
            <w:rFonts w:ascii="Arial" w:eastAsia="Arial" w:hAnsi="Arial" w:cs="Arial"/>
            <w:color w:val="000000"/>
            <w:sz w:val="24"/>
            <w:szCs w:val="24"/>
          </w:rPr>
          <w:delText>welfare state</w:delText>
        </w:r>
      </w:del>
      <w:del w:id="452"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453"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(37–39)","plainTextFormattedCitation":"(37–39)","previouslyFormattedCitation":"(37–39)"},"properties":{"noteIndex":0},"schema":"https://github.com/citation-style-language/schema/raw/master/csl-citation.json"}</w:instrText>
      </w:r>
      <w:r w:rsidR="00F92781">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(37–39)</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454" w:author="Di Lego Goncalves, Vanessa" w:date="2023-06-22T12:41:00Z">
        <w:r w:rsidDel="005E079F">
          <w:rPr>
            <w:rFonts w:ascii="Arial" w:eastAsia="Arial" w:hAnsi="Arial" w:cs="Arial"/>
            <w:color w:val="000000"/>
            <w:sz w:val="24"/>
            <w:szCs w:val="24"/>
          </w:rPr>
          <w:delText xml:space="preserve"> </w:delText>
        </w:r>
      </w:del>
      <w:ins w:id="455" w:author="Di Lego Goncalves, Vanessa" w:date="2023-06-22T12:39:00Z">
        <w:r w:rsidR="00C365AC">
          <w:rPr>
            <w:rFonts w:ascii="Arial" w:eastAsia="Arial" w:hAnsi="Arial" w:cs="Arial"/>
            <w:color w:val="000000"/>
            <w:sz w:val="24"/>
            <w:szCs w:val="24"/>
          </w:rPr>
          <w:fldChar w:fldCharType="begin" w:fldLock="1"/>
        </w:r>
      </w:ins>
      <w:r w:rsidR="00705455">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Report","type":"report"},"uris":["http://www.mendeley.com/documents/?uuid=9df8ffd8-13f7-3029-a976-e15bffea99bb"]}],"mendeley":{"formattedCitation":"(40, 41)","plainTextFormattedCitation":"(40, 41)","previouslyFormattedCitation":"(40, 41)"},"properties":{"noteIndex":0},"schema":"https://github.com/citation-style-language/schema/raw/master/csl-citation.json"}</w:instrText>
      </w:r>
      <w:ins w:id="456" w:author="Di Lego Goncalves, Vanessa" w:date="2023-06-22T12:39:00Z">
        <w:r w:rsidR="00C365AC">
          <w:rPr>
            <w:rFonts w:ascii="Arial" w:eastAsia="Arial" w:hAnsi="Arial" w:cs="Arial"/>
            <w:color w:val="000000"/>
            <w:sz w:val="24"/>
            <w:szCs w:val="24"/>
          </w:rPr>
          <w:fldChar w:fldCharType="separate"/>
        </w:r>
      </w:ins>
      <w:r w:rsidR="00705455" w:rsidRPr="00705455">
        <w:rPr>
          <w:rFonts w:ascii="Arial" w:eastAsia="Arial" w:hAnsi="Arial" w:cs="Arial"/>
          <w:noProof/>
          <w:color w:val="000000"/>
          <w:sz w:val="24"/>
          <w:szCs w:val="24"/>
          <w:lang w:val="de-AT"/>
        </w:rPr>
        <w:t>(40, 41)</w:t>
      </w:r>
      <w:ins w:id="457" w:author="Di Lego Goncalves, Vanessa" w:date="2023-06-22T12:39:00Z">
        <w:r w:rsidR="00C365AC">
          <w:rPr>
            <w:rFonts w:ascii="Arial" w:eastAsia="Arial" w:hAnsi="Arial" w:cs="Arial"/>
            <w:color w:val="000000"/>
            <w:sz w:val="24"/>
            <w:szCs w:val="24"/>
          </w:rPr>
          <w:fldChar w:fldCharType="end"/>
        </w:r>
        <w:r w:rsidR="00C365AC" w:rsidRPr="009A3B4A">
          <w:rPr>
            <w:rFonts w:ascii="Arial" w:eastAsia="Arial" w:hAnsi="Arial" w:cs="Arial"/>
            <w:color w:val="000000"/>
            <w:sz w:val="24"/>
            <w:szCs w:val="24"/>
            <w:lang w:val="de-AT"/>
            <w:rPrChange w:id="458" w:author="Author" w:date="2023-06-22T19:02:00Z">
              <w:rPr>
                <w:rFonts w:ascii="Arial" w:eastAsia="Arial" w:hAnsi="Arial" w:cs="Arial"/>
                <w:color w:val="000000"/>
                <w:sz w:val="24"/>
                <w:szCs w:val="24"/>
              </w:rPr>
            </w:rPrChange>
          </w:rPr>
          <w:t xml:space="preserve">. </w:t>
        </w:r>
      </w:ins>
      <w:del w:id="459" w:author="Di Lego Goncalves, Vanessa" w:date="2023-06-22T12:42:00Z">
        <w:r w:rsidRPr="009A3B4A" w:rsidDel="00033D66">
          <w:rPr>
            <w:rFonts w:ascii="Arial" w:eastAsia="Arial" w:hAnsi="Arial" w:cs="Arial"/>
            <w:color w:val="000000"/>
            <w:sz w:val="24"/>
            <w:szCs w:val="24"/>
            <w:lang w:val="de-AT"/>
            <w:rPrChange w:id="460" w:author="Author" w:date="2023-06-22T19:02:00Z">
              <w:rPr>
                <w:rFonts w:ascii="Arial" w:eastAsia="Arial" w:hAnsi="Arial" w:cs="Arial"/>
                <w:color w:val="000000"/>
                <w:sz w:val="24"/>
                <w:szCs w:val="24"/>
              </w:rPr>
            </w:rPrChange>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61" w:author="Author" w:date="2023-06-22T19:02:00Z">
              <w:rPr>
                <w:rFonts w:ascii="Arial" w:eastAsia="Arial" w:hAnsi="Arial" w:cs="Arial"/>
                <w:color w:val="000000"/>
                <w:sz w:val="24"/>
                <w:szCs w:val="24"/>
              </w:rPr>
            </w:rPrChange>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9A3B4A" w:rsidDel="00033D66">
          <w:rPr>
            <w:rFonts w:ascii="Arial" w:eastAsia="Arial" w:hAnsi="Arial" w:cs="Arial"/>
            <w:noProof/>
            <w:color w:val="000000"/>
            <w:sz w:val="24"/>
            <w:szCs w:val="24"/>
            <w:lang w:val="de-AT"/>
            <w:rPrChange w:id="462" w:author="Author" w:date="2023-06-22T19:02:00Z">
              <w:rPr>
                <w:rFonts w:ascii="Arial" w:eastAsia="Arial" w:hAnsi="Arial" w:cs="Arial"/>
                <w:noProof/>
                <w:color w:val="000000"/>
                <w:sz w:val="24"/>
                <w:szCs w:val="24"/>
              </w:rPr>
            </w:rPrChange>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9A3B4A" w:rsidDel="00033D66">
          <w:rPr>
            <w:rFonts w:ascii="Arial" w:eastAsia="Arial" w:hAnsi="Arial" w:cs="Arial"/>
            <w:color w:val="000000"/>
            <w:sz w:val="24"/>
            <w:szCs w:val="24"/>
            <w:lang w:val="de-AT"/>
            <w:rPrChange w:id="463" w:author="Author" w:date="2023-06-22T19:02:00Z">
              <w:rPr>
                <w:rFonts w:ascii="Arial" w:eastAsia="Arial" w:hAnsi="Arial" w:cs="Arial"/>
                <w:color w:val="000000"/>
                <w:sz w:val="24"/>
                <w:szCs w:val="24"/>
              </w:rPr>
            </w:rPrChange>
          </w:rPr>
          <w:delText>.</w:delText>
        </w:r>
        <w:r w:rsidRPr="009A3B4A" w:rsidDel="00033D66">
          <w:rPr>
            <w:rFonts w:ascii="Arial" w:eastAsia="Arial" w:hAnsi="Arial" w:cs="Arial"/>
            <w:sz w:val="24"/>
            <w:szCs w:val="24"/>
            <w:lang w:val="de-AT"/>
            <w:rPrChange w:id="464" w:author="Author" w:date="2023-06-22T19:02:00Z">
              <w:rPr>
                <w:rFonts w:ascii="Arial" w:eastAsia="Arial" w:hAnsi="Arial" w:cs="Arial"/>
                <w:sz w:val="24"/>
                <w:szCs w:val="24"/>
              </w:rPr>
            </w:rPrChange>
          </w:rPr>
          <w:delText xml:space="preserve"> </w:delText>
        </w:r>
        <w:r w:rsidR="00C44C07" w:rsidRPr="009A3B4A" w:rsidDel="00033D66">
          <w:rPr>
            <w:rFonts w:ascii="Arial" w:eastAsia="Arial" w:hAnsi="Arial" w:cs="Arial"/>
            <w:color w:val="000000"/>
            <w:sz w:val="24"/>
            <w:szCs w:val="24"/>
            <w:lang w:val="de-AT"/>
            <w:rPrChange w:id="465" w:author="Author" w:date="2023-06-22T19:02:00Z">
              <w:rPr>
                <w:rFonts w:ascii="Arial" w:eastAsia="Arial" w:hAnsi="Arial" w:cs="Arial"/>
                <w:color w:val="000000"/>
                <w:sz w:val="24"/>
                <w:szCs w:val="24"/>
              </w:rPr>
            </w:rPrChange>
          </w:rPr>
          <w:delText>Cross-national comparisons are thus important to further shed light into the topic</w:delText>
        </w:r>
        <w:r w:rsidR="004B7C1F" w:rsidRPr="009A3B4A" w:rsidDel="00033D66">
          <w:rPr>
            <w:rFonts w:ascii="Arial" w:eastAsia="Arial" w:hAnsi="Arial" w:cs="Arial"/>
            <w:color w:val="000000"/>
            <w:sz w:val="24"/>
            <w:szCs w:val="24"/>
            <w:lang w:val="de-AT"/>
            <w:rPrChange w:id="466" w:author="Author" w:date="2023-06-22T19:02:00Z">
              <w:rPr>
                <w:rFonts w:ascii="Arial" w:eastAsia="Arial" w:hAnsi="Arial" w:cs="Arial"/>
                <w:color w:val="000000"/>
                <w:sz w:val="24"/>
                <w:szCs w:val="24"/>
              </w:rPr>
            </w:rPrChange>
          </w:rPr>
          <w:delText>, as gender inequality in health is correlated to country-specific levels of development and to societal roles of women and men</w:delText>
        </w:r>
        <w:r w:rsidR="009C620F" w:rsidRPr="009A3B4A" w:rsidDel="00033D66">
          <w:rPr>
            <w:rFonts w:ascii="Arial" w:eastAsia="Arial" w:hAnsi="Arial" w:cs="Arial"/>
            <w:color w:val="000000"/>
            <w:sz w:val="24"/>
            <w:szCs w:val="24"/>
            <w:lang w:val="de-AT"/>
            <w:rPrChange w:id="467" w:author="Author" w:date="2023-06-22T19:02:00Z">
              <w:rPr>
                <w:rFonts w:ascii="Arial" w:eastAsia="Arial" w:hAnsi="Arial" w:cs="Arial"/>
                <w:color w:val="000000"/>
                <w:sz w:val="24"/>
                <w:szCs w:val="24"/>
              </w:rPr>
            </w:rPrChange>
          </w:rPr>
          <w:delText xml:space="preserve"> </w:delText>
        </w:r>
        <w:r w:rsidR="009C620F" w:rsidDel="00033D66">
          <w:rPr>
            <w:rFonts w:ascii="Arial" w:eastAsia="Arial" w:hAnsi="Arial" w:cs="Arial"/>
            <w:color w:val="000000"/>
            <w:sz w:val="24"/>
            <w:szCs w:val="24"/>
          </w:rPr>
          <w:fldChar w:fldCharType="begin" w:fldLock="1"/>
        </w:r>
        <w:r w:rsidR="009C620F" w:rsidRPr="009A3B4A" w:rsidDel="00033D66">
          <w:rPr>
            <w:rFonts w:ascii="Arial" w:eastAsia="Arial" w:hAnsi="Arial" w:cs="Arial"/>
            <w:color w:val="000000"/>
            <w:sz w:val="24"/>
            <w:szCs w:val="24"/>
            <w:lang w:val="de-AT"/>
            <w:rPrChange w:id="468" w:author="Author" w:date="2023-06-22T19:02:00Z">
              <w:rPr>
                <w:rFonts w:ascii="Arial" w:eastAsia="Arial" w:hAnsi="Arial" w:cs="Arial"/>
                <w:color w:val="000000"/>
                <w:sz w:val="24"/>
                <w:szCs w:val="24"/>
              </w:rPr>
            </w:rPrChange>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9A3B4A" w:rsidDel="00033D66">
          <w:rPr>
            <w:rFonts w:ascii="Arial" w:eastAsia="Arial" w:hAnsi="Arial" w:cs="Arial"/>
            <w:noProof/>
            <w:color w:val="000000"/>
            <w:sz w:val="24"/>
            <w:szCs w:val="24"/>
            <w:lang w:val="de-AT"/>
            <w:rPrChange w:id="469" w:author="Author" w:date="2023-06-22T19:02:00Z">
              <w:rPr>
                <w:rFonts w:ascii="Arial" w:eastAsia="Arial" w:hAnsi="Arial" w:cs="Arial"/>
                <w:noProof/>
                <w:color w:val="000000"/>
                <w:sz w:val="24"/>
                <w:szCs w:val="24"/>
              </w:rPr>
            </w:rPrChange>
          </w:rPr>
          <w:delText>(Okojie 1994; WCF 2018)</w:delText>
        </w:r>
        <w:r w:rsidR="009C620F" w:rsidDel="00033D66">
          <w:rPr>
            <w:rFonts w:ascii="Arial" w:eastAsia="Arial" w:hAnsi="Arial" w:cs="Arial"/>
            <w:color w:val="000000"/>
            <w:sz w:val="24"/>
            <w:szCs w:val="24"/>
          </w:rPr>
          <w:fldChar w:fldCharType="end"/>
        </w:r>
        <w:r w:rsidR="004B7C1F" w:rsidRPr="009A3B4A" w:rsidDel="00033D66">
          <w:rPr>
            <w:rFonts w:ascii="Arial" w:eastAsia="Arial" w:hAnsi="Arial" w:cs="Arial"/>
            <w:color w:val="000000"/>
            <w:sz w:val="24"/>
            <w:szCs w:val="24"/>
            <w:lang w:val="de-AT"/>
            <w:rPrChange w:id="470" w:author="Author" w:date="2023-06-22T19:02:00Z">
              <w:rPr>
                <w:rFonts w:ascii="Arial" w:eastAsia="Arial" w:hAnsi="Arial" w:cs="Arial"/>
                <w:color w:val="000000"/>
                <w:sz w:val="24"/>
                <w:szCs w:val="24"/>
              </w:rPr>
            </w:rPrChange>
          </w:rPr>
          <w:delText>. Therefore, it is important to quantify health inequalities by gender and across countries with different levels of development</w:delText>
        </w:r>
        <w:r w:rsidR="009C620F" w:rsidRPr="009A3B4A" w:rsidDel="00033D66">
          <w:rPr>
            <w:rFonts w:ascii="Arial" w:eastAsia="Arial" w:hAnsi="Arial" w:cs="Arial"/>
            <w:color w:val="000000"/>
            <w:sz w:val="24"/>
            <w:szCs w:val="24"/>
            <w:lang w:val="de-AT"/>
            <w:rPrChange w:id="471" w:author="Author" w:date="2023-06-22T19:02:00Z">
              <w:rPr>
                <w:rFonts w:ascii="Arial" w:eastAsia="Arial" w:hAnsi="Arial" w:cs="Arial"/>
                <w:color w:val="000000"/>
                <w:sz w:val="24"/>
                <w:szCs w:val="24"/>
              </w:rPr>
            </w:rPrChange>
          </w:rPr>
          <w:delText xml:space="preserve">. </w:delText>
        </w:r>
      </w:del>
    </w:p>
    <w:p w14:paraId="487F21C7" w14:textId="77777777" w:rsidR="00243C56" w:rsidRPr="009A3B4A"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lang w:val="de-AT"/>
          <w:rPrChange w:id="472" w:author="Author" w:date="2023-06-22T19:02:00Z">
            <w:rPr>
              <w:rFonts w:ascii="Arial" w:eastAsia="Arial" w:hAnsi="Arial" w:cs="Arial"/>
              <w:color w:val="000000"/>
              <w:sz w:val="24"/>
              <w:szCs w:val="24"/>
            </w:rPr>
          </w:rPrChange>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sidRPr="00A230A8">
        <w:rPr>
          <w:rFonts w:ascii="Arial" w:eastAsia="Arial" w:hAnsi="Arial" w:cs="Arial"/>
          <w:color w:val="000000"/>
          <w:sz w:val="24"/>
          <w:szCs w:val="24"/>
        </w:rPr>
        <w:t xml:space="preserve">Nonetheless, it is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This paper uses data from SHARE Wave 6 (10.6103/SHARE.w6.800), see Börsch-Supan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7">
        <w:r>
          <w:rPr>
            <w:rFonts w:ascii="Arial" w:eastAsia="Arial" w:hAnsi="Arial" w:cs="Arial"/>
            <w:sz w:val="24"/>
            <w:szCs w:val="24"/>
            <w:highlight w:val="white"/>
          </w:rPr>
          <w:t xml:space="preserve"> </w:t>
        </w:r>
      </w:hyperlink>
      <w:hyperlink r:id="rId18">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KLoSA dataset and Codebook, Version C as of June 2019 developed by the Gateway to Global Aging Data. The development of the Harmonized KLoSA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w:t>
      </w:r>
      <w:r>
        <w:rPr>
          <w:rFonts w:ascii="Arial" w:eastAsia="Arial" w:hAnsi="Arial" w:cs="Arial"/>
          <w:sz w:val="23"/>
          <w:szCs w:val="23"/>
        </w:rPr>
        <w:lastRenderedPageBreak/>
        <w:t xml:space="preserve">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Estadística y Geografía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9">
        <w:r>
          <w:rPr>
            <w:rFonts w:ascii="Arial" w:eastAsia="Arial" w:hAnsi="Arial" w:cs="Arial"/>
            <w:sz w:val="24"/>
            <w:szCs w:val="24"/>
            <w:highlight w:val="white"/>
          </w:rPr>
          <w:t xml:space="preserve"> </w:t>
        </w:r>
      </w:hyperlink>
      <w:hyperlink r:id="rId20">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This work is supported within the EU Framework Programme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1031BE45" w14:textId="0702D5A3" w:rsidR="00705455" w:rsidRPr="00705455" w:rsidRDefault="00807FE1" w:rsidP="00705455">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705455" w:rsidRPr="00705455">
        <w:rPr>
          <w:rFonts w:ascii="Arial" w:hAnsi="Arial" w:cs="Arial"/>
          <w:noProof/>
          <w:sz w:val="24"/>
          <w:szCs w:val="24"/>
        </w:rPr>
        <w:t xml:space="preserve">1. </w:t>
      </w:r>
      <w:r w:rsidR="00705455" w:rsidRPr="00705455">
        <w:rPr>
          <w:rFonts w:ascii="Arial" w:hAnsi="Arial" w:cs="Arial"/>
          <w:noProof/>
          <w:sz w:val="24"/>
          <w:szCs w:val="24"/>
        </w:rPr>
        <w:tab/>
        <w:t>World Economic Forum, “The Global Gender Gap Report 2021” (2021).</w:t>
      </w:r>
    </w:p>
    <w:p w14:paraId="5F5D25E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 </w:t>
      </w:r>
      <w:r w:rsidRPr="00705455">
        <w:rPr>
          <w:rFonts w:ascii="Arial" w:hAnsi="Arial" w:cs="Arial"/>
          <w:noProof/>
          <w:sz w:val="24"/>
          <w:szCs w:val="24"/>
        </w:rPr>
        <w:tab/>
        <w:t>WHO, “Understanding the drivers of health equity: the power of political participation” (2020).</w:t>
      </w:r>
    </w:p>
    <w:p w14:paraId="1383B15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 </w:t>
      </w:r>
      <w:r w:rsidRPr="00705455">
        <w:rPr>
          <w:rFonts w:ascii="Arial" w:hAnsi="Arial" w:cs="Arial"/>
          <w:noProof/>
          <w:sz w:val="24"/>
          <w:szCs w:val="24"/>
        </w:rPr>
        <w:tab/>
        <w:t>European Institute for Gender Equality, “Gender Equality Index 2021: Health” (2021) https:/doi.org/10.2839/633501.</w:t>
      </w:r>
    </w:p>
    <w:p w14:paraId="3E360BD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 </w:t>
      </w:r>
      <w:r w:rsidRPr="00705455">
        <w:rPr>
          <w:rFonts w:ascii="Arial" w:hAnsi="Arial" w:cs="Arial"/>
          <w:noProof/>
          <w:sz w:val="24"/>
          <w:szCs w:val="24"/>
        </w:rPr>
        <w:tab/>
        <w:t xml:space="preserve">W. Nusselder, C. Looman, Decomposition of differences in health expectancy by cause.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41</w:t>
      </w:r>
      <w:r w:rsidRPr="00705455">
        <w:rPr>
          <w:rFonts w:ascii="Arial" w:hAnsi="Arial" w:cs="Arial"/>
          <w:noProof/>
          <w:sz w:val="24"/>
          <w:szCs w:val="24"/>
        </w:rPr>
        <w:t>, 315–34 (2004).</w:t>
      </w:r>
    </w:p>
    <w:p w14:paraId="3A71701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5. </w:t>
      </w:r>
      <w:r w:rsidRPr="00705455">
        <w:rPr>
          <w:rFonts w:ascii="Arial" w:hAnsi="Arial" w:cs="Arial"/>
          <w:noProof/>
          <w:sz w:val="24"/>
          <w:szCs w:val="24"/>
        </w:rPr>
        <w:tab/>
        <w:t xml:space="preserve">M. R. Nepomuceno, V. di Lego, C. M. Turra, Gender disparities in health at older ages and their consequences for well-being in Latin America and the Caribbean. </w:t>
      </w:r>
      <w:r w:rsidRPr="00705455">
        <w:rPr>
          <w:rFonts w:ascii="Arial" w:hAnsi="Arial" w:cs="Arial"/>
          <w:i/>
          <w:iCs/>
          <w:noProof/>
          <w:sz w:val="24"/>
          <w:szCs w:val="24"/>
        </w:rPr>
        <w:t>Vienna Yearb. Popul. Res.</w:t>
      </w:r>
      <w:r w:rsidRPr="00705455">
        <w:rPr>
          <w:rFonts w:ascii="Arial" w:hAnsi="Arial" w:cs="Arial"/>
          <w:noProof/>
          <w:sz w:val="24"/>
          <w:szCs w:val="24"/>
        </w:rPr>
        <w:t xml:space="preserve"> </w:t>
      </w:r>
      <w:r w:rsidRPr="00705455">
        <w:rPr>
          <w:rFonts w:ascii="Arial" w:hAnsi="Arial" w:cs="Arial"/>
          <w:b/>
          <w:bCs/>
          <w:noProof/>
          <w:sz w:val="24"/>
          <w:szCs w:val="24"/>
        </w:rPr>
        <w:t>19</w:t>
      </w:r>
      <w:r w:rsidRPr="00705455">
        <w:rPr>
          <w:rFonts w:ascii="Arial" w:hAnsi="Arial" w:cs="Arial"/>
          <w:noProof/>
          <w:sz w:val="24"/>
          <w:szCs w:val="24"/>
        </w:rPr>
        <w:t xml:space="preserve"> (2021).</w:t>
      </w:r>
    </w:p>
    <w:p w14:paraId="2CE6815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6. </w:t>
      </w:r>
      <w:r w:rsidRPr="00705455">
        <w:rPr>
          <w:rFonts w:ascii="Arial" w:hAnsi="Arial" w:cs="Arial"/>
          <w:noProof/>
          <w:sz w:val="24"/>
          <w:szCs w:val="24"/>
        </w:rPr>
        <w:tab/>
        <w:t>A. A. van Raalte, M. R. Nepomuceno, “Decomposing Gaps in Healthy Life Expectancy” in (2020), pp. 107–122.</w:t>
      </w:r>
    </w:p>
    <w:p w14:paraId="21FCD60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7. </w:t>
      </w:r>
      <w:r w:rsidRPr="00705455">
        <w:rPr>
          <w:rFonts w:ascii="Arial" w:hAnsi="Arial" w:cs="Arial"/>
          <w:noProof/>
          <w:sz w:val="24"/>
          <w:szCs w:val="24"/>
        </w:rPr>
        <w:tab/>
        <w:t xml:space="preserve">W. J. Nusselder, C. W. N. Looman, H. van Oyen, J. M. Robine, C. Jagger, Gender differences in health of EU10 and EU15 populations: the double burden of EU10 men.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219–227 (2010).</w:t>
      </w:r>
    </w:p>
    <w:p w14:paraId="7BAB81D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8. </w:t>
      </w:r>
      <w:r w:rsidRPr="00705455">
        <w:rPr>
          <w:rFonts w:ascii="Arial" w:hAnsi="Arial" w:cs="Arial"/>
          <w:noProof/>
          <w:sz w:val="24"/>
          <w:szCs w:val="24"/>
        </w:rPr>
        <w:tab/>
        <w:t xml:space="preserve">H. Van Oyen, </w:t>
      </w:r>
      <w:r w:rsidRPr="00705455">
        <w:rPr>
          <w:rFonts w:ascii="Arial" w:hAnsi="Arial" w:cs="Arial"/>
          <w:i/>
          <w:iCs/>
          <w:noProof/>
          <w:sz w:val="24"/>
          <w:szCs w:val="24"/>
        </w:rPr>
        <w:t>et al.</w:t>
      </w:r>
      <w:r w:rsidRPr="00705455">
        <w:rPr>
          <w:rFonts w:ascii="Arial" w:hAnsi="Arial" w:cs="Arial"/>
          <w:noProof/>
          <w:sz w:val="24"/>
          <w:szCs w:val="24"/>
        </w:rPr>
        <w:t xml:space="preserve">, Gender differences in healthy life years within the EU: an exploration of the “health–survival” paradox. </w:t>
      </w:r>
      <w:r w:rsidRPr="00705455">
        <w:rPr>
          <w:rFonts w:ascii="Arial" w:hAnsi="Arial" w:cs="Arial"/>
          <w:i/>
          <w:iCs/>
          <w:noProof/>
          <w:sz w:val="24"/>
          <w:szCs w:val="24"/>
        </w:rPr>
        <w:t>Int. J. Public Health</w:t>
      </w:r>
      <w:r w:rsidRPr="00705455">
        <w:rPr>
          <w:rFonts w:ascii="Arial" w:hAnsi="Arial" w:cs="Arial"/>
          <w:noProof/>
          <w:sz w:val="24"/>
          <w:szCs w:val="24"/>
        </w:rPr>
        <w:t xml:space="preserve"> </w:t>
      </w:r>
      <w:r w:rsidRPr="00705455">
        <w:rPr>
          <w:rFonts w:ascii="Arial" w:hAnsi="Arial" w:cs="Arial"/>
          <w:b/>
          <w:bCs/>
          <w:noProof/>
          <w:sz w:val="24"/>
          <w:szCs w:val="24"/>
        </w:rPr>
        <w:t>58</w:t>
      </w:r>
      <w:r w:rsidRPr="00705455">
        <w:rPr>
          <w:rFonts w:ascii="Arial" w:hAnsi="Arial" w:cs="Arial"/>
          <w:noProof/>
          <w:sz w:val="24"/>
          <w:szCs w:val="24"/>
        </w:rPr>
        <w:t xml:space="preserve">, </w:t>
      </w:r>
      <w:r w:rsidRPr="00705455">
        <w:rPr>
          <w:rFonts w:ascii="Arial" w:hAnsi="Arial" w:cs="Arial"/>
          <w:noProof/>
          <w:sz w:val="24"/>
          <w:szCs w:val="24"/>
        </w:rPr>
        <w:lastRenderedPageBreak/>
        <w:t>143–155 (2013).</w:t>
      </w:r>
    </w:p>
    <w:p w14:paraId="7DA0F0E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9. </w:t>
      </w:r>
      <w:r w:rsidRPr="00705455">
        <w:rPr>
          <w:rFonts w:ascii="Arial" w:hAnsi="Arial" w:cs="Arial"/>
          <w:noProof/>
          <w:sz w:val="24"/>
          <w:szCs w:val="24"/>
        </w:rPr>
        <w:tab/>
        <w:t xml:space="preserve">P. Gardner, K. Katagiri, J. Parsons, J. Lee, R. Thevannoor, “Not for the fainthearted”: Engaging in cross-national comparative research. </w:t>
      </w:r>
      <w:r w:rsidRPr="00705455">
        <w:rPr>
          <w:rFonts w:ascii="Arial" w:hAnsi="Arial" w:cs="Arial"/>
          <w:i/>
          <w:iCs/>
          <w:noProof/>
          <w:sz w:val="24"/>
          <w:szCs w:val="24"/>
        </w:rPr>
        <w:t>J. Aging Stud.</w:t>
      </w:r>
      <w:r w:rsidRPr="00705455">
        <w:rPr>
          <w:rFonts w:ascii="Arial" w:hAnsi="Arial" w:cs="Arial"/>
          <w:noProof/>
          <w:sz w:val="24"/>
          <w:szCs w:val="24"/>
        </w:rPr>
        <w:t xml:space="preserve"> </w:t>
      </w:r>
      <w:r w:rsidRPr="00705455">
        <w:rPr>
          <w:rFonts w:ascii="Arial" w:hAnsi="Arial" w:cs="Arial"/>
          <w:b/>
          <w:bCs/>
          <w:noProof/>
          <w:sz w:val="24"/>
          <w:szCs w:val="24"/>
        </w:rPr>
        <w:t>26</w:t>
      </w:r>
      <w:r w:rsidRPr="00705455">
        <w:rPr>
          <w:rFonts w:ascii="Arial" w:hAnsi="Arial" w:cs="Arial"/>
          <w:noProof/>
          <w:sz w:val="24"/>
          <w:szCs w:val="24"/>
        </w:rPr>
        <w:t>, 253–261 (2012).</w:t>
      </w:r>
    </w:p>
    <w:p w14:paraId="2246484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10. </w:t>
      </w:r>
      <w:r w:rsidRPr="00705455">
        <w:rPr>
          <w:rFonts w:ascii="Arial" w:hAnsi="Arial" w:cs="Arial"/>
          <w:noProof/>
          <w:sz w:val="24"/>
          <w:szCs w:val="24"/>
        </w:rPr>
        <w:tab/>
        <w:t xml:space="preserve">J. Ailshire, D. Carr, Cross-National Comparisons of Social and Economic Contexts of Aging. </w:t>
      </w:r>
      <w:r w:rsidRPr="00705455">
        <w:rPr>
          <w:rFonts w:ascii="Arial" w:hAnsi="Arial" w:cs="Arial"/>
          <w:i/>
          <w:iCs/>
          <w:noProof/>
          <w:sz w:val="24"/>
          <w:szCs w:val="24"/>
        </w:rPr>
        <w:t>Journals Gerontol. Ser. B</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S1–S4 (2021).</w:t>
      </w:r>
    </w:p>
    <w:p w14:paraId="7D5073F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11. </w:t>
      </w:r>
      <w:r w:rsidRPr="00705455">
        <w:rPr>
          <w:rFonts w:ascii="Arial" w:hAnsi="Arial" w:cs="Arial"/>
          <w:noProof/>
          <w:sz w:val="24"/>
          <w:szCs w:val="24"/>
        </w:rPr>
        <w:tab/>
        <w:t xml:space="preserve">E. M. Crimmins, H. Shim, Y. S. Zhang, J. K. Kim, Differences between men and women in mortality and the health dimensions of the morbidity process. </w:t>
      </w:r>
      <w:r w:rsidRPr="00705455">
        <w:rPr>
          <w:rFonts w:ascii="Arial" w:hAnsi="Arial" w:cs="Arial"/>
          <w:i/>
          <w:iCs/>
          <w:noProof/>
          <w:sz w:val="24"/>
          <w:szCs w:val="24"/>
        </w:rPr>
        <w:t>Clin. Chem.</w:t>
      </w:r>
      <w:r w:rsidRPr="00705455">
        <w:rPr>
          <w:rFonts w:ascii="Arial" w:hAnsi="Arial" w:cs="Arial"/>
          <w:noProof/>
          <w:sz w:val="24"/>
          <w:szCs w:val="24"/>
        </w:rPr>
        <w:t xml:space="preserve"> </w:t>
      </w:r>
      <w:r w:rsidRPr="00705455">
        <w:rPr>
          <w:rFonts w:ascii="Arial" w:hAnsi="Arial" w:cs="Arial"/>
          <w:b/>
          <w:bCs/>
          <w:noProof/>
          <w:sz w:val="24"/>
          <w:szCs w:val="24"/>
        </w:rPr>
        <w:t>65</w:t>
      </w:r>
      <w:r w:rsidRPr="00705455">
        <w:rPr>
          <w:rFonts w:ascii="Arial" w:hAnsi="Arial" w:cs="Arial"/>
          <w:noProof/>
          <w:sz w:val="24"/>
          <w:szCs w:val="24"/>
        </w:rPr>
        <w:t>, 135–145 (2019).</w:t>
      </w:r>
    </w:p>
    <w:p w14:paraId="127E655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12. </w:t>
      </w:r>
      <w:r w:rsidRPr="00705455">
        <w:rPr>
          <w:rFonts w:ascii="Arial" w:hAnsi="Arial" w:cs="Arial"/>
          <w:noProof/>
          <w:sz w:val="24"/>
          <w:szCs w:val="24"/>
        </w:rPr>
        <w:tab/>
        <w:t xml:space="preserve">J. Lee, D. Phillips, J. Wilkens, Gateway to Global Aging Data: Resources for Cross-National Comparisons of Family, Social Environment, and Healthy Aging. </w:t>
      </w:r>
      <w:r w:rsidRPr="00705455">
        <w:rPr>
          <w:rFonts w:ascii="Arial" w:hAnsi="Arial" w:cs="Arial"/>
          <w:i/>
          <w:iCs/>
          <w:noProof/>
          <w:sz w:val="24"/>
          <w:szCs w:val="24"/>
        </w:rPr>
        <w:t>Journals Gerontol. Ser. B Psychol. Sci. Soc. Sci.</w:t>
      </w:r>
      <w:r w:rsidRPr="00705455">
        <w:rPr>
          <w:rFonts w:ascii="Arial" w:hAnsi="Arial" w:cs="Arial"/>
          <w:noProof/>
          <w:sz w:val="24"/>
          <w:szCs w:val="24"/>
        </w:rPr>
        <w:t xml:space="preserve"> </w:t>
      </w:r>
      <w:r w:rsidRPr="00705455">
        <w:rPr>
          <w:rFonts w:ascii="Arial" w:hAnsi="Arial" w:cs="Arial"/>
          <w:b/>
          <w:bCs/>
          <w:noProof/>
          <w:sz w:val="24"/>
          <w:szCs w:val="24"/>
        </w:rPr>
        <w:t>76</w:t>
      </w:r>
      <w:r w:rsidRPr="00705455">
        <w:rPr>
          <w:rFonts w:ascii="Arial" w:hAnsi="Arial" w:cs="Arial"/>
          <w:noProof/>
          <w:sz w:val="24"/>
          <w:szCs w:val="24"/>
        </w:rPr>
        <w:t>, S5 (2021).</w:t>
      </w:r>
    </w:p>
    <w:p w14:paraId="160359F5"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13. </w:t>
      </w:r>
      <w:r w:rsidRPr="00705455">
        <w:rPr>
          <w:rFonts w:ascii="Arial" w:hAnsi="Arial" w:cs="Arial"/>
          <w:noProof/>
          <w:sz w:val="24"/>
          <w:szCs w:val="24"/>
        </w:rPr>
        <w:tab/>
        <w:t xml:space="preserve">D. . Sullivan, A single index of mortality and morbidity. </w:t>
      </w:r>
      <w:r w:rsidRPr="00705455">
        <w:rPr>
          <w:rFonts w:ascii="Arial" w:hAnsi="Arial" w:cs="Arial"/>
          <w:i/>
          <w:iCs/>
          <w:noProof/>
          <w:sz w:val="24"/>
          <w:szCs w:val="24"/>
        </w:rPr>
        <w:t>HSMHA Health Rep.</w:t>
      </w:r>
      <w:r w:rsidRPr="00705455">
        <w:rPr>
          <w:rFonts w:ascii="Arial" w:hAnsi="Arial" w:cs="Arial"/>
          <w:noProof/>
          <w:sz w:val="24"/>
          <w:szCs w:val="24"/>
        </w:rPr>
        <w:t xml:space="preserve"> </w:t>
      </w:r>
      <w:r w:rsidRPr="00705455">
        <w:rPr>
          <w:rFonts w:ascii="Arial" w:hAnsi="Arial" w:cs="Arial"/>
          <w:b/>
          <w:bCs/>
          <w:noProof/>
          <w:sz w:val="24"/>
          <w:szCs w:val="24"/>
        </w:rPr>
        <w:t>86</w:t>
      </w:r>
      <w:r w:rsidRPr="00705455">
        <w:rPr>
          <w:rFonts w:ascii="Arial" w:hAnsi="Arial" w:cs="Arial"/>
          <w:noProof/>
          <w:sz w:val="24"/>
          <w:szCs w:val="24"/>
        </w:rPr>
        <w:t>, 347–54 (1971).</w:t>
      </w:r>
    </w:p>
    <w:p w14:paraId="199ED630"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14. </w:t>
      </w:r>
      <w:r w:rsidRPr="00705455">
        <w:rPr>
          <w:rFonts w:ascii="Arial" w:hAnsi="Arial" w:cs="Arial"/>
          <w:noProof/>
          <w:sz w:val="24"/>
          <w:szCs w:val="24"/>
        </w:rPr>
        <w:tab/>
        <w:t xml:space="preserve">Y. Saito, J. M. Robine, E. M. Crimmins, The methods and materials of health expectancy. </w:t>
      </w:r>
      <w:r w:rsidRPr="00705455">
        <w:rPr>
          <w:rFonts w:ascii="Arial" w:hAnsi="Arial" w:cs="Arial"/>
          <w:i/>
          <w:iCs/>
          <w:noProof/>
          <w:sz w:val="24"/>
          <w:szCs w:val="24"/>
        </w:rPr>
        <w:t>Stat. J. IAOS</w:t>
      </w:r>
      <w:r w:rsidRPr="00705455">
        <w:rPr>
          <w:rFonts w:ascii="Arial" w:hAnsi="Arial" w:cs="Arial"/>
          <w:noProof/>
          <w:sz w:val="24"/>
          <w:szCs w:val="24"/>
        </w:rPr>
        <w:t xml:space="preserve"> </w:t>
      </w:r>
      <w:r w:rsidRPr="00705455">
        <w:rPr>
          <w:rFonts w:ascii="Arial" w:hAnsi="Arial" w:cs="Arial"/>
          <w:b/>
          <w:bCs/>
          <w:noProof/>
          <w:sz w:val="24"/>
          <w:szCs w:val="24"/>
        </w:rPr>
        <w:t>30</w:t>
      </w:r>
      <w:r w:rsidRPr="00705455">
        <w:rPr>
          <w:rFonts w:ascii="Arial" w:hAnsi="Arial" w:cs="Arial"/>
          <w:noProof/>
          <w:sz w:val="24"/>
          <w:szCs w:val="24"/>
        </w:rPr>
        <w:t>, 209–223 (2014).</w:t>
      </w:r>
    </w:p>
    <w:p w14:paraId="7D8B9C2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15. </w:t>
      </w:r>
      <w:r w:rsidRPr="00705455">
        <w:rPr>
          <w:rFonts w:ascii="Arial" w:hAnsi="Arial" w:cs="Arial"/>
          <w:noProof/>
          <w:sz w:val="24"/>
          <w:szCs w:val="24"/>
        </w:rPr>
        <w:tab/>
        <w:t xml:space="preserve">E. M. Crimmins, Y. Zhang, Y. Saito, Trends Over 4 Decades in Disability-Free Life Expectancy in the United States. </w:t>
      </w:r>
      <w:r w:rsidRPr="00705455">
        <w:rPr>
          <w:rFonts w:ascii="Arial" w:hAnsi="Arial" w:cs="Arial"/>
          <w:b/>
          <w:bCs/>
          <w:noProof/>
          <w:sz w:val="24"/>
          <w:szCs w:val="24"/>
        </w:rPr>
        <w:t>106</w:t>
      </w:r>
      <w:r w:rsidRPr="00705455">
        <w:rPr>
          <w:rFonts w:ascii="Arial" w:hAnsi="Arial" w:cs="Arial"/>
          <w:noProof/>
          <w:sz w:val="24"/>
          <w:szCs w:val="24"/>
        </w:rPr>
        <w:t>, 1287–1293 (2016).</w:t>
      </w:r>
    </w:p>
    <w:p w14:paraId="6FF3085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16. </w:t>
      </w:r>
      <w:r w:rsidRPr="00705455">
        <w:rPr>
          <w:rFonts w:ascii="Arial" w:hAnsi="Arial" w:cs="Arial"/>
          <w:noProof/>
          <w:sz w:val="24"/>
          <w:szCs w:val="24"/>
        </w:rPr>
        <w:tab/>
        <w:t xml:space="preserve">L. a Beckett, </w:t>
      </w:r>
      <w:r w:rsidRPr="00705455">
        <w:rPr>
          <w:rFonts w:ascii="Arial" w:hAnsi="Arial" w:cs="Arial"/>
          <w:i/>
          <w:iCs/>
          <w:noProof/>
          <w:sz w:val="24"/>
          <w:szCs w:val="24"/>
        </w:rPr>
        <w:t>et al.</w:t>
      </w:r>
      <w:r w:rsidRPr="00705455">
        <w:rPr>
          <w:rFonts w:ascii="Arial" w:hAnsi="Arial" w:cs="Arial"/>
          <w:noProof/>
          <w:sz w:val="24"/>
          <w:szCs w:val="24"/>
        </w:rPr>
        <w:t xml:space="preserve">, Analysis of change in self-reported physical function among older persons in four population studies. </w:t>
      </w:r>
      <w:r w:rsidRPr="00705455">
        <w:rPr>
          <w:rFonts w:ascii="Arial" w:hAnsi="Arial" w:cs="Arial"/>
          <w:i/>
          <w:iCs/>
          <w:noProof/>
          <w:sz w:val="24"/>
          <w:szCs w:val="24"/>
        </w:rPr>
        <w:t>Am. J. Epidemiol.</w:t>
      </w:r>
      <w:r w:rsidRPr="00705455">
        <w:rPr>
          <w:rFonts w:ascii="Arial" w:hAnsi="Arial" w:cs="Arial"/>
          <w:noProof/>
          <w:sz w:val="24"/>
          <w:szCs w:val="24"/>
        </w:rPr>
        <w:t xml:space="preserve"> </w:t>
      </w:r>
      <w:r w:rsidRPr="00705455">
        <w:rPr>
          <w:rFonts w:ascii="Arial" w:hAnsi="Arial" w:cs="Arial"/>
          <w:b/>
          <w:bCs/>
          <w:noProof/>
          <w:sz w:val="24"/>
          <w:szCs w:val="24"/>
        </w:rPr>
        <w:t>143</w:t>
      </w:r>
      <w:r w:rsidRPr="00705455">
        <w:rPr>
          <w:rFonts w:ascii="Arial" w:hAnsi="Arial" w:cs="Arial"/>
          <w:noProof/>
          <w:sz w:val="24"/>
          <w:szCs w:val="24"/>
        </w:rPr>
        <w:t>, 766–78 (1996).</w:t>
      </w:r>
    </w:p>
    <w:p w14:paraId="5992FE7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17. </w:t>
      </w:r>
      <w:r w:rsidRPr="00705455">
        <w:rPr>
          <w:rFonts w:ascii="Arial" w:hAnsi="Arial" w:cs="Arial"/>
          <w:noProof/>
          <w:sz w:val="24"/>
          <w:szCs w:val="24"/>
        </w:rPr>
        <w:tab/>
        <w:t xml:space="preserve">S. Horiuchi, J. R. Wilmoth, S. D. Pletcher, A decomposition method based on a model of continuous change.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45</w:t>
      </w:r>
      <w:r w:rsidRPr="00705455">
        <w:rPr>
          <w:rFonts w:ascii="Arial" w:hAnsi="Arial" w:cs="Arial"/>
          <w:noProof/>
          <w:sz w:val="24"/>
          <w:szCs w:val="24"/>
        </w:rPr>
        <w:t>, 785–801 (2008).</w:t>
      </w:r>
    </w:p>
    <w:p w14:paraId="773807F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18. </w:t>
      </w:r>
      <w:r w:rsidRPr="00705455">
        <w:rPr>
          <w:rFonts w:ascii="Arial" w:hAnsi="Arial" w:cs="Arial"/>
          <w:noProof/>
          <w:sz w:val="24"/>
          <w:szCs w:val="24"/>
        </w:rPr>
        <w:tab/>
        <w:t>T. Riffe, Package “DemoDecomp” Type Package Title Decompose Demographic Functions (2018) https:/doi.org/10.1353/dem.0.0033 (October 15, 2019).</w:t>
      </w:r>
    </w:p>
    <w:p w14:paraId="3B979E6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19. </w:t>
      </w:r>
      <w:r w:rsidRPr="00705455">
        <w:rPr>
          <w:rFonts w:ascii="Arial" w:hAnsi="Arial" w:cs="Arial"/>
          <w:noProof/>
          <w:sz w:val="24"/>
          <w:szCs w:val="24"/>
        </w:rPr>
        <w:tab/>
        <w:t xml:space="preserve">N. Crespí-Lloréns, I. Hernández-Aguado, E. Chilet-Rosell, Have Policies Tackled Gender Inequalities in Health? A Scoping Review. </w:t>
      </w:r>
      <w:r w:rsidRPr="00705455">
        <w:rPr>
          <w:rFonts w:ascii="Arial" w:hAnsi="Arial" w:cs="Arial"/>
          <w:i/>
          <w:iCs/>
          <w:noProof/>
          <w:sz w:val="24"/>
          <w:szCs w:val="24"/>
        </w:rPr>
        <w:t>Int. J. Environ. Res. Public Health</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327 (2021).</w:t>
      </w:r>
    </w:p>
    <w:p w14:paraId="42A4841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20. </w:t>
      </w:r>
      <w:r w:rsidRPr="00705455">
        <w:rPr>
          <w:rFonts w:ascii="Arial" w:hAnsi="Arial" w:cs="Arial"/>
          <w:noProof/>
          <w:sz w:val="24"/>
          <w:szCs w:val="24"/>
        </w:rPr>
        <w:tab/>
        <w:t xml:space="preserve">J. Dahlin, J. Härkönen, Cross-national differences in the gender gap in </w:t>
      </w:r>
      <w:r w:rsidRPr="00705455">
        <w:rPr>
          <w:rFonts w:ascii="Arial" w:hAnsi="Arial" w:cs="Arial"/>
          <w:noProof/>
          <w:sz w:val="24"/>
          <w:szCs w:val="24"/>
        </w:rPr>
        <w:lastRenderedPageBreak/>
        <w:t xml:space="preserve">subjective health in Europe: Does country-level gender equality matter?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98</w:t>
      </w:r>
      <w:r w:rsidRPr="00705455">
        <w:rPr>
          <w:rFonts w:ascii="Arial" w:hAnsi="Arial" w:cs="Arial"/>
          <w:noProof/>
          <w:sz w:val="24"/>
          <w:szCs w:val="24"/>
        </w:rPr>
        <w:t>, 24–28 (2013).</w:t>
      </w:r>
    </w:p>
    <w:p w14:paraId="3C6C9324"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21. </w:t>
      </w:r>
      <w:r w:rsidRPr="00705455">
        <w:rPr>
          <w:rFonts w:ascii="Arial" w:hAnsi="Arial" w:cs="Arial"/>
          <w:noProof/>
          <w:sz w:val="24"/>
          <w:szCs w:val="24"/>
        </w:rPr>
        <w:tab/>
        <w:t xml:space="preserve">T. Boerma, A. R. Hosseinpoor, E. Verdes, S. Chatterji, A global assessment of the gender gap in self-reported health with survey data from 59 countries. </w:t>
      </w:r>
      <w:r w:rsidRPr="00705455">
        <w:rPr>
          <w:rFonts w:ascii="Arial" w:hAnsi="Arial" w:cs="Arial"/>
          <w:i/>
          <w:iCs/>
          <w:noProof/>
          <w:sz w:val="24"/>
          <w:szCs w:val="24"/>
        </w:rPr>
        <w:t>BMC Public Health</w:t>
      </w:r>
      <w:r w:rsidRPr="00705455">
        <w:rPr>
          <w:rFonts w:ascii="Arial" w:hAnsi="Arial" w:cs="Arial"/>
          <w:noProof/>
          <w:sz w:val="24"/>
          <w:szCs w:val="24"/>
        </w:rPr>
        <w:t xml:space="preserve"> </w:t>
      </w:r>
      <w:r w:rsidRPr="00705455">
        <w:rPr>
          <w:rFonts w:ascii="Arial" w:hAnsi="Arial" w:cs="Arial"/>
          <w:b/>
          <w:bCs/>
          <w:noProof/>
          <w:sz w:val="24"/>
          <w:szCs w:val="24"/>
        </w:rPr>
        <w:t>16</w:t>
      </w:r>
      <w:r w:rsidRPr="00705455">
        <w:rPr>
          <w:rFonts w:ascii="Arial" w:hAnsi="Arial" w:cs="Arial"/>
          <w:noProof/>
          <w:sz w:val="24"/>
          <w:szCs w:val="24"/>
        </w:rPr>
        <w:t>, 675 (2016).</w:t>
      </w:r>
    </w:p>
    <w:p w14:paraId="2C55A0A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22. </w:t>
      </w:r>
      <w:r w:rsidRPr="00705455">
        <w:rPr>
          <w:rFonts w:ascii="Arial" w:hAnsi="Arial" w:cs="Arial"/>
          <w:noProof/>
          <w:sz w:val="24"/>
          <w:szCs w:val="24"/>
        </w:rPr>
        <w:tab/>
        <w:t xml:space="preserve">J. Lee, </w:t>
      </w:r>
      <w:r w:rsidRPr="00705455">
        <w:rPr>
          <w:rFonts w:ascii="Arial" w:hAnsi="Arial" w:cs="Arial"/>
          <w:i/>
          <w:iCs/>
          <w:noProof/>
          <w:sz w:val="24"/>
          <w:szCs w:val="24"/>
        </w:rPr>
        <w:t>et al.</w:t>
      </w:r>
      <w:r w:rsidRPr="00705455">
        <w:rPr>
          <w:rFonts w:ascii="Arial" w:hAnsi="Arial" w:cs="Arial"/>
          <w:noProof/>
          <w:sz w:val="24"/>
          <w:szCs w:val="24"/>
        </w:rPr>
        <w:t xml:space="preserve">, Cross-country comparisons of disability and morbidity: Evidence from the gateway to global aging data. </w:t>
      </w:r>
      <w:r w:rsidRPr="00705455">
        <w:rPr>
          <w:rFonts w:ascii="Arial" w:hAnsi="Arial" w:cs="Arial"/>
          <w:i/>
          <w:iCs/>
          <w:noProof/>
          <w:sz w:val="24"/>
          <w:szCs w:val="24"/>
        </w:rPr>
        <w:t>Journals Gerontol. - Ser. A Biol. Sci. Med. Sci.</w:t>
      </w:r>
      <w:r w:rsidRPr="00705455">
        <w:rPr>
          <w:rFonts w:ascii="Arial" w:hAnsi="Arial" w:cs="Arial"/>
          <w:noProof/>
          <w:sz w:val="24"/>
          <w:szCs w:val="24"/>
        </w:rPr>
        <w:t xml:space="preserve"> </w:t>
      </w:r>
      <w:r w:rsidRPr="00705455">
        <w:rPr>
          <w:rFonts w:ascii="Arial" w:hAnsi="Arial" w:cs="Arial"/>
          <w:b/>
          <w:bCs/>
          <w:noProof/>
          <w:sz w:val="24"/>
          <w:szCs w:val="24"/>
        </w:rPr>
        <w:t>73</w:t>
      </w:r>
      <w:r w:rsidRPr="00705455">
        <w:rPr>
          <w:rFonts w:ascii="Arial" w:hAnsi="Arial" w:cs="Arial"/>
          <w:noProof/>
          <w:sz w:val="24"/>
          <w:szCs w:val="24"/>
        </w:rPr>
        <w:t>, 1519–1524 (2018).</w:t>
      </w:r>
    </w:p>
    <w:p w14:paraId="6C01C31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23. </w:t>
      </w:r>
      <w:r w:rsidRPr="00705455">
        <w:rPr>
          <w:rFonts w:ascii="Arial" w:hAnsi="Arial" w:cs="Arial"/>
          <w:noProof/>
          <w:sz w:val="24"/>
          <w:szCs w:val="24"/>
        </w:rPr>
        <w:tab/>
        <w:t xml:space="preserve">A. Case, C. Paxson, Sex differences in morbidity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42</w:t>
      </w:r>
      <w:r w:rsidRPr="00705455">
        <w:rPr>
          <w:rFonts w:ascii="Arial" w:hAnsi="Arial" w:cs="Arial"/>
          <w:noProof/>
          <w:sz w:val="24"/>
          <w:szCs w:val="24"/>
        </w:rPr>
        <w:t>, 189–214 (2005).</w:t>
      </w:r>
    </w:p>
    <w:p w14:paraId="1AA65D0B"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24. </w:t>
      </w:r>
      <w:r w:rsidRPr="00705455">
        <w:rPr>
          <w:rFonts w:ascii="Arial" w:hAnsi="Arial" w:cs="Arial"/>
          <w:noProof/>
          <w:sz w:val="24"/>
          <w:szCs w:val="24"/>
        </w:rPr>
        <w:tab/>
        <w:t xml:space="preserve">E. M. Crimmins, J. K. Kim, A. Solé-Auró, Gender differences in health: results from SHARE, ELSA and HRS. </w:t>
      </w:r>
      <w:r w:rsidRPr="00705455">
        <w:rPr>
          <w:rFonts w:ascii="Arial" w:hAnsi="Arial" w:cs="Arial"/>
          <w:i/>
          <w:iCs/>
          <w:noProof/>
          <w:sz w:val="24"/>
          <w:szCs w:val="24"/>
        </w:rPr>
        <w:t>Eur. J. Public Health</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81–91 (2011).</w:t>
      </w:r>
    </w:p>
    <w:p w14:paraId="7B4C2311"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25. </w:t>
      </w:r>
      <w:r w:rsidRPr="00705455">
        <w:rPr>
          <w:rFonts w:ascii="Arial" w:hAnsi="Arial" w:cs="Arial"/>
          <w:noProof/>
          <w:sz w:val="24"/>
          <w:szCs w:val="24"/>
        </w:rPr>
        <w:tab/>
        <w:t xml:space="preserve">L. M. Verbrugge, D. L. Wingard, Sex Differentials in Health and Mortality. </w:t>
      </w:r>
      <w:r w:rsidRPr="00705455">
        <w:rPr>
          <w:rFonts w:ascii="Arial" w:hAnsi="Arial" w:cs="Arial"/>
          <w:i/>
          <w:iCs/>
          <w:noProof/>
          <w:sz w:val="24"/>
          <w:szCs w:val="24"/>
        </w:rPr>
        <w:t>Women Health</w:t>
      </w:r>
      <w:r w:rsidRPr="00705455">
        <w:rPr>
          <w:rFonts w:ascii="Arial" w:hAnsi="Arial" w:cs="Arial"/>
          <w:noProof/>
          <w:sz w:val="24"/>
          <w:szCs w:val="24"/>
        </w:rPr>
        <w:t xml:space="preserve"> </w:t>
      </w:r>
      <w:r w:rsidRPr="00705455">
        <w:rPr>
          <w:rFonts w:ascii="Arial" w:hAnsi="Arial" w:cs="Arial"/>
          <w:b/>
          <w:bCs/>
          <w:noProof/>
          <w:sz w:val="24"/>
          <w:szCs w:val="24"/>
        </w:rPr>
        <w:t>12</w:t>
      </w:r>
      <w:r w:rsidRPr="00705455">
        <w:rPr>
          <w:rFonts w:ascii="Arial" w:hAnsi="Arial" w:cs="Arial"/>
          <w:noProof/>
          <w:sz w:val="24"/>
          <w:szCs w:val="24"/>
        </w:rPr>
        <w:t>, 103–145 (1987).</w:t>
      </w:r>
    </w:p>
    <w:p w14:paraId="32EA4C98"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26. </w:t>
      </w:r>
      <w:r w:rsidRPr="00705455">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705455">
        <w:rPr>
          <w:rFonts w:ascii="Arial" w:hAnsi="Arial" w:cs="Arial"/>
          <w:i/>
          <w:iCs/>
          <w:noProof/>
          <w:sz w:val="24"/>
          <w:szCs w:val="24"/>
        </w:rPr>
        <w:t>Women’s Heal. Issues</w:t>
      </w:r>
      <w:r w:rsidRPr="00705455">
        <w:rPr>
          <w:rFonts w:ascii="Arial" w:hAnsi="Arial" w:cs="Arial"/>
          <w:noProof/>
          <w:sz w:val="24"/>
          <w:szCs w:val="24"/>
        </w:rPr>
        <w:t xml:space="preserve"> </w:t>
      </w:r>
      <w:r w:rsidRPr="00705455">
        <w:rPr>
          <w:rFonts w:ascii="Arial" w:hAnsi="Arial" w:cs="Arial"/>
          <w:b/>
          <w:bCs/>
          <w:noProof/>
          <w:sz w:val="24"/>
          <w:szCs w:val="24"/>
        </w:rPr>
        <w:t>21</w:t>
      </w:r>
      <w:r w:rsidRPr="00705455">
        <w:rPr>
          <w:rFonts w:ascii="Arial" w:hAnsi="Arial" w:cs="Arial"/>
          <w:noProof/>
          <w:sz w:val="24"/>
          <w:szCs w:val="24"/>
        </w:rPr>
        <w:t>, 64–70 (2011).</w:t>
      </w:r>
    </w:p>
    <w:p w14:paraId="6189422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27. </w:t>
      </w:r>
      <w:r w:rsidRPr="00705455">
        <w:rPr>
          <w:rFonts w:ascii="Arial" w:hAnsi="Arial" w:cs="Arial"/>
          <w:noProof/>
          <w:sz w:val="24"/>
          <w:szCs w:val="24"/>
        </w:rPr>
        <w:tab/>
        <w:t>V. Di Lego, P. Di Giulio, M. Luy, “Gender Differences in Healthy and Unhealthy Life Expectancy” in (2020), pp. 151–172.</w:t>
      </w:r>
    </w:p>
    <w:p w14:paraId="69BBB153"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28. </w:t>
      </w:r>
      <w:r w:rsidRPr="00705455">
        <w:rPr>
          <w:rFonts w:ascii="Arial" w:hAnsi="Arial" w:cs="Arial"/>
          <w:noProof/>
          <w:sz w:val="24"/>
          <w:szCs w:val="24"/>
        </w:rPr>
        <w:tab/>
        <w:t xml:space="preserve">A. Oksuzyan, H. Brønnum-Hansen, B. Jeune, Gender gap in health expectancy. </w:t>
      </w:r>
      <w:r w:rsidRPr="00705455">
        <w:rPr>
          <w:rFonts w:ascii="Arial" w:hAnsi="Arial" w:cs="Arial"/>
          <w:i/>
          <w:iCs/>
          <w:noProof/>
          <w:sz w:val="24"/>
          <w:szCs w:val="24"/>
        </w:rPr>
        <w:t>Eur. J. Ageing</w:t>
      </w:r>
      <w:r w:rsidRPr="00705455">
        <w:rPr>
          <w:rFonts w:ascii="Arial" w:hAnsi="Arial" w:cs="Arial"/>
          <w:noProof/>
          <w:sz w:val="24"/>
          <w:szCs w:val="24"/>
        </w:rPr>
        <w:t xml:space="preserve"> </w:t>
      </w:r>
      <w:r w:rsidRPr="00705455">
        <w:rPr>
          <w:rFonts w:ascii="Arial" w:hAnsi="Arial" w:cs="Arial"/>
          <w:b/>
          <w:bCs/>
          <w:noProof/>
          <w:sz w:val="24"/>
          <w:szCs w:val="24"/>
        </w:rPr>
        <w:t>7</w:t>
      </w:r>
      <w:r w:rsidRPr="00705455">
        <w:rPr>
          <w:rFonts w:ascii="Arial" w:hAnsi="Arial" w:cs="Arial"/>
          <w:noProof/>
          <w:sz w:val="24"/>
          <w:szCs w:val="24"/>
        </w:rPr>
        <w:t>, 213–218 (2010).</w:t>
      </w:r>
    </w:p>
    <w:p w14:paraId="608EB1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29. </w:t>
      </w:r>
      <w:r w:rsidRPr="00705455">
        <w:rPr>
          <w:rFonts w:ascii="Arial" w:hAnsi="Arial" w:cs="Arial"/>
          <w:noProof/>
          <w:sz w:val="24"/>
          <w:szCs w:val="24"/>
        </w:rPr>
        <w:tab/>
        <w:t xml:space="preserve">M. Luy, Y. Minagawa, Gender gaps--Life expectancy and proportion of life in poor health. </w:t>
      </w:r>
      <w:r w:rsidRPr="00705455">
        <w:rPr>
          <w:rFonts w:ascii="Arial" w:hAnsi="Arial" w:cs="Arial"/>
          <w:i/>
          <w:iCs/>
          <w:noProof/>
          <w:sz w:val="24"/>
          <w:szCs w:val="24"/>
        </w:rPr>
        <w:t>Heal. reports</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 (2014).</w:t>
      </w:r>
    </w:p>
    <w:p w14:paraId="5D3172AE"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30. </w:t>
      </w:r>
      <w:r w:rsidRPr="00705455">
        <w:rPr>
          <w:rFonts w:ascii="Arial" w:hAnsi="Arial" w:cs="Arial"/>
          <w:noProof/>
          <w:sz w:val="24"/>
          <w:szCs w:val="24"/>
        </w:rPr>
        <w:tab/>
        <w:t xml:space="preserve">V. A. Freedman, D. A. Wolf, B. C. Spillman, Disability-Free Life Expectancy Over 30 Years: A Growing Female Disadvantage in the US Population. </w:t>
      </w:r>
      <w:r w:rsidRPr="00705455">
        <w:rPr>
          <w:rFonts w:ascii="Arial" w:hAnsi="Arial" w:cs="Arial"/>
          <w:i/>
          <w:iCs/>
          <w:noProof/>
          <w:sz w:val="24"/>
          <w:szCs w:val="24"/>
        </w:rPr>
        <w:t>Am. J. Public Health</w:t>
      </w:r>
      <w:r w:rsidRPr="00705455">
        <w:rPr>
          <w:rFonts w:ascii="Arial" w:hAnsi="Arial" w:cs="Arial"/>
          <w:noProof/>
          <w:sz w:val="24"/>
          <w:szCs w:val="24"/>
        </w:rPr>
        <w:t xml:space="preserve"> </w:t>
      </w:r>
      <w:r w:rsidRPr="00705455">
        <w:rPr>
          <w:rFonts w:ascii="Arial" w:hAnsi="Arial" w:cs="Arial"/>
          <w:b/>
          <w:bCs/>
          <w:noProof/>
          <w:sz w:val="24"/>
          <w:szCs w:val="24"/>
        </w:rPr>
        <w:t>106</w:t>
      </w:r>
      <w:r w:rsidRPr="00705455">
        <w:rPr>
          <w:rFonts w:ascii="Arial" w:hAnsi="Arial" w:cs="Arial"/>
          <w:noProof/>
          <w:sz w:val="24"/>
          <w:szCs w:val="24"/>
        </w:rPr>
        <w:t>, 1079–1085 (2016).</w:t>
      </w:r>
    </w:p>
    <w:p w14:paraId="4D09660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31. </w:t>
      </w:r>
      <w:r w:rsidRPr="00705455">
        <w:rPr>
          <w:rFonts w:ascii="Arial" w:hAnsi="Arial" w:cs="Arial"/>
          <w:noProof/>
          <w:sz w:val="24"/>
          <w:szCs w:val="24"/>
        </w:rPr>
        <w:tab/>
        <w:t xml:space="preserve">H. Zhang, T. Bago D’Uva, E. Van Doorslaer, The gender health gap in China: A decomposition analysis. </w:t>
      </w:r>
      <w:r w:rsidRPr="00705455">
        <w:rPr>
          <w:rFonts w:ascii="Arial" w:hAnsi="Arial" w:cs="Arial"/>
          <w:i/>
          <w:iCs/>
          <w:noProof/>
          <w:sz w:val="24"/>
          <w:szCs w:val="24"/>
        </w:rPr>
        <w:t>Econ. Hum. Biol.</w:t>
      </w:r>
      <w:r w:rsidRPr="00705455">
        <w:rPr>
          <w:rFonts w:ascii="Arial" w:hAnsi="Arial" w:cs="Arial"/>
          <w:noProof/>
          <w:sz w:val="24"/>
          <w:szCs w:val="24"/>
        </w:rPr>
        <w:t xml:space="preserve"> </w:t>
      </w:r>
      <w:r w:rsidRPr="00705455">
        <w:rPr>
          <w:rFonts w:ascii="Arial" w:hAnsi="Arial" w:cs="Arial"/>
          <w:b/>
          <w:bCs/>
          <w:noProof/>
          <w:sz w:val="24"/>
          <w:szCs w:val="24"/>
        </w:rPr>
        <w:t>18</w:t>
      </w:r>
      <w:r w:rsidRPr="00705455">
        <w:rPr>
          <w:rFonts w:ascii="Arial" w:hAnsi="Arial" w:cs="Arial"/>
          <w:noProof/>
          <w:sz w:val="24"/>
          <w:szCs w:val="24"/>
        </w:rPr>
        <w:t>, 13–26 (2015).</w:t>
      </w:r>
    </w:p>
    <w:p w14:paraId="7C9C458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32. </w:t>
      </w:r>
      <w:r w:rsidRPr="00705455">
        <w:rPr>
          <w:rFonts w:ascii="Arial" w:hAnsi="Arial" w:cs="Arial"/>
          <w:noProof/>
          <w:sz w:val="24"/>
          <w:szCs w:val="24"/>
        </w:rPr>
        <w:tab/>
        <w:t xml:space="preserve">M. Zhou, S. Zhao, Z. Zhao, Gender differences in health insurance </w:t>
      </w:r>
      <w:r w:rsidRPr="00705455">
        <w:rPr>
          <w:rFonts w:ascii="Arial" w:hAnsi="Arial" w:cs="Arial"/>
          <w:noProof/>
          <w:sz w:val="24"/>
          <w:szCs w:val="24"/>
        </w:rPr>
        <w:lastRenderedPageBreak/>
        <w:t xml:space="preserve">coverage in China. </w:t>
      </w:r>
      <w:r w:rsidRPr="00705455">
        <w:rPr>
          <w:rFonts w:ascii="Arial" w:hAnsi="Arial" w:cs="Arial"/>
          <w:i/>
          <w:iCs/>
          <w:noProof/>
          <w:sz w:val="24"/>
          <w:szCs w:val="24"/>
        </w:rPr>
        <w:t>Int. J. Equity Health</w:t>
      </w:r>
      <w:r w:rsidRPr="00705455">
        <w:rPr>
          <w:rFonts w:ascii="Arial" w:hAnsi="Arial" w:cs="Arial"/>
          <w:noProof/>
          <w:sz w:val="24"/>
          <w:szCs w:val="24"/>
        </w:rPr>
        <w:t xml:space="preserve"> </w:t>
      </w:r>
      <w:r w:rsidRPr="00705455">
        <w:rPr>
          <w:rFonts w:ascii="Arial" w:hAnsi="Arial" w:cs="Arial"/>
          <w:b/>
          <w:bCs/>
          <w:noProof/>
          <w:sz w:val="24"/>
          <w:szCs w:val="24"/>
        </w:rPr>
        <w:t>20</w:t>
      </w:r>
      <w:r w:rsidRPr="00705455">
        <w:rPr>
          <w:rFonts w:ascii="Arial" w:hAnsi="Arial" w:cs="Arial"/>
          <w:noProof/>
          <w:sz w:val="24"/>
          <w:szCs w:val="24"/>
        </w:rPr>
        <w:t xml:space="preserve"> (2021).</w:t>
      </w:r>
    </w:p>
    <w:p w14:paraId="12243937"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33. </w:t>
      </w:r>
      <w:r w:rsidRPr="00705455">
        <w:rPr>
          <w:rFonts w:ascii="Arial" w:hAnsi="Arial" w:cs="Arial"/>
          <w:noProof/>
          <w:sz w:val="24"/>
          <w:szCs w:val="24"/>
        </w:rPr>
        <w:tab/>
        <w:t xml:space="preserve">S. Yang, Y. H. Khang, H. Chun, S. Harper, J. Lynch, The changing gender differences in life expectancy in Korea 1970-2005.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75</w:t>
      </w:r>
      <w:r w:rsidRPr="00705455">
        <w:rPr>
          <w:rFonts w:ascii="Arial" w:hAnsi="Arial" w:cs="Arial"/>
          <w:noProof/>
          <w:sz w:val="24"/>
          <w:szCs w:val="24"/>
        </w:rPr>
        <w:t>, 1280–1287 (2012).</w:t>
      </w:r>
    </w:p>
    <w:p w14:paraId="12B3BF7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34. </w:t>
      </w:r>
      <w:r w:rsidRPr="00705455">
        <w:rPr>
          <w:rFonts w:ascii="Arial" w:hAnsi="Arial" w:cs="Arial"/>
          <w:noProof/>
          <w:sz w:val="24"/>
          <w:szCs w:val="24"/>
        </w:rPr>
        <w:tab/>
        <w:t xml:space="preserve">M. I. Tareque, S. Begum, Y. Saito, Gender differences in disability-free life expectancy at old ages in Bangladesh. </w:t>
      </w:r>
      <w:r w:rsidRPr="00705455">
        <w:rPr>
          <w:rFonts w:ascii="Arial" w:hAnsi="Arial" w:cs="Arial"/>
          <w:i/>
          <w:iCs/>
          <w:noProof/>
          <w:sz w:val="24"/>
          <w:szCs w:val="24"/>
        </w:rPr>
        <w:t>J. Aging Health</w:t>
      </w:r>
      <w:r w:rsidRPr="00705455">
        <w:rPr>
          <w:rFonts w:ascii="Arial" w:hAnsi="Arial" w:cs="Arial"/>
          <w:noProof/>
          <w:sz w:val="24"/>
          <w:szCs w:val="24"/>
        </w:rPr>
        <w:t xml:space="preserve"> </w:t>
      </w:r>
      <w:r w:rsidRPr="00705455">
        <w:rPr>
          <w:rFonts w:ascii="Arial" w:hAnsi="Arial" w:cs="Arial"/>
          <w:b/>
          <w:bCs/>
          <w:noProof/>
          <w:sz w:val="24"/>
          <w:szCs w:val="24"/>
        </w:rPr>
        <w:t>25</w:t>
      </w:r>
      <w:r w:rsidRPr="00705455">
        <w:rPr>
          <w:rFonts w:ascii="Arial" w:hAnsi="Arial" w:cs="Arial"/>
          <w:noProof/>
          <w:sz w:val="24"/>
          <w:szCs w:val="24"/>
        </w:rPr>
        <w:t>, 1299–1312 (2013).</w:t>
      </w:r>
    </w:p>
    <w:p w14:paraId="14C5BCFC"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35. </w:t>
      </w:r>
      <w:r w:rsidRPr="00705455">
        <w:rPr>
          <w:rFonts w:ascii="Arial" w:hAnsi="Arial" w:cs="Arial"/>
          <w:noProof/>
          <w:sz w:val="24"/>
          <w:szCs w:val="24"/>
        </w:rPr>
        <w:tab/>
        <w:t xml:space="preserve">F. Mauvais-Jarvis, </w:t>
      </w:r>
      <w:r w:rsidRPr="00705455">
        <w:rPr>
          <w:rFonts w:ascii="Arial" w:hAnsi="Arial" w:cs="Arial"/>
          <w:i/>
          <w:iCs/>
          <w:noProof/>
          <w:sz w:val="24"/>
          <w:szCs w:val="24"/>
        </w:rPr>
        <w:t>et al.</w:t>
      </w:r>
      <w:r w:rsidRPr="00705455">
        <w:rPr>
          <w:rFonts w:ascii="Arial" w:hAnsi="Arial" w:cs="Arial"/>
          <w:noProof/>
          <w:sz w:val="24"/>
          <w:szCs w:val="24"/>
        </w:rPr>
        <w:t xml:space="preserve">, Sex and gender: modifiers of health, disease, and medicine. </w:t>
      </w:r>
      <w:r w:rsidRPr="00705455">
        <w:rPr>
          <w:rFonts w:ascii="Arial" w:hAnsi="Arial" w:cs="Arial"/>
          <w:i/>
          <w:iCs/>
          <w:noProof/>
          <w:sz w:val="24"/>
          <w:szCs w:val="24"/>
        </w:rPr>
        <w:t>Lancet</w:t>
      </w:r>
      <w:r w:rsidRPr="00705455">
        <w:rPr>
          <w:rFonts w:ascii="Arial" w:hAnsi="Arial" w:cs="Arial"/>
          <w:noProof/>
          <w:sz w:val="24"/>
          <w:szCs w:val="24"/>
        </w:rPr>
        <w:t xml:space="preserve"> </w:t>
      </w:r>
      <w:r w:rsidRPr="00705455">
        <w:rPr>
          <w:rFonts w:ascii="Arial" w:hAnsi="Arial" w:cs="Arial"/>
          <w:b/>
          <w:bCs/>
          <w:noProof/>
          <w:sz w:val="24"/>
          <w:szCs w:val="24"/>
        </w:rPr>
        <w:t>396</w:t>
      </w:r>
      <w:r w:rsidRPr="00705455">
        <w:rPr>
          <w:rFonts w:ascii="Arial" w:hAnsi="Arial" w:cs="Arial"/>
          <w:noProof/>
          <w:sz w:val="24"/>
          <w:szCs w:val="24"/>
        </w:rPr>
        <w:t>, 565–582 (2020).</w:t>
      </w:r>
    </w:p>
    <w:p w14:paraId="00EFC739"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36. </w:t>
      </w:r>
      <w:r w:rsidRPr="00705455">
        <w:rPr>
          <w:rFonts w:ascii="Arial" w:hAnsi="Arial" w:cs="Arial"/>
          <w:noProof/>
          <w:sz w:val="24"/>
          <w:szCs w:val="24"/>
        </w:rPr>
        <w:tab/>
        <w:t xml:space="preserve">H. Tolonen, </w:t>
      </w:r>
      <w:r w:rsidRPr="00705455">
        <w:rPr>
          <w:rFonts w:ascii="Arial" w:hAnsi="Arial" w:cs="Arial"/>
          <w:i/>
          <w:iCs/>
          <w:noProof/>
          <w:sz w:val="24"/>
          <w:szCs w:val="24"/>
        </w:rPr>
        <w:t>et al.</w:t>
      </w:r>
      <w:r w:rsidRPr="00705455">
        <w:rPr>
          <w:rFonts w:ascii="Arial" w:hAnsi="Arial" w:cs="Arial"/>
          <w:noProof/>
          <w:sz w:val="24"/>
          <w:szCs w:val="24"/>
        </w:rPr>
        <w:t xml:space="preserve">, Cross-national comparisons of health indicators require standardized definitions and common data sources. </w:t>
      </w:r>
      <w:r w:rsidRPr="00705455">
        <w:rPr>
          <w:rFonts w:ascii="Arial" w:hAnsi="Arial" w:cs="Arial"/>
          <w:i/>
          <w:iCs/>
          <w:noProof/>
          <w:sz w:val="24"/>
          <w:szCs w:val="24"/>
        </w:rPr>
        <w:t>Arch. Public Heal. 2021 791</w:t>
      </w:r>
      <w:r w:rsidRPr="00705455">
        <w:rPr>
          <w:rFonts w:ascii="Arial" w:hAnsi="Arial" w:cs="Arial"/>
          <w:noProof/>
          <w:sz w:val="24"/>
          <w:szCs w:val="24"/>
        </w:rPr>
        <w:t xml:space="preserve"> </w:t>
      </w:r>
      <w:r w:rsidRPr="00705455">
        <w:rPr>
          <w:rFonts w:ascii="Arial" w:hAnsi="Arial" w:cs="Arial"/>
          <w:b/>
          <w:bCs/>
          <w:noProof/>
          <w:sz w:val="24"/>
          <w:szCs w:val="24"/>
        </w:rPr>
        <w:t>79</w:t>
      </w:r>
      <w:r w:rsidRPr="00705455">
        <w:rPr>
          <w:rFonts w:ascii="Arial" w:hAnsi="Arial" w:cs="Arial"/>
          <w:noProof/>
          <w:sz w:val="24"/>
          <w:szCs w:val="24"/>
        </w:rPr>
        <w:t>, 1–14 (2021).</w:t>
      </w:r>
    </w:p>
    <w:p w14:paraId="09BA879D"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37. </w:t>
      </w:r>
      <w:r w:rsidRPr="00705455">
        <w:rPr>
          <w:rFonts w:ascii="Arial" w:hAnsi="Arial" w:cs="Arial"/>
          <w:noProof/>
          <w:sz w:val="24"/>
          <w:szCs w:val="24"/>
        </w:rPr>
        <w:tab/>
        <w:t xml:space="preserve">J. L. Angel, W. Vega, M. López-Ortega, R. Pruchno, Aging in Mexico: Population trends and emerging issues. </w:t>
      </w:r>
      <w:r w:rsidRPr="00705455">
        <w:rPr>
          <w:rFonts w:ascii="Arial" w:hAnsi="Arial" w:cs="Arial"/>
          <w:i/>
          <w:iCs/>
          <w:noProof/>
          <w:sz w:val="24"/>
          <w:szCs w:val="24"/>
        </w:rPr>
        <w:t>Gerontologist</w:t>
      </w:r>
      <w:r w:rsidRPr="00705455">
        <w:rPr>
          <w:rFonts w:ascii="Arial" w:hAnsi="Arial" w:cs="Arial"/>
          <w:noProof/>
          <w:sz w:val="24"/>
          <w:szCs w:val="24"/>
        </w:rPr>
        <w:t xml:space="preserve"> </w:t>
      </w:r>
      <w:r w:rsidRPr="00705455">
        <w:rPr>
          <w:rFonts w:ascii="Arial" w:hAnsi="Arial" w:cs="Arial"/>
          <w:b/>
          <w:bCs/>
          <w:noProof/>
          <w:sz w:val="24"/>
          <w:szCs w:val="24"/>
        </w:rPr>
        <w:t>57</w:t>
      </w:r>
      <w:r w:rsidRPr="00705455">
        <w:rPr>
          <w:rFonts w:ascii="Arial" w:hAnsi="Arial" w:cs="Arial"/>
          <w:noProof/>
          <w:sz w:val="24"/>
          <w:szCs w:val="24"/>
        </w:rPr>
        <w:t>, 153–162 (2017).</w:t>
      </w:r>
    </w:p>
    <w:p w14:paraId="53F14476"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38. </w:t>
      </w:r>
      <w:r w:rsidRPr="00705455">
        <w:rPr>
          <w:rFonts w:ascii="Arial" w:hAnsi="Arial" w:cs="Arial"/>
          <w:noProof/>
          <w:sz w:val="24"/>
          <w:szCs w:val="24"/>
        </w:rPr>
        <w:tab/>
        <w:t xml:space="preserve">R. Pelletier, </w:t>
      </w:r>
      <w:r w:rsidRPr="00705455">
        <w:rPr>
          <w:rFonts w:ascii="Arial" w:hAnsi="Arial" w:cs="Arial"/>
          <w:i/>
          <w:iCs/>
          <w:noProof/>
          <w:sz w:val="24"/>
          <w:szCs w:val="24"/>
        </w:rPr>
        <w:t>et al.</w:t>
      </w:r>
      <w:r w:rsidRPr="00705455">
        <w:rPr>
          <w:rFonts w:ascii="Arial" w:hAnsi="Arial" w:cs="Arial"/>
          <w:noProof/>
          <w:sz w:val="24"/>
          <w:szCs w:val="24"/>
        </w:rPr>
        <w:t xml:space="preserve">, Sex Versus Gender-Related Characteristics Which Predicts Outcome after Acute Coronary Syndrome in the Young? </w:t>
      </w:r>
      <w:r w:rsidRPr="00705455">
        <w:rPr>
          <w:rFonts w:ascii="Arial" w:hAnsi="Arial" w:cs="Arial"/>
          <w:i/>
          <w:iCs/>
          <w:noProof/>
          <w:sz w:val="24"/>
          <w:szCs w:val="24"/>
        </w:rPr>
        <w:t>J. Am. Coll. Cardiol.</w:t>
      </w:r>
      <w:r w:rsidRPr="00705455">
        <w:rPr>
          <w:rFonts w:ascii="Arial" w:hAnsi="Arial" w:cs="Arial"/>
          <w:noProof/>
          <w:sz w:val="24"/>
          <w:szCs w:val="24"/>
        </w:rPr>
        <w:t xml:space="preserve"> </w:t>
      </w:r>
      <w:r w:rsidRPr="00705455">
        <w:rPr>
          <w:rFonts w:ascii="Arial" w:hAnsi="Arial" w:cs="Arial"/>
          <w:b/>
          <w:bCs/>
          <w:noProof/>
          <w:sz w:val="24"/>
          <w:szCs w:val="24"/>
        </w:rPr>
        <w:t>67</w:t>
      </w:r>
      <w:r w:rsidRPr="00705455">
        <w:rPr>
          <w:rFonts w:ascii="Arial" w:hAnsi="Arial" w:cs="Arial"/>
          <w:noProof/>
          <w:sz w:val="24"/>
          <w:szCs w:val="24"/>
        </w:rPr>
        <w:t>, 127–135 (2016).</w:t>
      </w:r>
    </w:p>
    <w:p w14:paraId="69DC5192"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39. </w:t>
      </w:r>
      <w:r w:rsidRPr="00705455">
        <w:rPr>
          <w:rFonts w:ascii="Arial" w:hAnsi="Arial" w:cs="Arial"/>
          <w:noProof/>
          <w:sz w:val="24"/>
          <w:szCs w:val="24"/>
        </w:rPr>
        <w:tab/>
        <w:t xml:space="preserve">C. E. Ross, R. K. Masters, R. A. Hummer, Education and the Gender Gaps in Health and Mortality. </w:t>
      </w:r>
      <w:r w:rsidRPr="00705455">
        <w:rPr>
          <w:rFonts w:ascii="Arial" w:hAnsi="Arial" w:cs="Arial"/>
          <w:i/>
          <w:iCs/>
          <w:noProof/>
          <w:sz w:val="24"/>
          <w:szCs w:val="24"/>
        </w:rPr>
        <w:t>Demography</w:t>
      </w:r>
      <w:r w:rsidRPr="00705455">
        <w:rPr>
          <w:rFonts w:ascii="Arial" w:hAnsi="Arial" w:cs="Arial"/>
          <w:noProof/>
          <w:sz w:val="24"/>
          <w:szCs w:val="24"/>
        </w:rPr>
        <w:t xml:space="preserve"> </w:t>
      </w:r>
      <w:r w:rsidRPr="00705455">
        <w:rPr>
          <w:rFonts w:ascii="Arial" w:hAnsi="Arial" w:cs="Arial"/>
          <w:b/>
          <w:bCs/>
          <w:noProof/>
          <w:sz w:val="24"/>
          <w:szCs w:val="24"/>
        </w:rPr>
        <w:t>49</w:t>
      </w:r>
      <w:r w:rsidRPr="00705455">
        <w:rPr>
          <w:rFonts w:ascii="Arial" w:hAnsi="Arial" w:cs="Arial"/>
          <w:noProof/>
          <w:sz w:val="24"/>
          <w:szCs w:val="24"/>
        </w:rPr>
        <w:t>, 1157–1183 (2012).</w:t>
      </w:r>
    </w:p>
    <w:p w14:paraId="4432495F"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szCs w:val="24"/>
        </w:rPr>
      </w:pPr>
      <w:r w:rsidRPr="00705455">
        <w:rPr>
          <w:rFonts w:ascii="Arial" w:hAnsi="Arial" w:cs="Arial"/>
          <w:noProof/>
          <w:sz w:val="24"/>
          <w:szCs w:val="24"/>
        </w:rPr>
        <w:t xml:space="preserve">40. </w:t>
      </w:r>
      <w:r w:rsidRPr="00705455">
        <w:rPr>
          <w:rFonts w:ascii="Arial" w:hAnsi="Arial" w:cs="Arial"/>
          <w:noProof/>
          <w:sz w:val="24"/>
          <w:szCs w:val="24"/>
        </w:rPr>
        <w:tab/>
        <w:t xml:space="preserve">C. E. E. Okojie, Gender inequalities of health in the third world. </w:t>
      </w:r>
      <w:r w:rsidRPr="00705455">
        <w:rPr>
          <w:rFonts w:ascii="Arial" w:hAnsi="Arial" w:cs="Arial"/>
          <w:i/>
          <w:iCs/>
          <w:noProof/>
          <w:sz w:val="24"/>
          <w:szCs w:val="24"/>
        </w:rPr>
        <w:t>Soc. Sci. Med.</w:t>
      </w:r>
      <w:r w:rsidRPr="00705455">
        <w:rPr>
          <w:rFonts w:ascii="Arial" w:hAnsi="Arial" w:cs="Arial"/>
          <w:noProof/>
          <w:sz w:val="24"/>
          <w:szCs w:val="24"/>
        </w:rPr>
        <w:t xml:space="preserve"> </w:t>
      </w:r>
      <w:r w:rsidRPr="00705455">
        <w:rPr>
          <w:rFonts w:ascii="Arial" w:hAnsi="Arial" w:cs="Arial"/>
          <w:b/>
          <w:bCs/>
          <w:noProof/>
          <w:sz w:val="24"/>
          <w:szCs w:val="24"/>
        </w:rPr>
        <w:t>39</w:t>
      </w:r>
      <w:r w:rsidRPr="00705455">
        <w:rPr>
          <w:rFonts w:ascii="Arial" w:hAnsi="Arial" w:cs="Arial"/>
          <w:noProof/>
          <w:sz w:val="24"/>
          <w:szCs w:val="24"/>
        </w:rPr>
        <w:t>, 1237–1247 (1994).</w:t>
      </w:r>
    </w:p>
    <w:p w14:paraId="58359A9A" w14:textId="77777777" w:rsidR="00705455" w:rsidRPr="00705455" w:rsidRDefault="00705455" w:rsidP="00705455">
      <w:pPr>
        <w:widowControl w:val="0"/>
        <w:autoSpaceDE w:val="0"/>
        <w:autoSpaceDN w:val="0"/>
        <w:adjustRightInd w:val="0"/>
        <w:spacing w:after="0" w:line="360" w:lineRule="auto"/>
        <w:ind w:left="640" w:hanging="640"/>
        <w:rPr>
          <w:rFonts w:ascii="Arial" w:hAnsi="Arial" w:cs="Arial"/>
          <w:noProof/>
          <w:sz w:val="24"/>
        </w:rPr>
      </w:pPr>
      <w:r w:rsidRPr="00705455">
        <w:rPr>
          <w:rFonts w:ascii="Arial" w:hAnsi="Arial" w:cs="Arial"/>
          <w:noProof/>
          <w:sz w:val="24"/>
          <w:szCs w:val="24"/>
        </w:rPr>
        <w:t xml:space="preserve">41. </w:t>
      </w:r>
      <w:r w:rsidRPr="00705455">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1"/>
          <w:footerReference w:type="default" r:id="rId22"/>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3"/>
      <w:footerReference w:type="default" r:id="rId24"/>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5"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50" w:author="Author" w:date="2023-06-22T19:19:00Z" w:initials="Author">
    <w:p w14:paraId="6B817791" w14:textId="0026287B" w:rsidR="00A230A8" w:rsidRDefault="00A230A8">
      <w:pPr>
        <w:pStyle w:val="CommentText"/>
      </w:pPr>
      <w:r>
        <w:rPr>
          <w:rStyle w:val="CommentReference"/>
        </w:rPr>
        <w:annotationRef/>
      </w:r>
      <w:r>
        <w:t>Will still add refs here.</w:t>
      </w:r>
    </w:p>
  </w:comment>
  <w:comment w:id="85"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87"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88" w:author="Di Lego Goncalves, Vanessa" w:date="2023-06-22T09:29:00Z" w:initials="DLGV">
    <w:p w14:paraId="1140C6C9" w14:textId="5E03A14D" w:rsidR="00D17C9E" w:rsidRPr="00637930" w:rsidRDefault="00D17C9E">
      <w:pPr>
        <w:pStyle w:val="CommentText"/>
      </w:pPr>
      <w:r>
        <w:rPr>
          <w:rStyle w:val="CommentReference"/>
        </w:rPr>
        <w:annotationRef/>
      </w:r>
      <w:r w:rsidRPr="00637930">
        <w:t xml:space="preserve">See </w:t>
      </w:r>
      <w:r w:rsidR="00637930" w:rsidRPr="00637930">
        <w:t>what you t</w:t>
      </w:r>
      <w:r w:rsidR="00637930">
        <w:t>hink now!</w:t>
      </w:r>
    </w:p>
  </w:comment>
  <w:comment w:id="101" w:author="Author" w:date="2023-06-22T19:26:00Z" w:initials="Author">
    <w:p w14:paraId="612A61AD" w14:textId="11B3939C" w:rsidR="00F32EF6" w:rsidRDefault="00F32EF6">
      <w:pPr>
        <w:pStyle w:val="CommentText"/>
      </w:pPr>
      <w:r>
        <w:rPr>
          <w:rStyle w:val="CommentReference"/>
        </w:rPr>
        <w:annotationRef/>
      </w:r>
      <w:r>
        <w:t>Adding y here as substitute for year as this is the rule for PNAS. They also add y after age, so that is why I am adding here.</w:t>
      </w:r>
    </w:p>
  </w:comment>
  <w:comment w:id="288"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637930">
        <w:t xml:space="preserve">As equacoes estao erradas. </w:t>
      </w:r>
      <w:r w:rsidRPr="00742769">
        <w:rPr>
          <w:lang w:val="pt-BR"/>
        </w:rPr>
        <w:t>O “n” deve ser subescrito. Tentei arrumar em cima mas nao sei se vai dar certo rs. Tem que arrumar aqui tambem</w:t>
      </w:r>
    </w:p>
  </w:comment>
  <w:comment w:id="289"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77"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78"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81"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82"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90"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391" w:author="Author" w:date="2023-06-16T11:43:00Z" w:initials="Author">
    <w:p w14:paraId="53C9A845" w14:textId="22442F00" w:rsidR="00D17C9E" w:rsidRDefault="00D17C9E">
      <w:pPr>
        <w:pStyle w:val="CommentText"/>
      </w:pPr>
      <w:r>
        <w:rPr>
          <w:rStyle w:val="CommentReference"/>
        </w:rPr>
        <w:annotationRef/>
      </w:r>
      <w:r>
        <w:t>Depende da revista, kkkk</w:t>
      </w:r>
    </w:p>
  </w:comment>
  <w:comment w:id="399"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400"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438"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439"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FA7377" w15:done="1"/>
  <w15:commentEx w15:paraId="3CBD2132" w15:paraIdParent="2FFA7377" w15:done="1"/>
  <w15:commentEx w15:paraId="6B817791" w15:done="0"/>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A7377" w16cid:durableId="280DCE1A"/>
  <w16cid:commentId w16cid:paraId="3CBD2132" w16cid:durableId="2836C857"/>
  <w16cid:commentId w16cid:paraId="6B817791" w16cid:durableId="283F1D36"/>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3A2F"/>
    <w:rsid w:val="00033D66"/>
    <w:rsid w:val="00036D14"/>
    <w:rsid w:val="00037515"/>
    <w:rsid w:val="00037587"/>
    <w:rsid w:val="00041CFD"/>
    <w:rsid w:val="00047B0C"/>
    <w:rsid w:val="00050965"/>
    <w:rsid w:val="00067464"/>
    <w:rsid w:val="000818A2"/>
    <w:rsid w:val="0008309F"/>
    <w:rsid w:val="00083FD8"/>
    <w:rsid w:val="000843E0"/>
    <w:rsid w:val="00092E34"/>
    <w:rsid w:val="0009777F"/>
    <w:rsid w:val="000A1F57"/>
    <w:rsid w:val="000A2D2A"/>
    <w:rsid w:val="000B2BCF"/>
    <w:rsid w:val="000B3AEE"/>
    <w:rsid w:val="000B47DE"/>
    <w:rsid w:val="000C0847"/>
    <w:rsid w:val="000C2282"/>
    <w:rsid w:val="000D2DC7"/>
    <w:rsid w:val="000E7D8E"/>
    <w:rsid w:val="000F1580"/>
    <w:rsid w:val="00101673"/>
    <w:rsid w:val="00105467"/>
    <w:rsid w:val="00106216"/>
    <w:rsid w:val="001218C8"/>
    <w:rsid w:val="00127CD3"/>
    <w:rsid w:val="001303E4"/>
    <w:rsid w:val="00133811"/>
    <w:rsid w:val="00135575"/>
    <w:rsid w:val="00135E8D"/>
    <w:rsid w:val="00142C2A"/>
    <w:rsid w:val="00152047"/>
    <w:rsid w:val="001524B4"/>
    <w:rsid w:val="00154583"/>
    <w:rsid w:val="001647FF"/>
    <w:rsid w:val="001750AF"/>
    <w:rsid w:val="00175B36"/>
    <w:rsid w:val="00183C30"/>
    <w:rsid w:val="00184CB4"/>
    <w:rsid w:val="00185B61"/>
    <w:rsid w:val="001A1B33"/>
    <w:rsid w:val="001B27CB"/>
    <w:rsid w:val="001B74BC"/>
    <w:rsid w:val="001C10B3"/>
    <w:rsid w:val="001C227A"/>
    <w:rsid w:val="001C7682"/>
    <w:rsid w:val="001E0A75"/>
    <w:rsid w:val="001E10E0"/>
    <w:rsid w:val="001E682F"/>
    <w:rsid w:val="001F7823"/>
    <w:rsid w:val="00200DDE"/>
    <w:rsid w:val="0020321A"/>
    <w:rsid w:val="002042D1"/>
    <w:rsid w:val="002115EB"/>
    <w:rsid w:val="0021317A"/>
    <w:rsid w:val="00214911"/>
    <w:rsid w:val="00224207"/>
    <w:rsid w:val="00227F78"/>
    <w:rsid w:val="00231B83"/>
    <w:rsid w:val="00232924"/>
    <w:rsid w:val="002363D7"/>
    <w:rsid w:val="00242915"/>
    <w:rsid w:val="00243C56"/>
    <w:rsid w:val="00244C53"/>
    <w:rsid w:val="00252DCE"/>
    <w:rsid w:val="0025608A"/>
    <w:rsid w:val="00263B02"/>
    <w:rsid w:val="00264162"/>
    <w:rsid w:val="00267643"/>
    <w:rsid w:val="00280AD5"/>
    <w:rsid w:val="00287A65"/>
    <w:rsid w:val="00293B95"/>
    <w:rsid w:val="002A3590"/>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70B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5987"/>
    <w:rsid w:val="003F62F1"/>
    <w:rsid w:val="0043713B"/>
    <w:rsid w:val="00445CE8"/>
    <w:rsid w:val="00446339"/>
    <w:rsid w:val="00451F62"/>
    <w:rsid w:val="00452DA1"/>
    <w:rsid w:val="00464535"/>
    <w:rsid w:val="0046557A"/>
    <w:rsid w:val="00466830"/>
    <w:rsid w:val="0047289C"/>
    <w:rsid w:val="004814F8"/>
    <w:rsid w:val="00482B51"/>
    <w:rsid w:val="00485213"/>
    <w:rsid w:val="004959C8"/>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1DDF"/>
    <w:rsid w:val="0054313F"/>
    <w:rsid w:val="00543F29"/>
    <w:rsid w:val="00545D6E"/>
    <w:rsid w:val="005469D0"/>
    <w:rsid w:val="005512D7"/>
    <w:rsid w:val="00552EFD"/>
    <w:rsid w:val="0055444C"/>
    <w:rsid w:val="005548AB"/>
    <w:rsid w:val="00554E86"/>
    <w:rsid w:val="00560577"/>
    <w:rsid w:val="00567D6A"/>
    <w:rsid w:val="00582071"/>
    <w:rsid w:val="00585D53"/>
    <w:rsid w:val="00586C41"/>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079F"/>
    <w:rsid w:val="005E1A2A"/>
    <w:rsid w:val="005E2CBB"/>
    <w:rsid w:val="005E371A"/>
    <w:rsid w:val="005E71E2"/>
    <w:rsid w:val="005F020D"/>
    <w:rsid w:val="00610D83"/>
    <w:rsid w:val="00630B14"/>
    <w:rsid w:val="00631506"/>
    <w:rsid w:val="006315A5"/>
    <w:rsid w:val="00631E52"/>
    <w:rsid w:val="00635527"/>
    <w:rsid w:val="00637930"/>
    <w:rsid w:val="00640D6C"/>
    <w:rsid w:val="0064509E"/>
    <w:rsid w:val="0065577D"/>
    <w:rsid w:val="00656677"/>
    <w:rsid w:val="006642DA"/>
    <w:rsid w:val="0066539A"/>
    <w:rsid w:val="00665A6D"/>
    <w:rsid w:val="00685B27"/>
    <w:rsid w:val="0069074D"/>
    <w:rsid w:val="0069166E"/>
    <w:rsid w:val="00694C17"/>
    <w:rsid w:val="006A22B5"/>
    <w:rsid w:val="006A36A5"/>
    <w:rsid w:val="006A528D"/>
    <w:rsid w:val="006A5E10"/>
    <w:rsid w:val="006B067D"/>
    <w:rsid w:val="006B639E"/>
    <w:rsid w:val="006C51E4"/>
    <w:rsid w:val="006D2668"/>
    <w:rsid w:val="006D327E"/>
    <w:rsid w:val="006D413E"/>
    <w:rsid w:val="006D5366"/>
    <w:rsid w:val="006D60EC"/>
    <w:rsid w:val="006E0762"/>
    <w:rsid w:val="006E13FD"/>
    <w:rsid w:val="006E3BBD"/>
    <w:rsid w:val="006E58CF"/>
    <w:rsid w:val="006E61A2"/>
    <w:rsid w:val="006E6E89"/>
    <w:rsid w:val="006F5405"/>
    <w:rsid w:val="006F5A22"/>
    <w:rsid w:val="00704DF4"/>
    <w:rsid w:val="00705455"/>
    <w:rsid w:val="007058A1"/>
    <w:rsid w:val="00706B3C"/>
    <w:rsid w:val="00712FA1"/>
    <w:rsid w:val="00714BEC"/>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3A87"/>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05E7"/>
    <w:rsid w:val="00842EBA"/>
    <w:rsid w:val="00843F09"/>
    <w:rsid w:val="008747FF"/>
    <w:rsid w:val="00874F1E"/>
    <w:rsid w:val="008947CA"/>
    <w:rsid w:val="008B1C35"/>
    <w:rsid w:val="008B45C9"/>
    <w:rsid w:val="008B6ECA"/>
    <w:rsid w:val="008B7966"/>
    <w:rsid w:val="008C16BC"/>
    <w:rsid w:val="008D789A"/>
    <w:rsid w:val="008E54C4"/>
    <w:rsid w:val="008E5B5E"/>
    <w:rsid w:val="008F708E"/>
    <w:rsid w:val="009070BA"/>
    <w:rsid w:val="009130DE"/>
    <w:rsid w:val="009207E2"/>
    <w:rsid w:val="00921488"/>
    <w:rsid w:val="00922CA0"/>
    <w:rsid w:val="00930897"/>
    <w:rsid w:val="00934E77"/>
    <w:rsid w:val="009372EB"/>
    <w:rsid w:val="00940D27"/>
    <w:rsid w:val="00941C6E"/>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A3B4A"/>
    <w:rsid w:val="009C620F"/>
    <w:rsid w:val="009D0516"/>
    <w:rsid w:val="009D1D4B"/>
    <w:rsid w:val="009D2E17"/>
    <w:rsid w:val="009D510E"/>
    <w:rsid w:val="009D54D2"/>
    <w:rsid w:val="009D63DA"/>
    <w:rsid w:val="009E2049"/>
    <w:rsid w:val="009F06CA"/>
    <w:rsid w:val="009F252A"/>
    <w:rsid w:val="009F459A"/>
    <w:rsid w:val="00A038E3"/>
    <w:rsid w:val="00A11134"/>
    <w:rsid w:val="00A14635"/>
    <w:rsid w:val="00A17299"/>
    <w:rsid w:val="00A176F6"/>
    <w:rsid w:val="00A230A8"/>
    <w:rsid w:val="00A32BE0"/>
    <w:rsid w:val="00A33DA6"/>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34EB"/>
    <w:rsid w:val="00AB4B93"/>
    <w:rsid w:val="00AB64B4"/>
    <w:rsid w:val="00AC3182"/>
    <w:rsid w:val="00AD24DF"/>
    <w:rsid w:val="00AD4DAF"/>
    <w:rsid w:val="00AE3669"/>
    <w:rsid w:val="00AF7473"/>
    <w:rsid w:val="00B06277"/>
    <w:rsid w:val="00B078BE"/>
    <w:rsid w:val="00B133DD"/>
    <w:rsid w:val="00B175C7"/>
    <w:rsid w:val="00B2611A"/>
    <w:rsid w:val="00B30A51"/>
    <w:rsid w:val="00B376EE"/>
    <w:rsid w:val="00B42138"/>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5D8B"/>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365AC"/>
    <w:rsid w:val="00C44C07"/>
    <w:rsid w:val="00C51787"/>
    <w:rsid w:val="00C612D7"/>
    <w:rsid w:val="00C62157"/>
    <w:rsid w:val="00C71E6F"/>
    <w:rsid w:val="00C73D8D"/>
    <w:rsid w:val="00C82623"/>
    <w:rsid w:val="00C907EB"/>
    <w:rsid w:val="00C90CA5"/>
    <w:rsid w:val="00CA26E2"/>
    <w:rsid w:val="00CA41BA"/>
    <w:rsid w:val="00CA569A"/>
    <w:rsid w:val="00CA5953"/>
    <w:rsid w:val="00CA7252"/>
    <w:rsid w:val="00CA781E"/>
    <w:rsid w:val="00CB15D6"/>
    <w:rsid w:val="00CC2694"/>
    <w:rsid w:val="00CC2752"/>
    <w:rsid w:val="00CC54E3"/>
    <w:rsid w:val="00CC78FE"/>
    <w:rsid w:val="00CD1220"/>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DF4D3B"/>
    <w:rsid w:val="00E001C2"/>
    <w:rsid w:val="00E019CD"/>
    <w:rsid w:val="00E02C0A"/>
    <w:rsid w:val="00E1053A"/>
    <w:rsid w:val="00E15B78"/>
    <w:rsid w:val="00E15D8C"/>
    <w:rsid w:val="00E16693"/>
    <w:rsid w:val="00E171D1"/>
    <w:rsid w:val="00E23437"/>
    <w:rsid w:val="00E25A70"/>
    <w:rsid w:val="00E33190"/>
    <w:rsid w:val="00E34B76"/>
    <w:rsid w:val="00E404EF"/>
    <w:rsid w:val="00E41020"/>
    <w:rsid w:val="00E459EA"/>
    <w:rsid w:val="00E50E51"/>
    <w:rsid w:val="00E523E1"/>
    <w:rsid w:val="00E616BE"/>
    <w:rsid w:val="00E66587"/>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2EF6"/>
    <w:rsid w:val="00F379EE"/>
    <w:rsid w:val="00F40A3A"/>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1.png"/><Relationship Id="rId18" Type="http://schemas.openxmlformats.org/officeDocument/2006/relationships/hyperlink" Target="http://www.share-project.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share-project.or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2ag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s://g2aging.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Props1.xml><?xml version="1.0" encoding="utf-8"?>
<ds:datastoreItem xmlns:ds="http://schemas.openxmlformats.org/officeDocument/2006/customXml" ds:itemID="{2D0DA87D-787E-4F2B-B24A-50F9D11C7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25</Pages>
  <Words>23308</Words>
  <Characters>124466</Characters>
  <Application>Microsoft Office Word</Application>
  <DocSecurity>0</DocSecurity>
  <Lines>4148</Lines>
  <Paragraphs>2383</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Author</cp:lastModifiedBy>
  <cp:revision>115</cp:revision>
  <dcterms:created xsi:type="dcterms:W3CDTF">2023-06-16T09:45:00Z</dcterms:created>
  <dcterms:modified xsi:type="dcterms:W3CDTF">2023-06-22T17:34:00Z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http://www.zotero.org/styles/national-library-of-medicine</vt:lpwstr>
  </property>
  <property fmtid="{D5CDD505-2E9C-101B-9397-08002B2CF9AE}" pid="13" name="Mendeley Recent Style Name 5_1">
    <vt:lpwstr>National Library of Medicine</vt:lpwstr>
  </property>
  <property fmtid="{D5CDD505-2E9C-101B-9397-08002B2CF9AE}" pid="14" name="Mendeley Recent Style Id 6_1">
    <vt:lpwstr>http://www.zotero.org/styles/pnas</vt:lpwstr>
  </property>
  <property fmtid="{D5CDD505-2E9C-101B-9397-08002B2CF9AE}" pid="15" name="Mendeley Recent Style Name 6_1">
    <vt:lpwstr>Proceedings of the National Academy of Sciences of the United States of America</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