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77777777" w:rsidR="00B133DD" w:rsidRDefault="00A50CB3" w:rsidP="00742769">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77777777"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 Vienna Institute of Demography at the Austrian Academy of Sciences</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42769" w:rsidRDefault="00A50CB3">
      <w:pPr>
        <w:rPr>
          <w:rFonts w:ascii="Arial" w:eastAsia="Arial" w:hAnsi="Arial" w:cs="Arial"/>
          <w:sz w:val="20"/>
          <w:szCs w:val="20"/>
          <w:lang w:val="pt-BR"/>
          <w:rPrChange w:id="12" w:author="Author" w:date="2023-06-16T11:22:00Z">
            <w:rPr>
              <w:rFonts w:ascii="Arial" w:eastAsia="Arial" w:hAnsi="Arial" w:cs="Arial"/>
              <w:sz w:val="20"/>
              <w:szCs w:val="20"/>
            </w:rPr>
          </w:rPrChange>
        </w:rPr>
      </w:pPr>
      <w:r w:rsidRPr="00742769">
        <w:rPr>
          <w:rFonts w:ascii="Arial" w:eastAsia="Arial" w:hAnsi="Arial" w:cs="Arial"/>
          <w:sz w:val="20"/>
          <w:szCs w:val="20"/>
          <w:vertAlign w:val="superscript"/>
          <w:lang w:val="pt-BR"/>
          <w:rPrChange w:id="13" w:author="Author" w:date="2023-06-16T11:22:00Z">
            <w:rPr>
              <w:rFonts w:ascii="Arial" w:eastAsia="Arial" w:hAnsi="Arial" w:cs="Arial"/>
              <w:sz w:val="20"/>
              <w:szCs w:val="20"/>
              <w:vertAlign w:val="superscript"/>
            </w:rPr>
          </w:rPrChange>
        </w:rPr>
        <w:t xml:space="preserve">3 </w:t>
      </w:r>
      <w:r w:rsidRPr="00742769">
        <w:rPr>
          <w:rFonts w:ascii="Arial" w:eastAsia="Arial" w:hAnsi="Arial" w:cs="Arial"/>
          <w:sz w:val="20"/>
          <w:szCs w:val="20"/>
          <w:lang w:val="pt-BR"/>
          <w:rPrChange w:id="14" w:author="Author" w:date="2023-06-16T11:22:00Z">
            <w:rPr>
              <w:rFonts w:ascii="Arial" w:eastAsia="Arial" w:hAnsi="Arial" w:cs="Arial"/>
              <w:sz w:val="20"/>
              <w:szCs w:val="20"/>
            </w:rPr>
          </w:rPrChange>
        </w:rPr>
        <w:t xml:space="preserve">Universidade Federal de Minas Gerais, </w:t>
      </w:r>
      <w:proofErr w:type="spellStart"/>
      <w:r w:rsidRPr="00742769">
        <w:rPr>
          <w:rFonts w:ascii="Arial" w:eastAsia="Arial" w:hAnsi="Arial" w:cs="Arial"/>
          <w:sz w:val="20"/>
          <w:szCs w:val="20"/>
          <w:lang w:val="pt-BR"/>
          <w:rPrChange w:id="15" w:author="Author" w:date="2023-06-16T11:22:00Z">
            <w:rPr>
              <w:rFonts w:ascii="Arial" w:eastAsia="Arial" w:hAnsi="Arial" w:cs="Arial"/>
              <w:sz w:val="20"/>
              <w:szCs w:val="20"/>
            </w:rPr>
          </w:rPrChange>
        </w:rPr>
        <w:t>Cedeplar</w:t>
      </w:r>
      <w:proofErr w:type="spellEnd"/>
      <w:r w:rsidRPr="00742769">
        <w:rPr>
          <w:rFonts w:ascii="Arial" w:eastAsia="Arial" w:hAnsi="Arial" w:cs="Arial"/>
          <w:sz w:val="20"/>
          <w:szCs w:val="20"/>
          <w:lang w:val="pt-BR"/>
          <w:rPrChange w:id="16" w:author="Author" w:date="2023-06-16T11:22:00Z">
            <w:rPr>
              <w:rFonts w:ascii="Arial" w:eastAsia="Arial" w:hAnsi="Arial" w:cs="Arial"/>
              <w:sz w:val="20"/>
              <w:szCs w:val="20"/>
            </w:rPr>
          </w:rPrChange>
        </w:rPr>
        <w:t xml:space="preserve">, </w:t>
      </w:r>
      <w:proofErr w:type="spellStart"/>
      <w:r w:rsidRPr="00742769">
        <w:rPr>
          <w:rFonts w:ascii="Arial" w:eastAsia="Arial" w:hAnsi="Arial" w:cs="Arial"/>
          <w:sz w:val="20"/>
          <w:szCs w:val="20"/>
          <w:lang w:val="pt-BR"/>
          <w:rPrChange w:id="17" w:author="Author" w:date="2023-06-16T11:22:00Z">
            <w:rPr>
              <w:rFonts w:ascii="Arial" w:eastAsia="Arial" w:hAnsi="Arial" w:cs="Arial"/>
              <w:sz w:val="20"/>
              <w:szCs w:val="20"/>
            </w:rPr>
          </w:rPrChange>
        </w:rPr>
        <w:t>Brazil</w:t>
      </w:r>
      <w:proofErr w:type="spellEnd"/>
      <w:r w:rsidRPr="00742769">
        <w:rPr>
          <w:rFonts w:ascii="Arial" w:eastAsia="Arial" w:hAnsi="Arial" w:cs="Arial"/>
          <w:sz w:val="20"/>
          <w:szCs w:val="20"/>
          <w:lang w:val="pt-BR"/>
          <w:rPrChange w:id="18" w:author="Author" w:date="2023-06-16T11:22:00Z">
            <w:rPr>
              <w:rFonts w:ascii="Arial" w:eastAsia="Arial" w:hAnsi="Arial" w:cs="Arial"/>
              <w:sz w:val="20"/>
              <w:szCs w:val="20"/>
            </w:rPr>
          </w:rPrChange>
        </w:rPr>
        <w:t>.</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2E"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9" w:name="_Hlk131605738"/>
    </w:p>
    <w:p w14:paraId="0000002F" w14:textId="77777777" w:rsidR="00B133DD" w:rsidRDefault="00A50CB3" w:rsidP="008B1C35">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p>
    <w:p w14:paraId="00000031" w14:textId="70D53E5F" w:rsidR="00B133DD" w:rsidRDefault="00A50CB3" w:rsidP="008B1C35">
      <w:pPr>
        <w:keepNext/>
        <w:pBdr>
          <w:top w:val="nil"/>
          <w:left w:val="nil"/>
          <w:bottom w:val="nil"/>
          <w:right w:val="nil"/>
          <w:between w:val="nil"/>
        </w:pBdr>
        <w:spacing w:after="0" w:line="360" w:lineRule="auto"/>
        <w:jc w:val="both"/>
        <w:rPr>
          <w:ins w:id="20" w:author="Nepomuceno, Marilia" w:date="2023-05-15T15:29: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ins w:id="21" w:author="Nepomuceno, Marilia" w:date="2023-05-15T12:25:00Z">
        <w:r w:rsidR="00FE28AF">
          <w:rPr>
            <w:rFonts w:ascii="Arial" w:eastAsia="Arial" w:hAnsi="Arial" w:cs="Arial"/>
            <w:sz w:val="24"/>
            <w:szCs w:val="24"/>
          </w:rPr>
          <w:t xml:space="preserve">these </w:t>
        </w:r>
      </w:ins>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del w:id="22" w:author="Nepomuceno, Marilia" w:date="2023-05-15T12:25:00Z">
        <w:r w:rsidDel="00FE28AF">
          <w:rPr>
            <w:rFonts w:ascii="Arial" w:eastAsia="Arial" w:hAnsi="Arial" w:cs="Arial"/>
            <w:color w:val="000000"/>
            <w:sz w:val="24"/>
            <w:szCs w:val="24"/>
          </w:rPr>
          <w:delText xml:space="preserve">gaps </w:delText>
        </w:r>
      </w:del>
      <w:ins w:id="23" w:author="Nepomuceno, Marilia" w:date="2023-05-15T15:06:00Z">
        <w:r w:rsidR="00280AD5">
          <w:rPr>
            <w:rFonts w:ascii="Arial" w:eastAsia="Arial" w:hAnsi="Arial" w:cs="Arial"/>
            <w:color w:val="000000"/>
            <w:sz w:val="24"/>
            <w:szCs w:val="24"/>
          </w:rPr>
          <w:t>inequality</w:t>
        </w:r>
      </w:ins>
      <w:ins w:id="24" w:author="Nepomuceno, Marilia" w:date="2023-05-15T12:25:00Z">
        <w:r w:rsidR="00FE28AF">
          <w:rPr>
            <w:rFonts w:ascii="Arial" w:eastAsia="Arial" w:hAnsi="Arial" w:cs="Arial"/>
            <w:color w:val="000000"/>
            <w:sz w:val="24"/>
            <w:szCs w:val="24"/>
          </w:rPr>
          <w:t xml:space="preserve"> </w:t>
        </w:r>
      </w:ins>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4A78A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4D3975">
        <w:rPr>
          <w:rFonts w:ascii="Arial" w:eastAsia="Arial" w:hAnsi="Arial" w:cs="Arial"/>
          <w:color w:val="000000"/>
          <w:sz w:val="24"/>
          <w:szCs w:val="24"/>
        </w:rPr>
        <w:fldChar w:fldCharType="separate"/>
      </w:r>
      <w:r w:rsidR="002E222B" w:rsidRPr="002E222B">
        <w:rPr>
          <w:rFonts w:ascii="Arial" w:eastAsia="Arial" w:hAnsi="Arial" w:cs="Arial"/>
          <w:noProof/>
          <w:color w:val="000000"/>
          <w:sz w:val="24"/>
          <w:szCs w:val="24"/>
        </w:rPr>
        <w:t>(WHO 2020; European Institute for Gender Equality 2021; World Economic Forum 2021)</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Overall, gaps are an easy and straightforward way to relate the difference between two quantities. However, to measure health differences between genders, gaps may blend several dimensions of health differences between women and men, and consequently lead to misleading conclusions.</w:t>
      </w:r>
    </w:p>
    <w:p w14:paraId="3FC6C470" w14:textId="476AE0B7" w:rsidR="00545D6E" w:rsidRDefault="00545D6E" w:rsidP="008B1C35">
      <w:pPr>
        <w:keepNext/>
        <w:pBdr>
          <w:top w:val="nil"/>
          <w:left w:val="nil"/>
          <w:bottom w:val="nil"/>
          <w:right w:val="nil"/>
          <w:between w:val="nil"/>
        </w:pBdr>
        <w:spacing w:after="0" w:line="360" w:lineRule="auto"/>
        <w:jc w:val="both"/>
        <w:rPr>
          <w:ins w:id="25" w:author="Nepomuceno, Marilia" w:date="2023-05-15T15:29:00Z"/>
          <w:rFonts w:ascii="Arial" w:eastAsia="Arial" w:hAnsi="Arial" w:cs="Arial"/>
          <w:sz w:val="24"/>
          <w:szCs w:val="24"/>
        </w:rPr>
      </w:pPr>
    </w:p>
    <w:p w14:paraId="2A8E4791" w14:textId="7EBBA491" w:rsidR="00BD724E" w:rsidRDefault="00835DCE" w:rsidP="004B0C1F">
      <w:pPr>
        <w:keepNext/>
        <w:pBdr>
          <w:top w:val="nil"/>
          <w:left w:val="nil"/>
          <w:bottom w:val="nil"/>
          <w:right w:val="nil"/>
          <w:between w:val="nil"/>
        </w:pBdr>
        <w:spacing w:after="0" w:line="360" w:lineRule="auto"/>
        <w:jc w:val="both"/>
        <w:rPr>
          <w:ins w:id="26" w:author="Nepomuceno, Marilia" w:date="2023-05-15T16:08:00Z"/>
          <w:rFonts w:ascii="Arial" w:eastAsia="Arial" w:hAnsi="Arial" w:cs="Arial"/>
          <w:sz w:val="24"/>
          <w:szCs w:val="24"/>
        </w:rPr>
      </w:pPr>
      <w:commentRangeStart w:id="27"/>
      <w:commentRangeStart w:id="28"/>
      <w:ins w:id="29" w:author="Nepomuceno, Marilia" w:date="2023-05-16T09:40:00Z">
        <w:r w:rsidRPr="00835DCE">
          <w:rPr>
            <w:rFonts w:ascii="Arial" w:eastAsia="Arial" w:hAnsi="Arial" w:cs="Arial"/>
            <w:sz w:val="24"/>
            <w:szCs w:val="24"/>
          </w:rPr>
          <w:t>The complex interplay between gender, health, and mortality unveils a paradox</w:t>
        </w:r>
        <w:commentRangeEnd w:id="27"/>
        <w:r w:rsidR="004B0C1F">
          <w:rPr>
            <w:rStyle w:val="CommentReference"/>
            <w:rFonts w:ascii="Times New Roman" w:eastAsia="Times New Roman" w:hAnsi="Times New Roman" w:cs="Times New Roman"/>
          </w:rPr>
          <w:commentReference w:id="27"/>
        </w:r>
      </w:ins>
      <w:commentRangeEnd w:id="28"/>
      <w:r w:rsidR="00994A69">
        <w:rPr>
          <w:rStyle w:val="CommentReference"/>
          <w:rFonts w:ascii="Times New Roman" w:eastAsia="Times New Roman" w:hAnsi="Times New Roman" w:cs="Times New Roman"/>
        </w:rPr>
        <w:commentReference w:id="28"/>
      </w:r>
      <w:ins w:id="30" w:author="Nepomuceno, Marilia" w:date="2023-05-16T09:40:00Z">
        <w:r w:rsidRPr="00835DCE">
          <w:rPr>
            <w:rFonts w:ascii="Arial" w:eastAsia="Arial" w:hAnsi="Arial" w:cs="Arial"/>
            <w:sz w:val="24"/>
            <w:szCs w:val="24"/>
          </w:rPr>
          <w:t>:</w:t>
        </w:r>
      </w:ins>
      <w:ins w:id="31" w:author="Nepomuceno, Marilia" w:date="2023-05-15T15:29:00Z">
        <w:r w:rsidR="00545D6E" w:rsidRPr="00545D6E">
          <w:rPr>
            <w:rFonts w:ascii="Arial" w:eastAsia="Arial" w:hAnsi="Arial" w:cs="Arial"/>
            <w:sz w:val="24"/>
            <w:szCs w:val="24"/>
          </w:rPr>
          <w:t xml:space="preserve"> women tend to outlive men but experience more years of ill health</w:t>
        </w:r>
      </w:ins>
      <w:ins w:id="32" w:author="Nepomuceno, Marilia" w:date="2023-05-16T09:41:00Z">
        <w:r w:rsidR="00F830E9">
          <w:rPr>
            <w:rFonts w:ascii="Arial" w:eastAsia="Arial" w:hAnsi="Arial" w:cs="Arial"/>
            <w:sz w:val="24"/>
            <w:szCs w:val="24"/>
          </w:rPr>
          <w:t>. This paradox</w:t>
        </w:r>
      </w:ins>
      <w:ins w:id="33" w:author="Nepomuceno, Marilia" w:date="2023-05-15T15:29:00Z">
        <w:r w:rsidR="00545D6E" w:rsidRPr="00545D6E">
          <w:rPr>
            <w:rFonts w:ascii="Arial" w:eastAsia="Arial" w:hAnsi="Arial" w:cs="Arial"/>
            <w:sz w:val="24"/>
            <w:szCs w:val="24"/>
          </w:rPr>
          <w:t xml:space="preserve"> underscores the multifaceted nature of gender gaps in health.</w:t>
        </w:r>
      </w:ins>
      <w:ins w:id="34" w:author="Nepomuceno, Marilia" w:date="2023-05-15T15:38:00Z">
        <w:r w:rsidR="00F91693">
          <w:rPr>
            <w:rFonts w:ascii="Arial" w:eastAsia="Arial" w:hAnsi="Arial" w:cs="Arial"/>
            <w:sz w:val="24"/>
            <w:szCs w:val="24"/>
          </w:rPr>
          <w:t xml:space="preserve"> Despite women survival advantage</w:t>
        </w:r>
      </w:ins>
      <w:ins w:id="35" w:author="Nepomuceno, Marilia" w:date="2023-05-15T16:01:00Z">
        <w:r w:rsidR="002C55ED">
          <w:rPr>
            <w:rFonts w:ascii="Arial" w:eastAsia="Arial" w:hAnsi="Arial" w:cs="Arial"/>
            <w:sz w:val="24"/>
            <w:szCs w:val="24"/>
          </w:rPr>
          <w:t>,</w:t>
        </w:r>
      </w:ins>
      <w:ins w:id="36" w:author="Nepomuceno, Marilia" w:date="2023-05-15T15:39:00Z">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ins>
      <w:ins w:id="37" w:author="Nepomuceno, Marilia" w:date="2023-05-15T15:40:00Z">
        <w:r w:rsidR="00F91693">
          <w:rPr>
            <w:rFonts w:ascii="Arial" w:eastAsia="Arial" w:hAnsi="Arial" w:cs="Arial"/>
            <w:sz w:val="24"/>
            <w:szCs w:val="24"/>
          </w:rPr>
          <w:t>have</w:t>
        </w:r>
      </w:ins>
      <w:ins w:id="38" w:author="Nepomuceno, Marilia" w:date="2023-05-15T15:39:00Z">
        <w:r w:rsidR="00F91693" w:rsidRPr="00F91693">
          <w:rPr>
            <w:rFonts w:ascii="Arial" w:eastAsia="Arial" w:hAnsi="Arial" w:cs="Arial"/>
            <w:sz w:val="24"/>
            <w:szCs w:val="24"/>
          </w:rPr>
          <w:t xml:space="preserve"> disadvantages in terms of physical health, self-rated health, and cognition at older ages</w:t>
        </w:r>
      </w:ins>
      <w:ins w:id="39" w:author="Nepomuceno, Marilia" w:date="2023-05-15T15:45:00Z">
        <w:r w:rsidR="00F91693">
          <w:rPr>
            <w:rFonts w:ascii="Arial" w:eastAsia="Arial" w:hAnsi="Arial" w:cs="Arial"/>
            <w:sz w:val="24"/>
            <w:szCs w:val="24"/>
          </w:rPr>
          <w:t xml:space="preserve"> </w:t>
        </w:r>
        <w:r w:rsidR="00F91693" w:rsidRPr="00F91693">
          <w:rPr>
            <w:rFonts w:ascii="Arial" w:eastAsia="Arial" w:hAnsi="Arial" w:cs="Arial"/>
            <w:sz w:val="24"/>
            <w:szCs w:val="24"/>
          </w:rPr>
          <w:t>(</w:t>
        </w:r>
      </w:ins>
      <w:ins w:id="40" w:author="Nepomuceno, Marilia" w:date="2023-05-15T15:46:00Z">
        <w:r w:rsidR="00F91693" w:rsidRPr="00FA74BB">
          <w:rPr>
            <w:rFonts w:ascii="Arial" w:eastAsia="Arial" w:hAnsi="Arial" w:cs="Arial"/>
            <w:sz w:val="24"/>
            <w:szCs w:val="24"/>
            <w:highlight w:val="yellow"/>
          </w:rPr>
          <w:t>refs</w:t>
        </w:r>
      </w:ins>
      <w:ins w:id="41" w:author="Nepomuceno, Marilia" w:date="2023-05-15T15:45:00Z">
        <w:r w:rsidR="00F91693">
          <w:rPr>
            <w:rFonts w:ascii="Arial" w:eastAsia="Arial" w:hAnsi="Arial" w:cs="Arial"/>
            <w:sz w:val="24"/>
            <w:szCs w:val="24"/>
          </w:rPr>
          <w:t>)</w:t>
        </w:r>
      </w:ins>
      <w:ins w:id="42" w:author="Nepomuceno, Marilia" w:date="2023-05-15T15:39:00Z">
        <w:r w:rsidR="00F91693" w:rsidRPr="00F91693">
          <w:rPr>
            <w:rFonts w:ascii="Arial" w:eastAsia="Arial" w:hAnsi="Arial" w:cs="Arial"/>
            <w:sz w:val="24"/>
            <w:szCs w:val="24"/>
          </w:rPr>
          <w:t>.</w:t>
        </w:r>
      </w:ins>
      <w:ins w:id="43" w:author="Nepomuceno, Marilia" w:date="2023-05-15T15:40:00Z">
        <w:r w:rsidR="00F91693">
          <w:rPr>
            <w:rFonts w:ascii="Arial" w:eastAsia="Arial" w:hAnsi="Arial" w:cs="Arial"/>
            <w:sz w:val="24"/>
            <w:szCs w:val="24"/>
          </w:rPr>
          <w:t xml:space="preserve"> Women also </w:t>
        </w:r>
      </w:ins>
      <w:ins w:id="44" w:author="Nepomuceno, Marilia" w:date="2023-05-15T15:41:00Z">
        <w:r w:rsidR="00F91693">
          <w:rPr>
            <w:rFonts w:ascii="Arial" w:eastAsia="Arial" w:hAnsi="Arial" w:cs="Arial"/>
            <w:sz w:val="24"/>
            <w:szCs w:val="24"/>
          </w:rPr>
          <w:t xml:space="preserve">tend to </w:t>
        </w:r>
      </w:ins>
      <w:ins w:id="45" w:author="Nepomuceno, Marilia" w:date="2023-05-15T15:40:00Z">
        <w:r w:rsidR="00F91693">
          <w:rPr>
            <w:rFonts w:ascii="Arial" w:eastAsia="Arial" w:hAnsi="Arial" w:cs="Arial"/>
            <w:sz w:val="24"/>
            <w:szCs w:val="24"/>
          </w:rPr>
          <w:t xml:space="preserve">experience </w:t>
        </w:r>
      </w:ins>
      <w:ins w:id="46" w:author="Nepomuceno, Marilia" w:date="2023-05-15T15:41:00Z">
        <w:r w:rsidR="00F91693">
          <w:rPr>
            <w:rFonts w:ascii="Arial" w:eastAsia="Arial" w:hAnsi="Arial" w:cs="Arial"/>
            <w:sz w:val="24"/>
            <w:szCs w:val="24"/>
          </w:rPr>
          <w:t xml:space="preserve">higher morbidity from acute and chronic </w:t>
        </w:r>
      </w:ins>
      <w:ins w:id="47" w:author="Nepomuceno, Marilia" w:date="2023-05-15T15:42:00Z">
        <w:r w:rsidR="00F91693">
          <w:rPr>
            <w:rFonts w:ascii="Arial" w:eastAsia="Arial" w:hAnsi="Arial" w:cs="Arial"/>
            <w:sz w:val="24"/>
            <w:szCs w:val="24"/>
          </w:rPr>
          <w:t>conditions</w:t>
        </w:r>
      </w:ins>
      <w:ins w:id="48" w:author="Nepomuceno, Marilia" w:date="2023-05-15T15:41:00Z">
        <w:r w:rsidR="00F91693">
          <w:rPr>
            <w:rFonts w:ascii="Arial" w:eastAsia="Arial" w:hAnsi="Arial" w:cs="Arial"/>
            <w:sz w:val="24"/>
            <w:szCs w:val="24"/>
          </w:rPr>
          <w:t xml:space="preserve"> and </w:t>
        </w:r>
      </w:ins>
      <w:ins w:id="49" w:author="Nepomuceno, Marilia" w:date="2023-05-15T15:44:00Z">
        <w:r w:rsidR="00F91693">
          <w:rPr>
            <w:rFonts w:ascii="Arial" w:eastAsia="Arial" w:hAnsi="Arial" w:cs="Arial"/>
            <w:sz w:val="24"/>
            <w:szCs w:val="24"/>
          </w:rPr>
          <w:t>more short-term disability</w:t>
        </w:r>
      </w:ins>
      <w:ins w:id="50" w:author="Nepomuceno, Marilia" w:date="2023-05-15T16:09:00Z">
        <w:r w:rsidR="00752552">
          <w:rPr>
            <w:rFonts w:ascii="Arial" w:eastAsia="Arial" w:hAnsi="Arial" w:cs="Arial"/>
            <w:sz w:val="24"/>
            <w:szCs w:val="24"/>
          </w:rPr>
          <w:t xml:space="preserve"> </w:t>
        </w:r>
      </w:ins>
      <w:ins w:id="51" w:author="Nepomuceno, Marilia" w:date="2023-05-15T15:46:00Z">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ins>
      <w:ins w:id="52" w:author="Nepomuceno, Marilia" w:date="2023-05-15T15:47:00Z">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ins>
      <w:ins w:id="53" w:author="Nepomuceno, Marilia" w:date="2023-05-15T16:12:00Z">
        <w:r w:rsidR="00BD724E">
          <w:rPr>
            <w:rFonts w:ascii="Arial" w:eastAsia="Arial" w:hAnsi="Arial" w:cs="Arial"/>
            <w:sz w:val="24"/>
            <w:szCs w:val="24"/>
          </w:rPr>
          <w:t>y life</w:t>
        </w:r>
      </w:ins>
      <w:ins w:id="54" w:author="Nepomuceno, Marilia" w:date="2023-05-15T15:47:00Z">
        <w:r w:rsidR="0069074D">
          <w:rPr>
            <w:rFonts w:ascii="Arial" w:eastAsia="Arial" w:hAnsi="Arial" w:cs="Arial"/>
            <w:sz w:val="24"/>
            <w:szCs w:val="24"/>
          </w:rPr>
          <w:t xml:space="preserve"> </w:t>
        </w:r>
      </w:ins>
      <w:ins w:id="55" w:author="Nepomuceno, Marilia" w:date="2023-05-15T15:48:00Z">
        <w:r w:rsidR="0069074D">
          <w:rPr>
            <w:rFonts w:ascii="Arial" w:eastAsia="Arial" w:hAnsi="Arial" w:cs="Arial"/>
            <w:sz w:val="24"/>
            <w:szCs w:val="24"/>
          </w:rPr>
          <w:t xml:space="preserve">expectancy, </w:t>
        </w:r>
      </w:ins>
      <w:ins w:id="56" w:author="Nepomuceno, Marilia" w:date="2023-05-15T16:02:00Z">
        <w:r w:rsidR="00704DF4">
          <w:rPr>
            <w:rFonts w:ascii="Arial" w:eastAsia="Arial" w:hAnsi="Arial" w:cs="Arial"/>
            <w:sz w:val="24"/>
            <w:szCs w:val="24"/>
          </w:rPr>
          <w:t xml:space="preserve">some of these facets </w:t>
        </w:r>
      </w:ins>
      <w:ins w:id="57" w:author="Nepomuceno, Marilia" w:date="2023-05-15T16:05:00Z">
        <w:r w:rsidR="00F15D8A" w:rsidRPr="00F15D8A">
          <w:rPr>
            <w:rFonts w:ascii="Arial" w:eastAsia="Arial" w:hAnsi="Arial" w:cs="Arial"/>
            <w:sz w:val="24"/>
            <w:szCs w:val="24"/>
          </w:rPr>
          <w:t>may be overlooked, which highlights the importance of disentangl</w:t>
        </w:r>
      </w:ins>
      <w:ins w:id="58" w:author="Nepomuceno, Marilia" w:date="2023-05-15T16:08:00Z">
        <w:r w:rsidR="00A11134">
          <w:rPr>
            <w:rFonts w:ascii="Arial" w:eastAsia="Arial" w:hAnsi="Arial" w:cs="Arial"/>
            <w:sz w:val="24"/>
            <w:szCs w:val="24"/>
          </w:rPr>
          <w:t>ing</w:t>
        </w:r>
      </w:ins>
      <w:ins w:id="59" w:author="Nepomuceno, Marilia" w:date="2023-05-15T16:05:00Z">
        <w:r w:rsidR="00F15D8A" w:rsidRPr="00F15D8A">
          <w:rPr>
            <w:rFonts w:ascii="Arial" w:eastAsia="Arial" w:hAnsi="Arial" w:cs="Arial"/>
            <w:sz w:val="24"/>
            <w:szCs w:val="24"/>
          </w:rPr>
          <w:t xml:space="preserve"> the various components of </w:t>
        </w:r>
      </w:ins>
      <w:ins w:id="60" w:author="Nepomuceno, Marilia" w:date="2023-05-15T16:08:00Z">
        <w:r w:rsidR="00A11134">
          <w:rPr>
            <w:rFonts w:ascii="Arial" w:eastAsia="Arial" w:hAnsi="Arial" w:cs="Arial"/>
            <w:sz w:val="24"/>
            <w:szCs w:val="24"/>
          </w:rPr>
          <w:t xml:space="preserve">gender </w:t>
        </w:r>
      </w:ins>
      <w:ins w:id="61" w:author="Nepomuceno, Marilia" w:date="2023-05-15T16:05:00Z">
        <w:r w:rsidR="00F15D8A" w:rsidRPr="00F15D8A">
          <w:rPr>
            <w:rFonts w:ascii="Arial" w:eastAsia="Arial" w:hAnsi="Arial" w:cs="Arial"/>
            <w:sz w:val="24"/>
            <w:szCs w:val="24"/>
          </w:rPr>
          <w:t>gaps in healt</w:t>
        </w:r>
      </w:ins>
      <w:ins w:id="62" w:author="Nepomuceno, Marilia" w:date="2023-05-15T16:09:00Z">
        <w:r w:rsidR="00A11134">
          <w:rPr>
            <w:rFonts w:ascii="Arial" w:eastAsia="Arial" w:hAnsi="Arial" w:cs="Arial"/>
            <w:sz w:val="24"/>
            <w:szCs w:val="24"/>
          </w:rPr>
          <w:t>hy lifespans</w:t>
        </w:r>
      </w:ins>
      <w:ins w:id="63" w:author="Nepomuceno, Marilia" w:date="2023-05-15T16:05:00Z">
        <w:r w:rsidR="00F15D8A" w:rsidRPr="00F15D8A">
          <w:rPr>
            <w:rFonts w:ascii="Arial" w:eastAsia="Arial" w:hAnsi="Arial" w:cs="Arial"/>
            <w:sz w:val="24"/>
            <w:szCs w:val="24"/>
          </w:rPr>
          <w:t>.</w:t>
        </w:r>
      </w:ins>
      <w:ins w:id="64" w:author="Nepomuceno, Marilia" w:date="2023-05-15T16:06:00Z">
        <w:r w:rsidR="00F15D8A">
          <w:rPr>
            <w:rFonts w:ascii="Arial" w:eastAsia="Arial" w:hAnsi="Arial" w:cs="Arial"/>
            <w:sz w:val="24"/>
            <w:szCs w:val="24"/>
          </w:rPr>
          <w:t xml:space="preserve"> </w:t>
        </w:r>
      </w:ins>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65" w:author="Nepomuceno, Marilia" w:date="2023-05-15T15:32:00Z"/>
          <w:rFonts w:ascii="Arial" w:eastAsia="Arial" w:hAnsi="Arial" w:cs="Arial"/>
          <w:sz w:val="24"/>
          <w:szCs w:val="24"/>
        </w:rPr>
      </w:pPr>
    </w:p>
    <w:p w14:paraId="0F68C088" w14:textId="0AD263F2" w:rsidR="000D2DC7" w:rsidRDefault="00BD724E" w:rsidP="000D2DC7">
      <w:pPr>
        <w:keepNext/>
        <w:spacing w:after="0" w:line="360" w:lineRule="auto"/>
        <w:jc w:val="both"/>
        <w:rPr>
          <w:ins w:id="66" w:author="Nepomuceno, Marilia" w:date="2023-05-15T16:18:00Z"/>
          <w:rFonts w:ascii="Arial" w:eastAsia="Arial" w:hAnsi="Arial" w:cs="Arial"/>
          <w:sz w:val="24"/>
          <w:szCs w:val="24"/>
        </w:rPr>
      </w:pPr>
      <w:ins w:id="67" w:author="Nepomuceno, Marilia" w:date="2023-05-15T16:15:00Z">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ins>
      <w:ins w:id="68" w:author="Nepomuceno, Marilia" w:date="2023-05-15T16:16:00Z">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6E13FD">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instrText>
        </w:r>
        <w:r w:rsidR="006E13FD">
          <w:rPr>
            <w:rFonts w:ascii="Arial" w:eastAsia="Arial" w:hAnsi="Arial" w:cs="Arial"/>
            <w:sz w:val="24"/>
            <w:szCs w:val="24"/>
          </w:rPr>
          <w:fldChar w:fldCharType="separate"/>
        </w:r>
        <w:r w:rsidR="006E13FD" w:rsidRPr="002E222B">
          <w:rPr>
            <w:rFonts w:ascii="Arial" w:eastAsia="Arial" w:hAnsi="Arial" w:cs="Arial"/>
            <w:noProof/>
            <w:sz w:val="24"/>
            <w:szCs w:val="24"/>
          </w:rPr>
          <w:t>(Nusselder and Looman 2004; van Raalte and Nepomuceno 2020; Nepomuceno et al. 2021</w:t>
        </w:r>
      </w:ins>
      <w:ins w:id="69" w:author="Nepomuceno, Marilia" w:date="2023-05-15T16:17:00Z">
        <w:r w:rsidR="00A42757">
          <w:rPr>
            <w:rFonts w:ascii="Arial" w:eastAsia="Arial" w:hAnsi="Arial" w:cs="Arial"/>
            <w:noProof/>
            <w:sz w:val="24"/>
            <w:szCs w:val="24"/>
          </w:rPr>
          <w:t>;</w:t>
        </w:r>
        <w:r w:rsidR="00A42757" w:rsidRPr="00A42757">
          <w:rPr>
            <w:rFonts w:ascii="Arial" w:eastAsia="Arial" w:hAnsi="Arial" w:cs="Arial"/>
            <w:noProof/>
            <w:sz w:val="24"/>
            <w:szCs w:val="24"/>
          </w:rPr>
          <w:t xml:space="preserve"> </w:t>
        </w:r>
        <w:r w:rsidR="00A42757" w:rsidRPr="002E222B">
          <w:rPr>
            <w:rFonts w:ascii="Arial" w:eastAsia="Arial" w:hAnsi="Arial" w:cs="Arial"/>
            <w:noProof/>
            <w:sz w:val="24"/>
            <w:szCs w:val="24"/>
          </w:rPr>
          <w:t>Jagger et al. 2010; Mairey et al. 2014</w:t>
        </w:r>
      </w:ins>
      <w:ins w:id="70" w:author="Nepomuceno, Marilia" w:date="2023-05-15T16:16:00Z">
        <w:r w:rsidR="006E13FD" w:rsidRPr="002E222B">
          <w:rPr>
            <w:rFonts w:ascii="Arial" w:eastAsia="Arial" w:hAnsi="Arial" w:cs="Arial"/>
            <w:noProof/>
            <w:sz w:val="24"/>
            <w:szCs w:val="24"/>
          </w:rPr>
          <w:t>)</w:t>
        </w:r>
        <w:r w:rsidR="006E13FD">
          <w:rPr>
            <w:rFonts w:ascii="Arial" w:eastAsia="Arial" w:hAnsi="Arial" w:cs="Arial"/>
            <w:sz w:val="24"/>
            <w:szCs w:val="24"/>
          </w:rPr>
          <w:fldChar w:fldCharType="end"/>
        </w:r>
        <w:r w:rsidR="006E13FD">
          <w:rPr>
            <w:rFonts w:ascii="Arial" w:eastAsia="Arial" w:hAnsi="Arial" w:cs="Arial"/>
            <w:sz w:val="24"/>
            <w:szCs w:val="24"/>
          </w:rPr>
          <w:t>.</w:t>
        </w:r>
      </w:ins>
      <w:ins w:id="71" w:author="Nepomuceno, Marilia" w:date="2023-05-15T16:18:00Z">
        <w:r w:rsidR="000D2DC7" w:rsidRPr="000D2DC7">
          <w:rPr>
            <w:rFonts w:ascii="Arial" w:eastAsia="Arial" w:hAnsi="Arial" w:cs="Arial"/>
            <w:sz w:val="24"/>
            <w:szCs w:val="24"/>
          </w:rPr>
          <w:t xml:space="preserve"> </w:t>
        </w:r>
        <w:r w:rsidR="000D2DC7" w:rsidRPr="0043713B">
          <w:rPr>
            <w:rFonts w:ascii="Arial" w:eastAsia="Arial" w:hAnsi="Arial" w:cs="Arial"/>
            <w:sz w:val="24"/>
            <w:szCs w:val="24"/>
          </w:rPr>
          <w:t xml:space="preserve">For some countries, where the gender gap in health expectancies was </w:t>
        </w:r>
        <w:r w:rsidR="000D2DC7" w:rsidRPr="0043713B">
          <w:rPr>
            <w:rFonts w:ascii="Arial" w:eastAsia="Arial" w:hAnsi="Arial" w:cs="Arial"/>
            <w:sz w:val="24"/>
            <w:szCs w:val="24"/>
          </w:rPr>
          <w:lastRenderedPageBreak/>
          <w:t>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0D2DC7">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w:instrText>
        </w:r>
        <w:r w:rsidR="000D2DC7" w:rsidRPr="00742769">
          <w:rPr>
            <w:rFonts w:ascii="Arial" w:eastAsia="Arial" w:hAnsi="Arial" w:cs="Arial"/>
            <w:sz w:val="24"/>
            <w:szCs w:val="24"/>
            <w:lang w:val="de-AT"/>
            <w:rPrChange w:id="72" w:author="Author" w:date="2023-06-16T11:22:00Z">
              <w:rPr>
                <w:rFonts w:ascii="Arial" w:eastAsia="Arial" w:hAnsi="Arial" w:cs="Arial"/>
                <w:sz w:val="24"/>
                <w:szCs w:val="24"/>
              </w:rPr>
            </w:rPrChange>
          </w:rPr>
          <w:instrText>,"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instrText>
        </w:r>
        <w:r w:rsidR="000D2DC7">
          <w:rPr>
            <w:rFonts w:ascii="Arial" w:eastAsia="Arial" w:hAnsi="Arial" w:cs="Arial"/>
            <w:sz w:val="24"/>
            <w:szCs w:val="24"/>
          </w:rPr>
          <w:fldChar w:fldCharType="separate"/>
        </w:r>
        <w:r w:rsidR="000D2DC7" w:rsidRPr="00742769">
          <w:rPr>
            <w:rFonts w:ascii="Arial" w:eastAsia="Arial" w:hAnsi="Arial" w:cs="Arial"/>
            <w:noProof/>
            <w:sz w:val="24"/>
            <w:szCs w:val="24"/>
            <w:lang w:val="de-AT"/>
            <w:rPrChange w:id="73" w:author="Author" w:date="2023-06-16T11:22:00Z">
              <w:rPr>
                <w:rFonts w:ascii="Arial" w:eastAsia="Arial" w:hAnsi="Arial" w:cs="Arial"/>
                <w:noProof/>
                <w:sz w:val="24"/>
                <w:szCs w:val="24"/>
              </w:rPr>
            </w:rPrChange>
          </w:rPr>
          <w:t>(Nusselder et al. 2010; Van Oyen et al. 2013</w:t>
        </w:r>
      </w:ins>
      <w:ins w:id="74" w:author="Nepomuceno, Marilia" w:date="2023-05-16T10:07:00Z">
        <w:r w:rsidR="00C21BF9" w:rsidRPr="00742769">
          <w:rPr>
            <w:rFonts w:ascii="Arial" w:eastAsia="Arial" w:hAnsi="Arial" w:cs="Arial"/>
            <w:noProof/>
            <w:sz w:val="24"/>
            <w:szCs w:val="24"/>
            <w:lang w:val="de-AT"/>
            <w:rPrChange w:id="75" w:author="Author" w:date="2023-06-16T11:22:00Z">
              <w:rPr>
                <w:rFonts w:ascii="Arial" w:eastAsia="Arial" w:hAnsi="Arial" w:cs="Arial"/>
                <w:noProof/>
                <w:sz w:val="24"/>
                <w:szCs w:val="24"/>
              </w:rPr>
            </w:rPrChange>
          </w:rPr>
          <w:t>; Nepomuceno et al. 2021</w:t>
        </w:r>
      </w:ins>
      <w:ins w:id="76" w:author="Nepomuceno, Marilia" w:date="2023-05-15T16:18:00Z">
        <w:r w:rsidR="000D2DC7" w:rsidRPr="00742769">
          <w:rPr>
            <w:rFonts w:ascii="Arial" w:eastAsia="Arial" w:hAnsi="Arial" w:cs="Arial"/>
            <w:noProof/>
            <w:sz w:val="24"/>
            <w:szCs w:val="24"/>
            <w:lang w:val="de-AT"/>
            <w:rPrChange w:id="77" w:author="Author" w:date="2023-06-16T11:22:00Z">
              <w:rPr>
                <w:rFonts w:ascii="Arial" w:eastAsia="Arial" w:hAnsi="Arial" w:cs="Arial"/>
                <w:noProof/>
                <w:sz w:val="24"/>
                <w:szCs w:val="24"/>
              </w:rPr>
            </w:rPrChange>
          </w:rPr>
          <w:t>)</w:t>
        </w:r>
        <w:r w:rsidR="000D2DC7">
          <w:rPr>
            <w:rFonts w:ascii="Arial" w:eastAsia="Arial" w:hAnsi="Arial" w:cs="Arial"/>
            <w:sz w:val="24"/>
            <w:szCs w:val="24"/>
          </w:rPr>
          <w:fldChar w:fldCharType="end"/>
        </w:r>
        <w:r w:rsidR="000D2DC7" w:rsidRPr="00742769">
          <w:rPr>
            <w:rFonts w:ascii="Arial" w:eastAsia="Arial" w:hAnsi="Arial" w:cs="Arial"/>
            <w:sz w:val="24"/>
            <w:szCs w:val="24"/>
            <w:lang w:val="de-AT"/>
            <w:rPrChange w:id="78" w:author="Author" w:date="2023-06-16T11:22:00Z">
              <w:rPr>
                <w:rFonts w:ascii="Arial" w:eastAsia="Arial" w:hAnsi="Arial" w:cs="Arial"/>
                <w:sz w:val="24"/>
                <w:szCs w:val="24"/>
              </w:rPr>
            </w:rPrChange>
          </w:rPr>
          <w:t xml:space="preserve">. </w:t>
        </w:r>
        <w:r w:rsidR="000D2DC7" w:rsidRPr="0043713B">
          <w:rPr>
            <w:rFonts w:ascii="Arial" w:eastAsia="Arial" w:hAnsi="Arial" w:cs="Arial"/>
            <w:sz w:val="24"/>
            <w:szCs w:val="24"/>
          </w:rPr>
          <w:t xml:space="preserve">As a consequence,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ins>
      <w:ins w:id="79" w:author="Nepomuceno, Marilia" w:date="2023-05-17T13:42:00Z">
        <w:r w:rsidR="00E25A70">
          <w:rPr>
            <w:rFonts w:ascii="Arial" w:eastAsia="Arial" w:hAnsi="Arial" w:cs="Arial"/>
            <w:sz w:val="24"/>
            <w:szCs w:val="24"/>
          </w:rPr>
          <w:t>a</w:t>
        </w:r>
      </w:ins>
      <w:ins w:id="80" w:author="Nepomuceno, Marilia" w:date="2023-05-17T13:41:00Z">
        <w:r w:rsidR="00E25A70">
          <w:rPr>
            <w:rFonts w:ascii="Arial" w:eastAsia="Arial" w:hAnsi="Arial" w:cs="Arial"/>
            <w:sz w:val="24"/>
            <w:szCs w:val="24"/>
          </w:rPr>
          <w:t>sure</w:t>
        </w:r>
      </w:ins>
      <w:ins w:id="81" w:author="Nepomuceno, Marilia" w:date="2023-05-15T16:18:00Z">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ins>
      <w:ins w:id="82" w:author="Nepomuceno, Marilia" w:date="2023-05-17T13:41:00Z">
        <w:r w:rsidR="00E25A70">
          <w:rPr>
            <w:rFonts w:ascii="Arial" w:eastAsia="Arial" w:hAnsi="Arial" w:cs="Arial"/>
            <w:sz w:val="24"/>
            <w:szCs w:val="24"/>
          </w:rPr>
          <w:t>disabi</w:t>
        </w:r>
      </w:ins>
      <w:ins w:id="83" w:author="Nepomuceno, Marilia" w:date="2023-05-17T13:42:00Z">
        <w:r w:rsidR="00E25A70">
          <w:rPr>
            <w:rFonts w:ascii="Arial" w:eastAsia="Arial" w:hAnsi="Arial" w:cs="Arial"/>
            <w:sz w:val="24"/>
            <w:szCs w:val="24"/>
          </w:rPr>
          <w:t>lity experienced by</w:t>
        </w:r>
      </w:ins>
      <w:ins w:id="84" w:author="Nepomuceno, Marilia" w:date="2023-05-15T16:18:00Z">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ins>
    </w:p>
    <w:p w14:paraId="00000032" w14:textId="15DFA209" w:rsidR="00B133DD" w:rsidDel="00545D6E" w:rsidRDefault="00B133DD" w:rsidP="008B1C35">
      <w:pPr>
        <w:keepNext/>
        <w:pBdr>
          <w:top w:val="nil"/>
          <w:left w:val="nil"/>
          <w:bottom w:val="nil"/>
          <w:right w:val="nil"/>
          <w:between w:val="nil"/>
        </w:pBdr>
        <w:spacing w:after="0" w:line="360" w:lineRule="auto"/>
        <w:jc w:val="both"/>
        <w:rPr>
          <w:del w:id="85" w:author="Nepomuceno, Marilia" w:date="2023-05-15T15:32:00Z"/>
          <w:rFonts w:ascii="Arial" w:eastAsia="Arial" w:hAnsi="Arial" w:cs="Arial"/>
          <w:sz w:val="24"/>
          <w:szCs w:val="24"/>
        </w:rPr>
      </w:pPr>
    </w:p>
    <w:p w14:paraId="00000033" w14:textId="4225377C" w:rsidR="00B133DD" w:rsidDel="009D1D4B" w:rsidRDefault="00A50CB3">
      <w:pPr>
        <w:keepNext/>
        <w:spacing w:after="0" w:line="360" w:lineRule="auto"/>
        <w:jc w:val="both"/>
        <w:rPr>
          <w:del w:id="86" w:author="Nepomuceno, Marilia" w:date="2023-05-15T16:21:00Z"/>
          <w:rFonts w:ascii="Arial" w:eastAsia="Arial" w:hAnsi="Arial" w:cs="Arial"/>
          <w:sz w:val="24"/>
          <w:szCs w:val="24"/>
        </w:rPr>
      </w:pPr>
      <w:del w:id="87" w:author="Nepomuceno, Marilia" w:date="2023-05-15T16:21:00Z">
        <w:r w:rsidDel="009D1D4B">
          <w:rPr>
            <w:rFonts w:ascii="Arial" w:eastAsia="Arial" w:hAnsi="Arial" w:cs="Arial"/>
            <w:sz w:val="24"/>
            <w:szCs w:val="24"/>
          </w:rPr>
          <w:delText>Decomposition analyses help us to disentangle the components of gaps derived from aggregate health measures. For instance, when the gender gap comes from differences in healthy life expectancies, decomposition analyses break down the gap into two components: mortality and health</w:delText>
        </w:r>
        <w:r w:rsidR="004A78A8" w:rsidDel="009D1D4B">
          <w:rPr>
            <w:rFonts w:ascii="Arial" w:eastAsia="Arial" w:hAnsi="Arial" w:cs="Arial"/>
            <w:sz w:val="24"/>
            <w:szCs w:val="24"/>
          </w:rPr>
          <w:delText xml:space="preserve"> </w:delText>
        </w:r>
        <w:r w:rsidR="00951C16" w:rsidDel="009D1D4B">
          <w:rPr>
            <w:rFonts w:ascii="Arial" w:eastAsia="Arial" w:hAnsi="Arial" w:cs="Arial"/>
            <w:sz w:val="24"/>
            <w:szCs w:val="24"/>
          </w:rPr>
          <w:fldChar w:fldCharType="begin" w:fldLock="1"/>
        </w:r>
        <w:r w:rsidR="004A78A8" w:rsidDel="009D1D4B">
          <w:rPr>
            <w:rFonts w:ascii="Arial" w:eastAsia="Arial" w:hAnsi="Arial" w:cs="Arial"/>
            <w:sz w:val="24"/>
            <w:szCs w:val="24"/>
          </w:rPr>
          <w:del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delInstrText>
        </w:r>
        <w:r w:rsidR="00951C16" w:rsidDel="009D1D4B">
          <w:rPr>
            <w:rFonts w:ascii="Arial" w:eastAsia="Arial" w:hAnsi="Arial" w:cs="Arial"/>
            <w:sz w:val="24"/>
            <w:szCs w:val="24"/>
          </w:rPr>
          <w:fldChar w:fldCharType="separate"/>
        </w:r>
        <w:r w:rsidR="002E222B" w:rsidRPr="002E222B" w:rsidDel="009D1D4B">
          <w:rPr>
            <w:rFonts w:ascii="Arial" w:eastAsia="Arial" w:hAnsi="Arial" w:cs="Arial"/>
            <w:noProof/>
            <w:sz w:val="24"/>
            <w:szCs w:val="24"/>
          </w:rPr>
          <w:delText>(Nusselder and Looman 2004; van Raalte and Nepomuceno 2020; Nepomuceno et al. 2021)</w:delText>
        </w:r>
        <w:r w:rsidR="00951C16" w:rsidDel="009D1D4B">
          <w:rPr>
            <w:rFonts w:ascii="Arial" w:eastAsia="Arial" w:hAnsi="Arial" w:cs="Arial"/>
            <w:sz w:val="24"/>
            <w:szCs w:val="24"/>
          </w:rPr>
          <w:fldChar w:fldCharType="end"/>
        </w:r>
        <w:r w:rsidDel="009D1D4B">
          <w:rPr>
            <w:rFonts w:ascii="Arial" w:eastAsia="Arial" w:hAnsi="Arial" w:cs="Arial"/>
            <w:sz w:val="24"/>
            <w:szCs w:val="24"/>
          </w:rPr>
          <w:delText>. The contributions of mortality and disability to the gender gap in health expectancy have shown that gender differences in mortality and disability can be masked when only the total gap is analyzed</w:delText>
        </w:r>
        <w:r w:rsidR="007C42B5" w:rsidDel="009D1D4B">
          <w:rPr>
            <w:rFonts w:ascii="Arial" w:eastAsia="Arial" w:hAnsi="Arial" w:cs="Arial"/>
            <w:sz w:val="24"/>
            <w:szCs w:val="24"/>
          </w:rPr>
          <w:delText xml:space="preserve"> </w:delText>
        </w:r>
        <w:r w:rsidR="007C42B5" w:rsidDel="009D1D4B">
          <w:rPr>
            <w:rFonts w:ascii="Arial" w:eastAsia="Arial" w:hAnsi="Arial" w:cs="Arial"/>
            <w:sz w:val="24"/>
            <w:szCs w:val="24"/>
          </w:rPr>
          <w:fldChar w:fldCharType="begin" w:fldLock="1"/>
        </w:r>
        <w:r w:rsidR="004A78A8" w:rsidDel="009D1D4B">
          <w:rPr>
            <w:rFonts w:ascii="Arial" w:eastAsia="Arial" w:hAnsi="Arial" w:cs="Arial"/>
            <w:sz w:val="24"/>
            <w:szCs w:val="24"/>
          </w:rPr>
          <w:delInstrText>ADDIN CSL_CITATION {"citationItems":[{"id":"ITEM-1","itemData":{"DOI":"10.1177/1403494814550174","ISBN":"1403-4948","ISSN":"16511905","PMID":"25260639","abstract":"BACKGROUND: The population of Greenland comprises almost 31,000 Inuit Greenlanders aged 20-65. The purpose of this study was to estimate trends in expected life years between age 20 and 65 in good and poor health, and to compare changes between men and women since the mid-1990s.\\n\\nMETHODS: Partial life expectancy was calculated and combined with prevalence data on self-rated health, longstanding illness and musculoskeletal diseases derived from health surveys carried out in 1993-94, 1999-2001 and 2005-10. Trends for men and women were compared and changes were decomposed into contributions from changes in mortality and disability.\\n\\nRESULTS: Partial life expectancy increased by 2.2 years for men and 0.8 years for women during the entire period. However, expected lifetime in self-rated good health decreased by 3.3 years for men and by 4.6 years for women (p&lt;0.01). For men, life expectancy without longstanding illness increased by 4.7 years (p&lt;0.001). The increase for women by 1.4 years was non-significant (p=0.29). Expected lifetime without musculoskeletal diseases increased significantly by 4.5 years for men and by 1.9 years for women.\\n\\nCONCLUSIONS: The development of expected lifetime without longstanding illness supports the theory of compression of morbidity, but as the trend direction differs according to which measure for health is used, a definite conclusion cannot be drawn. The different rate of development of partial life expectancy and expected lifetime in good health between men and women is remarkable, and has reduced the gender gap. The results call for special concern about the women's health in Greenland.","author":[{"dropping-particle":"","family":"Mairey","given":"Isabelle","non-dropping-particle":"","parse-names":false,"suffix":""},{"dropping-particle":"","family":"Bjerregaard","given":"Peter","non-dropping-particle":"","parse-names":false,"suffix":""},{"dropping-particle":"","family":"Brønnum Hansen","given":"Henrik","non-dropping-particle":"","parse-names":false,"suffix":""}],"container-title":"Scandinavian Journal of Public Health","id":"ITEM-1","issue":"8","issued":{"date-parts":[["2014"]]},"page":"751-758","title":"Gender difference in health expectancy trends in Greenland","type":"article-journal","volume":"42"},"uris":["http://www.mendeley.com/documents/?uuid=e15bb4d6-3c23-466b-ad25-6ffc2073f00e"]},{"id":"ITEM-2","itemData":{"DOI":"10.1016/j.jclinepi.2009.11.002","ISBN":"1878-5921; 0895-4356","ISSN":"08954356","PMID":"20171842","abstract":"Objective: This work aims to validate and increase understanding of the Global Activity Limitation Index (GALI), an activity limitation measure from which the new structural indicator Healthy Life Years is generated. Study Design and Setting: Data from the Survey of Health and Retirement in Europe, covering 11 European countries and 27,340 individuals older than 50 years, was used to investigate how the GALI was associated with other existing measures of function and disability and whether the GALI was consistent or reflected different levels of health in different countries. Results: The GALI was significantly associated with the two subjective measures of activities of daily living score and instrumental activities of daily living (IADL) score, and the two objective measures of maximum grip strength and walking speed (P &lt; 0.001 in all cases). The GALI did not differ significantly between countries in terms of how it reflected three of the health measures, with the exception being IADL. Conclusion: The GALI appears to satisfactorily reflect levels of function and disability as assessed by long-standing objective and subjective measures, both across Europe and in a similar way between countries. © 2010 Elsevier Inc. All rights reserved.","author":[{"dropping-particle":"","family":"Jagger","given":"Carol","non-dropping-particle":"","parse-names":false,"suffix":""},{"dropping-particle":"","family":"Gillies","given":"Clare","non-dropping-particle":"","parse-names":false,"suffix":""},{"dropping-particle":"","family":"Cambois","given":"Emmanuelle","non-dropping-particle":"","parse-names":false,"suffix":""},{"dropping-particle":"","family":"Oyen","given":"Herman","non-dropping-particle":"Van","parse-names":false,"suffix":""},{"dropping-particle":"","family":"Nusselder","given":"Wilma","non-dropping-particle":"","parse-names":false,"suffix":""},{"dropping-particle":"","family":"Robine","given":"Jean Marie","non-dropping-particle":"","parse-names":false,"suffix":""}],"container-title":"Journal of Clinical Epidemiology","id":"ITEM-2","issue":"8","issued":{"date-parts":[["2010"]]},"page":"892-899","title":"The Global Activity Limitation Index measured function and disability similarly across European countries","type":"article-journal","volume":"63"},"uris":["http://www.mendeley.com/documents/?uuid=249575ee-2241-4f3f-b915-27200735b0c1"]},{"id":"ITEM-3","itemData":{"ISSN":"0070-3370","PMID":"15209043","abstract":"Health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-3","issue":"2","issued":{"date-parts":[["2004","5"]]},"page":"315-34","title":"Decomposition of differences in health expectancy by cause.","type":"article-journal","volume":"41"},"uris":["http://www.mendeley.com/documents/?uuid=6b97e0db-d1cd-4ff8-ad0a-0309b7783580"]}],"mendeley":{"formattedCitation":"(Nusselder and Looman 2004; Jagger et al. 2010; Mairey et al. 2014)","plainTextFormattedCitation":"(Nusselder and Looman 2004; Jagger et al. 2010; Mairey et al. 2014)","previouslyFormattedCitation":"(Nusselder and Looman 2004; Jagger et al. 2010; Mairey et al. 2014)"},"properties":{"noteIndex":0},"schema":"https://github.com/citation-style-language/schema/raw/master/csl-citation.json"}</w:delInstrText>
        </w:r>
        <w:r w:rsidR="007C42B5" w:rsidDel="009D1D4B">
          <w:rPr>
            <w:rFonts w:ascii="Arial" w:eastAsia="Arial" w:hAnsi="Arial" w:cs="Arial"/>
            <w:sz w:val="24"/>
            <w:szCs w:val="24"/>
          </w:rPr>
          <w:fldChar w:fldCharType="separate"/>
        </w:r>
        <w:r w:rsidR="002E222B" w:rsidRPr="002E222B" w:rsidDel="009D1D4B">
          <w:rPr>
            <w:rFonts w:ascii="Arial" w:eastAsia="Arial" w:hAnsi="Arial" w:cs="Arial"/>
            <w:noProof/>
            <w:sz w:val="24"/>
            <w:szCs w:val="24"/>
          </w:rPr>
          <w:delText>(Nusselder and Looman 2004; Jagger et al. 2010; Mairey et al. 2014)</w:delText>
        </w:r>
        <w:r w:rsidR="007C42B5" w:rsidDel="009D1D4B">
          <w:rPr>
            <w:rFonts w:ascii="Arial" w:eastAsia="Arial" w:hAnsi="Arial" w:cs="Arial"/>
            <w:sz w:val="24"/>
            <w:szCs w:val="24"/>
          </w:rPr>
          <w:fldChar w:fldCharType="end"/>
        </w:r>
        <w:r w:rsidR="007C42B5" w:rsidDel="009D1D4B">
          <w:rPr>
            <w:rFonts w:ascii="Arial" w:eastAsia="Arial" w:hAnsi="Arial" w:cs="Arial"/>
            <w:sz w:val="24"/>
            <w:szCs w:val="24"/>
          </w:rPr>
          <w:delText xml:space="preserve">. </w:delText>
        </w:r>
        <w:r w:rsidDel="009D1D4B">
          <w:rPr>
            <w:rFonts w:ascii="Arial" w:eastAsia="Arial" w:hAnsi="Arial" w:cs="Arial"/>
            <w:sz w:val="24"/>
            <w:szCs w:val="24"/>
          </w:rPr>
          <w:delText>In some contexts, this effect can be substantial</w:delText>
        </w:r>
        <w:r w:rsidR="001E682F" w:rsidDel="009D1D4B">
          <w:rPr>
            <w:rFonts w:ascii="Arial" w:eastAsia="Arial" w:hAnsi="Arial" w:cs="Arial"/>
            <w:sz w:val="24"/>
            <w:szCs w:val="24"/>
          </w:rPr>
          <w:delText xml:space="preserve"> </w:delText>
        </w:r>
        <w:r w:rsidR="001E682F" w:rsidDel="009D1D4B">
          <w:rPr>
            <w:rFonts w:ascii="Arial" w:eastAsia="Arial" w:hAnsi="Arial" w:cs="Arial"/>
            <w:sz w:val="24"/>
            <w:szCs w:val="24"/>
          </w:rPr>
          <w:fldChar w:fldCharType="begin" w:fldLock="1"/>
        </w:r>
        <w:r w:rsidR="00E33190" w:rsidDel="009D1D4B">
          <w:rPr>
            <w:rFonts w:ascii="Arial" w:eastAsia="Arial" w:hAnsi="Arial" w:cs="Arial"/>
            <w:sz w:val="24"/>
            <w:szCs w:val="24"/>
          </w:rPr>
          <w:delInstrText>ADDIN CSL_CITATION {"citationItems":[{"id":"ITEM-1","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Health","id":"ITEM-1","issue":"1","issued":{"date-parts":[["2013","2","22"]]},"page":"143-155","title":"Gender differences in healthy life years within the EU: an exploration of the “health–survival” paradox","type":"article-journal","volume":"58"},"uris":["http://www.mendeley.com/documents/?uuid=598e4721-915d-4cb2-a376-34883f41c01f"]},{"id":"ITEM-2","itemData":{"DOI":"10.1093/eurpub/cky105","ISSN":"1464-360X","PMID":"29917065","abstract":"Background We aimed to investigate the contribution of chronic conditions to gender differences in disability-free life expectancy (DFLE) and life expectancy with disability (LED) in Belgium in 2001, 2004 and 2008. Methods Data on disability and chronic conditions from participants of the 2001, 2004 and 2008 Health Interview Surveys in Belgium were used to estimate disability prevalence by cause using the attribution method. Disability prevalence was applied to life tables to estimate DFLE and LED using the Sullivan method. Decomposition techniques were used to assess the contribution of mortality and disability and further of causes of death and disability to gender disparities in DFLE and LED. Results Higher LE, DFLE and LED were observed for women compared with men in all years studied. A decrease in the gender gap in LE (2001: 5.9; 2004: 5.6; 2008: 5.3) was observed in our cross-sectional approach followed by a decrease in gender differences in DFLE (2001: 1.9; 2004: 1.3; 2008: 0.5) and increase in LED (2001: 4.0; 2004: 4.4; 2008: 4.8). The higher LED in women was attributed to their lower mortality due to lung/larynx/trachea cancer, ischaemic heart diseases, and external causes (2001 and 2004) and higher disability prevalence due to musculoskeletal conditions (2008). Higher DFLE was observed in women owing to their lower mortality from lung/larynx/trachea cancer, ischaemic heart diseases, digestive cancer and chronic respiratory diseases. Conclusion To promote healthy ageing of populations, priority should be given to reduce the LED disadvantage in women by targeting non-fatal diseases, such as musculoskeletal conditions.","author":[{"dropping-particle":"","family":"Yokota","given":"Renata T C","non-dropping-particle":"","parse-names":false,"suffix":""},{"dropping-particle":"","family":"Nusselder","given":"Willma J","non-dropping-particle":"","parse-names":false,"suffix":""},{"dropping-particle":"","family":"Robine","given":"Jean-Marie","non-dropping-particle":"","parse-names":false,"suffix":""},{"dropping-particle":"","family":"Tafforeau","given":"Jean","non-dropping-particle":"","parse-names":false,"suffix":""},{"dropping-particle":"","family":"Renard","given":"Françoise","non-dropping-particle":"","parse-names":false,"suffix":""},{"dropping-particle":"","family":"Deboosere","given":"Patrick","non-dropping-particle":"","parse-names":false,"suffix":""},{"dropping-particle":"","family":"Oyen","given":"Herman","non-dropping-particle":"Van","parse-names":false,"suffix":""}],"container-title":"European journal of public health","id":"ITEM-2","issue":"1","issued":{"date-parts":[["2019","2","1"]]},"page":"82-87","title":"Contribution of chronic conditions to gender disparities in health expectancies in Belgium, 2001, 2004 and 2008.","type":"article-journal","volume":"29"},"uris":["http://www.mendeley.com/documents/?uuid=e14c2d5a-22c7-456c-a7b4-678d36dafe3e"]}],"mendeley":{"formattedCitation":"(Van Oyen et al. 2013; Yokota et al. 2019)","plainTextFormattedCitation":"(Van Oyen et al. 2013; Yokota et al. 2019)","previouslyFormattedCitation":"(Van Oyen et al. 2013; Yokota et al. 2019)"},"properties":{"noteIndex":0},"schema":"https://github.com/citation-style-language/schema/raw/master/csl-citation.json"}</w:delInstrText>
        </w:r>
        <w:r w:rsidR="001E682F" w:rsidDel="009D1D4B">
          <w:rPr>
            <w:rFonts w:ascii="Arial" w:eastAsia="Arial" w:hAnsi="Arial" w:cs="Arial"/>
            <w:sz w:val="24"/>
            <w:szCs w:val="24"/>
          </w:rPr>
          <w:fldChar w:fldCharType="separate"/>
        </w:r>
        <w:r w:rsidR="001E682F" w:rsidRPr="001E682F" w:rsidDel="009D1D4B">
          <w:rPr>
            <w:rFonts w:ascii="Arial" w:eastAsia="Arial" w:hAnsi="Arial" w:cs="Arial"/>
            <w:noProof/>
            <w:sz w:val="24"/>
            <w:szCs w:val="24"/>
          </w:rPr>
          <w:delText>(Van Oyen et al. 2013; Yokota et al. 2019)</w:delText>
        </w:r>
        <w:r w:rsidR="001E682F" w:rsidDel="009D1D4B">
          <w:rPr>
            <w:rFonts w:ascii="Arial" w:eastAsia="Arial" w:hAnsi="Arial" w:cs="Arial"/>
            <w:sz w:val="24"/>
            <w:szCs w:val="24"/>
          </w:rPr>
          <w:fldChar w:fldCharType="end"/>
        </w:r>
        <w:r w:rsidDel="009D1D4B">
          <w:rPr>
            <w:rFonts w:ascii="Arial" w:eastAsia="Arial" w:hAnsi="Arial" w:cs="Arial"/>
            <w:sz w:val="24"/>
            <w:szCs w:val="24"/>
          </w:rPr>
          <w:delText xml:space="preserve">. </w:delText>
        </w:r>
      </w:del>
    </w:p>
    <w:p w14:paraId="0E522574" w14:textId="28CE5655" w:rsidR="0043713B" w:rsidDel="009D1D4B" w:rsidRDefault="0043713B">
      <w:pPr>
        <w:keepNext/>
        <w:spacing w:after="0" w:line="360" w:lineRule="auto"/>
        <w:jc w:val="both"/>
        <w:rPr>
          <w:del w:id="88" w:author="Nepomuceno, Marilia" w:date="2023-05-15T16:21:00Z"/>
          <w:rFonts w:ascii="Arial" w:eastAsia="Arial" w:hAnsi="Arial" w:cs="Arial"/>
          <w:sz w:val="24"/>
          <w:szCs w:val="24"/>
        </w:rPr>
      </w:pPr>
    </w:p>
    <w:p w14:paraId="1C3434E0" w14:textId="258A878C" w:rsidR="000B2BCF" w:rsidDel="009D1D4B" w:rsidRDefault="0043713B">
      <w:pPr>
        <w:keepNext/>
        <w:spacing w:after="0" w:line="360" w:lineRule="auto"/>
        <w:jc w:val="both"/>
        <w:rPr>
          <w:del w:id="89" w:author="Nepomuceno, Marilia" w:date="2023-05-15T16:21:00Z"/>
          <w:rFonts w:ascii="Arial" w:eastAsia="Arial" w:hAnsi="Arial" w:cs="Arial"/>
          <w:sz w:val="24"/>
          <w:szCs w:val="24"/>
        </w:rPr>
      </w:pPr>
      <w:del w:id="90" w:author="Nepomuceno, Marilia" w:date="2023-05-15T16:21:00Z">
        <w:r w:rsidRPr="0043713B" w:rsidDel="009D1D4B">
          <w:rPr>
            <w:rFonts w:ascii="Arial" w:eastAsia="Arial" w:hAnsi="Arial" w:cs="Arial"/>
            <w:sz w:val="24"/>
            <w:szCs w:val="24"/>
          </w:rPr>
          <w:delText>For some countries, where the gender gap in health expectancies was virtually zero, decomposition</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analyses revealed considerable</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differences in both mortality and health, but</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in different directions</w:delText>
        </w:r>
        <w:r w:rsidR="00E33190" w:rsidDel="009D1D4B">
          <w:rPr>
            <w:rFonts w:ascii="Arial" w:eastAsia="Arial" w:hAnsi="Arial" w:cs="Arial"/>
            <w:sz w:val="24"/>
            <w:szCs w:val="24"/>
          </w:rPr>
          <w:delText xml:space="preserve"> </w:delText>
        </w:r>
        <w:r w:rsidR="00E33190" w:rsidDel="009D1D4B">
          <w:rPr>
            <w:rFonts w:ascii="Arial" w:eastAsia="Arial" w:hAnsi="Arial" w:cs="Arial"/>
            <w:sz w:val="24"/>
            <w:szCs w:val="24"/>
          </w:rPr>
          <w:fldChar w:fldCharType="begin" w:fldLock="1"/>
        </w:r>
        <w:r w:rsidR="00CA781E" w:rsidDel="009D1D4B">
          <w:rPr>
            <w:rFonts w:ascii="Arial" w:eastAsia="Arial" w:hAnsi="Arial" w:cs="Arial"/>
            <w:sz w:val="24"/>
            <w:szCs w:val="24"/>
          </w:rPr>
          <w:del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delInstrText>
        </w:r>
        <w:r w:rsidR="00E33190" w:rsidDel="009D1D4B">
          <w:rPr>
            <w:rFonts w:ascii="Arial" w:eastAsia="Arial" w:hAnsi="Arial" w:cs="Arial"/>
            <w:sz w:val="24"/>
            <w:szCs w:val="24"/>
          </w:rPr>
          <w:fldChar w:fldCharType="separate"/>
        </w:r>
        <w:r w:rsidR="004A78A8" w:rsidRPr="004A78A8" w:rsidDel="009D1D4B">
          <w:rPr>
            <w:rFonts w:ascii="Arial" w:eastAsia="Arial" w:hAnsi="Arial" w:cs="Arial"/>
            <w:noProof/>
            <w:sz w:val="24"/>
            <w:szCs w:val="24"/>
          </w:rPr>
          <w:delText>(Nusselder et al. 2010; Van Oyen et al. 2013)</w:delText>
        </w:r>
        <w:r w:rsidR="00E33190" w:rsidDel="009D1D4B">
          <w:rPr>
            <w:rFonts w:ascii="Arial" w:eastAsia="Arial" w:hAnsi="Arial" w:cs="Arial"/>
            <w:sz w:val="24"/>
            <w:szCs w:val="24"/>
          </w:rPr>
          <w:fldChar w:fldCharType="end"/>
        </w:r>
        <w:r w:rsidRPr="002E222B"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As a consequence, the combination of a high prevalence of disability coupled with a high mortality advantage among women resulted in a small gender gap</w:delText>
        </w:r>
        <w:r w:rsidR="0032279B" w:rsidDel="009D1D4B">
          <w:rPr>
            <w:rFonts w:ascii="Arial" w:eastAsia="Arial" w:hAnsi="Arial" w:cs="Arial"/>
            <w:sz w:val="24"/>
            <w:szCs w:val="24"/>
          </w:rPr>
          <w:delText xml:space="preserve"> </w:delText>
        </w:r>
        <w:r w:rsidR="0032279B" w:rsidDel="009D1D4B">
          <w:rPr>
            <w:rFonts w:ascii="Arial" w:eastAsia="Arial" w:hAnsi="Arial" w:cs="Arial"/>
            <w:sz w:val="24"/>
            <w:szCs w:val="24"/>
          </w:rPr>
          <w:fldChar w:fldCharType="begin" w:fldLock="1"/>
        </w:r>
        <w:r w:rsidR="004A78A8" w:rsidDel="009D1D4B">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32279B" w:rsidDel="009D1D4B">
          <w:rPr>
            <w:rFonts w:ascii="Arial" w:eastAsia="Arial" w:hAnsi="Arial" w:cs="Arial"/>
            <w:sz w:val="24"/>
            <w:szCs w:val="24"/>
          </w:rPr>
          <w:fldChar w:fldCharType="separate"/>
        </w:r>
        <w:r w:rsidR="002E222B" w:rsidRPr="002E222B" w:rsidDel="009D1D4B">
          <w:rPr>
            <w:rFonts w:ascii="Arial" w:eastAsia="Arial" w:hAnsi="Arial" w:cs="Arial"/>
            <w:noProof/>
            <w:sz w:val="24"/>
            <w:szCs w:val="24"/>
          </w:rPr>
          <w:delText>(Nepomuceno et al. 2021)</w:delText>
        </w:r>
        <w:r w:rsidR="0032279B" w:rsidDel="009D1D4B">
          <w:rPr>
            <w:rFonts w:ascii="Arial" w:eastAsia="Arial" w:hAnsi="Arial" w:cs="Arial"/>
            <w:sz w:val="24"/>
            <w:szCs w:val="24"/>
          </w:rPr>
          <w:fldChar w:fldCharType="end"/>
        </w:r>
        <w:r w:rsidRPr="0043713B" w:rsidDel="009D1D4B">
          <w:rPr>
            <w:rFonts w:ascii="Arial" w:eastAsia="Arial" w:hAnsi="Arial" w:cs="Arial"/>
            <w:sz w:val="24"/>
            <w:szCs w:val="24"/>
          </w:rPr>
          <w:delText xml:space="preserve">. In such cases, </w:delText>
        </w:r>
        <w:r w:rsidDel="009D1D4B">
          <w:rPr>
            <w:rFonts w:ascii="Arial" w:eastAsia="Arial" w:hAnsi="Arial" w:cs="Arial"/>
            <w:sz w:val="24"/>
            <w:szCs w:val="24"/>
          </w:rPr>
          <w:delText>i</w:delText>
        </w:r>
        <w:r w:rsidRPr="0043713B" w:rsidDel="009D1D4B">
          <w:rPr>
            <w:rFonts w:ascii="Arial" w:eastAsia="Arial" w:hAnsi="Arial" w:cs="Arial"/>
            <w:sz w:val="24"/>
            <w:szCs w:val="24"/>
          </w:rPr>
          <w:delText>nterpreting a small gender gap in health expectancy as a metric for low gender inequality</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ignores the higher burden of disability among women and disregards the intricate relationship between health and mortality</w:delText>
        </w:r>
        <w:r w:rsidR="006D327E" w:rsidDel="009D1D4B">
          <w:rPr>
            <w:rFonts w:ascii="Arial" w:eastAsia="Arial" w:hAnsi="Arial" w:cs="Arial"/>
            <w:sz w:val="24"/>
            <w:szCs w:val="24"/>
          </w:rPr>
          <w:delText xml:space="preserve">. </w:delText>
        </w:r>
      </w:del>
    </w:p>
    <w:p w14:paraId="57212616" w14:textId="77777777" w:rsidR="000B2BCF" w:rsidRDefault="000B2BCF">
      <w:pPr>
        <w:keepNext/>
        <w:spacing w:after="0" w:line="360" w:lineRule="auto"/>
        <w:jc w:val="both"/>
        <w:rPr>
          <w:rFonts w:ascii="Arial" w:eastAsia="Arial" w:hAnsi="Arial" w:cs="Arial"/>
          <w:sz w:val="24"/>
          <w:szCs w:val="24"/>
        </w:rPr>
      </w:pPr>
    </w:p>
    <w:p w14:paraId="679F0D8A" w14:textId="0F2961F3" w:rsidR="006D327E" w:rsidRDefault="006D327E">
      <w:pPr>
        <w:keepNext/>
        <w:spacing w:after="0" w:line="360" w:lineRule="auto"/>
        <w:jc w:val="both"/>
        <w:rPr>
          <w:rFonts w:ascii="Arial" w:eastAsia="Arial" w:hAnsi="Arial" w:cs="Arial"/>
          <w:sz w:val="24"/>
          <w:szCs w:val="24"/>
        </w:rPr>
      </w:pPr>
      <w:r w:rsidRPr="006D327E">
        <w:rPr>
          <w:rFonts w:ascii="Arial" w:eastAsia="Arial" w:hAnsi="Arial" w:cs="Arial"/>
          <w:sz w:val="24"/>
          <w:szCs w:val="24"/>
        </w:rPr>
        <w:t xml:space="preserve">To date, studies that have </w:t>
      </w:r>
      <w:ins w:id="91" w:author="Nepomuceno, Marilia" w:date="2023-05-15T15:15:00Z">
        <w:r w:rsidR="00466830">
          <w:rPr>
            <w:rFonts w:ascii="Arial" w:eastAsia="Arial" w:hAnsi="Arial" w:cs="Arial"/>
            <w:sz w:val="24"/>
            <w:szCs w:val="24"/>
          </w:rPr>
          <w:t>disentangle</w:t>
        </w:r>
      </w:ins>
      <w:ins w:id="92" w:author="Nepomuceno, Marilia" w:date="2023-05-15T15:16:00Z">
        <w:r w:rsidR="001750AF">
          <w:rPr>
            <w:rFonts w:ascii="Arial" w:eastAsia="Arial" w:hAnsi="Arial" w:cs="Arial"/>
            <w:sz w:val="24"/>
            <w:szCs w:val="24"/>
          </w:rPr>
          <w:t>d</w:t>
        </w:r>
      </w:ins>
      <w:ins w:id="93" w:author="Nepomuceno, Marilia" w:date="2023-05-15T15:15:00Z">
        <w:r w:rsidR="00466830">
          <w:rPr>
            <w:rFonts w:ascii="Arial" w:eastAsia="Arial" w:hAnsi="Arial" w:cs="Arial"/>
            <w:sz w:val="24"/>
            <w:szCs w:val="24"/>
          </w:rPr>
          <w:t xml:space="preserve"> </w:t>
        </w:r>
      </w:ins>
      <w:ins w:id="94" w:author="Nepomuceno, Marilia" w:date="2023-05-17T13:44:00Z">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ins>
      <w:ins w:id="95" w:author="Nepomuceno, Marilia" w:date="2023-05-17T13:46:00Z">
        <w:r w:rsidR="001E0A75">
          <w:rPr>
            <w:rFonts w:ascii="Arial" w:eastAsia="Arial" w:hAnsi="Arial" w:cs="Arial"/>
            <w:sz w:val="24"/>
            <w:szCs w:val="24"/>
          </w:rPr>
          <w:t xml:space="preserve"> </w:t>
        </w:r>
      </w:ins>
      <w:ins w:id="96" w:author="Nepomuceno, Marilia" w:date="2023-05-15T15:15:00Z">
        <w:r w:rsidR="00466830">
          <w:rPr>
            <w:rFonts w:ascii="Arial" w:eastAsia="Arial" w:hAnsi="Arial" w:cs="Arial"/>
            <w:sz w:val="24"/>
            <w:szCs w:val="24"/>
          </w:rPr>
          <w:t>health</w:t>
        </w:r>
      </w:ins>
      <w:ins w:id="97" w:author="Nepomuceno, Marilia" w:date="2023-05-15T15:16:00Z">
        <w:r w:rsidR="00466830">
          <w:rPr>
            <w:rFonts w:ascii="Arial" w:eastAsia="Arial" w:hAnsi="Arial" w:cs="Arial"/>
            <w:sz w:val="24"/>
            <w:szCs w:val="24"/>
          </w:rPr>
          <w:t xml:space="preserve"> (disability and </w:t>
        </w:r>
        <w:r w:rsidR="001750AF">
          <w:rPr>
            <w:rFonts w:ascii="Arial" w:eastAsia="Arial" w:hAnsi="Arial" w:cs="Arial"/>
            <w:sz w:val="24"/>
            <w:szCs w:val="24"/>
          </w:rPr>
          <w:t>chronic conditions</w:t>
        </w:r>
        <w:r w:rsidR="00466830">
          <w:rPr>
            <w:rFonts w:ascii="Arial" w:eastAsia="Arial" w:hAnsi="Arial" w:cs="Arial"/>
            <w:sz w:val="24"/>
            <w:szCs w:val="24"/>
          </w:rPr>
          <w:t>)</w:t>
        </w:r>
      </w:ins>
      <w:ins w:id="98" w:author="Nepomuceno, Marilia" w:date="2023-05-15T15:15:00Z">
        <w:r w:rsidR="00466830">
          <w:rPr>
            <w:rFonts w:ascii="Arial" w:eastAsia="Arial" w:hAnsi="Arial" w:cs="Arial"/>
            <w:sz w:val="24"/>
            <w:szCs w:val="24"/>
          </w:rPr>
          <w:t xml:space="preserve"> and mortality dimensions</w:t>
        </w:r>
      </w:ins>
      <w:ins w:id="99" w:author="Nepomuceno, Marilia" w:date="2023-05-15T15:17:00Z">
        <w:del w:id="100" w:author="Nepomuceno, Marilia" w:date="2023-05-17T13:45:00Z">
          <w:r w:rsidR="001750AF" w:rsidDel="001E0A75">
            <w:rPr>
              <w:rFonts w:ascii="Arial" w:eastAsia="Arial" w:hAnsi="Arial" w:cs="Arial"/>
              <w:sz w:val="24"/>
              <w:szCs w:val="24"/>
            </w:rPr>
            <w:delText xml:space="preserve"> </w:delText>
          </w:r>
        </w:del>
      </w:ins>
      <w:r w:rsidRPr="006D327E">
        <w:rPr>
          <w:rFonts w:ascii="Arial" w:eastAsia="Arial" w:hAnsi="Arial" w:cs="Arial"/>
          <w:sz w:val="24"/>
          <w:szCs w:val="24"/>
        </w:rPr>
        <w:t xml:space="preserve"> have mostl</w:t>
      </w:r>
      <w:r>
        <w:rPr>
          <w:rFonts w:ascii="Arial" w:eastAsia="Arial" w:hAnsi="Arial" w:cs="Arial"/>
          <w:sz w:val="24"/>
          <w:szCs w:val="24"/>
        </w:rPr>
        <w:t>y</w:t>
      </w:r>
      <w:r w:rsidRPr="006D327E">
        <w:rPr>
          <w:rFonts w:ascii="Arial" w:eastAsia="Arial" w:hAnsi="Arial" w:cs="Arial"/>
          <w:sz w:val="24"/>
          <w:szCs w:val="24"/>
        </w:rPr>
        <w:t xml:space="preserve"> focused on a specific set of countries or regions </w:t>
      </w:r>
      <w:ins w:id="101" w:author="Nepomuceno, Marilia" w:date="2023-05-17T13:45:00Z">
        <w:r w:rsidR="00781F19">
          <w:rPr>
            <w:rFonts w:ascii="Arial" w:eastAsia="Arial" w:hAnsi="Arial" w:cs="Arial"/>
            <w:sz w:val="24"/>
            <w:szCs w:val="24"/>
          </w:rPr>
          <w:t>with shared</w:t>
        </w:r>
      </w:ins>
      <w:r w:rsidR="00781F19">
        <w:rPr>
          <w:rFonts w:ascii="Arial" w:eastAsia="Arial" w:hAnsi="Arial" w:cs="Arial"/>
          <w:sz w:val="24"/>
          <w:szCs w:val="24"/>
        </w:rPr>
        <w:t xml:space="preserve"> </w:t>
      </w:r>
      <w:r w:rsidRPr="006D327E">
        <w:rPr>
          <w:rFonts w:ascii="Arial" w:eastAsia="Arial" w:hAnsi="Arial" w:cs="Arial"/>
          <w:sz w:val="24"/>
          <w:szCs w:val="24"/>
        </w:rPr>
        <w:t>societal values and gender roles</w:t>
      </w:r>
      <w:ins w:id="102" w:author="Nepomuceno, Marilia" w:date="2023-05-17T13:45:00Z">
        <w:r w:rsidR="00781F19">
          <w:rPr>
            <w:rFonts w:ascii="Arial" w:eastAsia="Arial" w:hAnsi="Arial" w:cs="Arial"/>
            <w:sz w:val="24"/>
            <w:szCs w:val="24"/>
          </w:rPr>
          <w:t xml:space="preserve">. This is mainly </w:t>
        </w:r>
      </w:ins>
      <w:del w:id="103" w:author="Nepomuceno, Marilia" w:date="2023-05-17T13:45:00Z">
        <w:r w:rsidRPr="006D327E" w:rsidDel="00781F19">
          <w:rPr>
            <w:rFonts w:ascii="Arial" w:eastAsia="Arial" w:hAnsi="Arial" w:cs="Arial"/>
            <w:sz w:val="24"/>
            <w:szCs w:val="24"/>
          </w:rPr>
          <w:delText>, mostly</w:delText>
        </w:r>
      </w:del>
      <w:r w:rsidRPr="006D327E">
        <w:rPr>
          <w:rFonts w:ascii="Arial" w:eastAsia="Arial" w:hAnsi="Arial" w:cs="Arial"/>
          <w:sz w:val="24"/>
          <w:szCs w:val="24"/>
        </w:rPr>
        <w:t xml:space="preserve"> due to lack of comparable data and the challenging enterprise of comparative analysis on health</w:t>
      </w:r>
      <w:r w:rsidR="00344C85">
        <w:rPr>
          <w:rFonts w:ascii="Arial" w:eastAsia="Arial" w:hAnsi="Arial" w:cs="Arial"/>
          <w:sz w:val="24"/>
          <w:szCs w:val="24"/>
        </w:rPr>
        <w:t xml:space="preserve"> </w:t>
      </w:r>
      <w:r w:rsidR="00CA781E">
        <w:rPr>
          <w:rFonts w:ascii="Arial" w:eastAsia="Arial" w:hAnsi="Arial" w:cs="Arial"/>
          <w:sz w:val="24"/>
          <w:szCs w:val="24"/>
        </w:rPr>
        <w:fldChar w:fldCharType="begin" w:fldLock="1"/>
      </w:r>
      <w:r w:rsidR="0054066C">
        <w:rPr>
          <w:rFonts w:ascii="Arial" w:eastAsia="Arial" w:hAnsi="Arial" w:cs="Arial"/>
          <w:sz w:val="24"/>
          <w:szCs w:val="24"/>
        </w:rPr>
        <w: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instrText>
      </w:r>
      <w:r w:rsidR="00CA781E">
        <w:rPr>
          <w:rFonts w:ascii="Arial" w:eastAsia="Arial" w:hAnsi="Arial" w:cs="Arial"/>
          <w:sz w:val="24"/>
          <w:szCs w:val="24"/>
        </w:rPr>
        <w:fldChar w:fldCharType="separate"/>
      </w:r>
      <w:r w:rsidR="00CA781E" w:rsidRPr="00CA781E">
        <w:rPr>
          <w:rFonts w:ascii="Arial" w:eastAsia="Arial" w:hAnsi="Arial" w:cs="Arial"/>
          <w:noProof/>
          <w:sz w:val="24"/>
          <w:szCs w:val="24"/>
        </w:rPr>
        <w:t>(Ailshire and Carr 2021)</w:t>
      </w:r>
      <w:r w:rsidR="00CA781E">
        <w:rPr>
          <w:rFonts w:ascii="Arial" w:eastAsia="Arial" w:hAnsi="Arial" w:cs="Arial"/>
          <w:sz w:val="24"/>
          <w:szCs w:val="24"/>
        </w:rPr>
        <w:fldChar w:fldCharType="end"/>
      </w:r>
      <w:r w:rsidRPr="006D327E">
        <w:rPr>
          <w:rFonts w:ascii="Arial" w:eastAsia="Arial" w:hAnsi="Arial" w:cs="Arial"/>
          <w:sz w:val="24"/>
          <w:szCs w:val="24"/>
        </w:rPr>
        <w:t xml:space="preserve">.  In this paper, we </w:t>
      </w:r>
      <w:ins w:id="104" w:author="Nepomuceno, Marilia" w:date="2023-05-17T13:49:00Z">
        <w:r w:rsidR="006E0762">
          <w:rPr>
            <w:rFonts w:ascii="Arial" w:eastAsia="Arial" w:hAnsi="Arial" w:cs="Arial"/>
            <w:sz w:val="24"/>
            <w:szCs w:val="24"/>
          </w:rPr>
          <w:t>leverage</w:t>
        </w:r>
      </w:ins>
      <w:del w:id="105" w:author="Nepomuceno, Marilia" w:date="2023-05-17T13:49:00Z">
        <w:r w:rsidRPr="006D327E" w:rsidDel="006E0762">
          <w:rPr>
            <w:rFonts w:ascii="Arial" w:eastAsia="Arial" w:hAnsi="Arial" w:cs="Arial"/>
            <w:sz w:val="24"/>
            <w:szCs w:val="24"/>
          </w:rPr>
          <w:delText>take advantage of</w:delText>
        </w:r>
      </w:del>
      <w:r w:rsidRPr="006D327E">
        <w:rPr>
          <w:rFonts w:ascii="Arial" w:eastAsia="Arial" w:hAnsi="Arial" w:cs="Arial"/>
          <w:sz w:val="24"/>
          <w:szCs w:val="24"/>
        </w:rPr>
        <w:t xml:space="preserve"> the harmonized surveys </w:t>
      </w:r>
      <w:r w:rsidRPr="006D327E">
        <w:rPr>
          <w:rFonts w:ascii="Arial" w:eastAsia="Arial" w:hAnsi="Arial" w:cs="Arial"/>
          <w:sz w:val="24"/>
          <w:szCs w:val="24"/>
        </w:rPr>
        <w:lastRenderedPageBreak/>
        <w:t>from the Gateway to Global Aging Data</w:t>
      </w:r>
      <w:r w:rsidR="0054066C">
        <w:rPr>
          <w:rFonts w:ascii="Arial" w:eastAsia="Arial" w:hAnsi="Arial" w:cs="Arial"/>
          <w:sz w:val="24"/>
          <w:szCs w:val="24"/>
        </w:rPr>
        <w:t xml:space="preserve"> </w:t>
      </w:r>
      <w:r w:rsidR="0054066C">
        <w:rPr>
          <w:rFonts w:ascii="Arial" w:eastAsia="Arial" w:hAnsi="Arial" w:cs="Arial"/>
          <w:sz w:val="24"/>
          <w:szCs w:val="24"/>
        </w:rPr>
        <w:fldChar w:fldCharType="begin" w:fldLock="1"/>
      </w:r>
      <w:r w:rsidR="0066539A">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instrText>
      </w:r>
      <w:r w:rsidR="0054066C">
        <w:rPr>
          <w:rFonts w:ascii="Arial" w:eastAsia="Arial" w:hAnsi="Arial" w:cs="Arial"/>
          <w:sz w:val="24"/>
          <w:szCs w:val="24"/>
        </w:rPr>
        <w:fldChar w:fldCharType="separate"/>
      </w:r>
      <w:r w:rsidR="0054066C" w:rsidRPr="0054066C">
        <w:rPr>
          <w:rFonts w:ascii="Arial" w:eastAsia="Arial" w:hAnsi="Arial" w:cs="Arial"/>
          <w:noProof/>
          <w:sz w:val="24"/>
          <w:szCs w:val="24"/>
        </w:rPr>
        <w:t>(Lee et al. 2021)</w:t>
      </w:r>
      <w:r w:rsidR="0054066C">
        <w:rPr>
          <w:rFonts w:ascii="Arial" w:eastAsia="Arial" w:hAnsi="Arial" w:cs="Arial"/>
          <w:sz w:val="24"/>
          <w:szCs w:val="24"/>
        </w:rPr>
        <w:fldChar w:fldCharType="end"/>
      </w:r>
      <w:r w:rsidRPr="006D327E">
        <w:rPr>
          <w:rFonts w:ascii="Arial" w:eastAsia="Arial" w:hAnsi="Arial" w:cs="Arial"/>
          <w:sz w:val="24"/>
          <w:szCs w:val="24"/>
        </w:rPr>
        <w:t xml:space="preserve">, </w:t>
      </w:r>
      <w:del w:id="106" w:author="Nepomuceno, Marilia" w:date="2023-05-15T16:24:00Z">
        <w:r w:rsidRPr="006D327E" w:rsidDel="002C1082">
          <w:rPr>
            <w:rFonts w:ascii="Arial" w:eastAsia="Arial" w:hAnsi="Arial" w:cs="Arial"/>
            <w:sz w:val="24"/>
            <w:szCs w:val="24"/>
          </w:rPr>
          <w:delText xml:space="preserve">in order </w:delText>
        </w:r>
      </w:del>
      <w:r w:rsidRPr="006D327E">
        <w:rPr>
          <w:rFonts w:ascii="Arial" w:eastAsia="Arial" w:hAnsi="Arial" w:cs="Arial"/>
          <w:sz w:val="24"/>
          <w:szCs w:val="24"/>
        </w:rPr>
        <w:t xml:space="preserve">to estimate the gender gap in health expectancy and </w:t>
      </w:r>
      <w:ins w:id="107" w:author="Nepomuceno, Marilia" w:date="2023-05-17T13:51:00Z">
        <w:r w:rsidR="006E0762">
          <w:rPr>
            <w:rFonts w:ascii="Arial" w:eastAsia="Arial" w:hAnsi="Arial" w:cs="Arial"/>
            <w:sz w:val="24"/>
            <w:szCs w:val="24"/>
          </w:rPr>
          <w:t>assess the impact of</w:t>
        </w:r>
      </w:ins>
      <w:del w:id="108" w:author="Nepomuceno, Marilia" w:date="2023-05-17T13:51:00Z">
        <w:r w:rsidRPr="006D327E" w:rsidDel="006E0762">
          <w:rPr>
            <w:rFonts w:ascii="Arial" w:eastAsia="Arial" w:hAnsi="Arial" w:cs="Arial"/>
            <w:sz w:val="24"/>
            <w:szCs w:val="24"/>
          </w:rPr>
          <w:delText>quantify the contribution of</w:delText>
        </w:r>
      </w:del>
      <w:r w:rsidRPr="006D327E">
        <w:rPr>
          <w:rFonts w:ascii="Arial" w:eastAsia="Arial" w:hAnsi="Arial" w:cs="Arial"/>
          <w:sz w:val="24"/>
          <w:szCs w:val="24"/>
        </w:rPr>
        <w:t xml:space="preserve"> health and mortality </w:t>
      </w:r>
      <w:ins w:id="109" w:author="Nepomuceno, Marilia" w:date="2023-05-17T13:51:00Z">
        <w:r w:rsidR="006E0762">
          <w:rPr>
            <w:rFonts w:ascii="Arial" w:eastAsia="Arial" w:hAnsi="Arial" w:cs="Arial"/>
            <w:sz w:val="24"/>
            <w:szCs w:val="24"/>
          </w:rPr>
          <w:t>on</w:t>
        </w:r>
      </w:ins>
      <w:del w:id="110" w:author="Nepomuceno, Marilia" w:date="2023-05-17T13:51:00Z">
        <w:r w:rsidRPr="006D327E" w:rsidDel="006E0762">
          <w:rPr>
            <w:rFonts w:ascii="Arial" w:eastAsia="Arial" w:hAnsi="Arial" w:cs="Arial"/>
            <w:sz w:val="24"/>
            <w:szCs w:val="24"/>
          </w:rPr>
          <w:delText>to</w:delText>
        </w:r>
      </w:del>
      <w:r w:rsidRPr="006D327E">
        <w:rPr>
          <w:rFonts w:ascii="Arial" w:eastAsia="Arial" w:hAnsi="Arial" w:cs="Arial"/>
          <w:sz w:val="24"/>
          <w:szCs w:val="24"/>
        </w:rPr>
        <w:t xml:space="preserve"> gender </w:t>
      </w:r>
      <w:del w:id="111" w:author="Nepomuceno, Marilia" w:date="2023-05-17T13:51:00Z">
        <w:r w:rsidRPr="006D327E" w:rsidDel="006E0762">
          <w:rPr>
            <w:rFonts w:ascii="Arial" w:eastAsia="Arial" w:hAnsi="Arial" w:cs="Arial"/>
            <w:sz w:val="24"/>
            <w:szCs w:val="24"/>
          </w:rPr>
          <w:delText xml:space="preserve">gaps </w:delText>
        </w:r>
      </w:del>
      <w:ins w:id="112" w:author="Nepomuceno, Marilia" w:date="2023-05-17T13:51:00Z">
        <w:r w:rsidR="006E0762">
          <w:rPr>
            <w:rFonts w:ascii="Arial" w:eastAsia="Arial" w:hAnsi="Arial" w:cs="Arial"/>
            <w:sz w:val="24"/>
            <w:szCs w:val="24"/>
          </w:rPr>
          <w:t>inequalities</w:t>
        </w:r>
        <w:r w:rsidR="006E0762" w:rsidRPr="006D327E">
          <w:rPr>
            <w:rFonts w:ascii="Arial" w:eastAsia="Arial" w:hAnsi="Arial" w:cs="Arial"/>
            <w:sz w:val="24"/>
            <w:szCs w:val="24"/>
          </w:rPr>
          <w:t xml:space="preserve"> </w:t>
        </w:r>
      </w:ins>
      <w:r w:rsidRPr="006D327E">
        <w:rPr>
          <w:rFonts w:ascii="Arial" w:eastAsia="Arial" w:hAnsi="Arial" w:cs="Arial"/>
          <w:sz w:val="24"/>
          <w:szCs w:val="24"/>
        </w:rPr>
        <w:t>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del w:id="113" w:author="Nepomuceno, Marilia" w:date="2023-05-17T13:51:00Z">
        <w:r w:rsidRPr="006D327E" w:rsidDel="006E0762">
          <w:rPr>
            <w:rFonts w:ascii="Arial" w:eastAsia="Arial" w:hAnsi="Arial" w:cs="Arial"/>
            <w:sz w:val="24"/>
            <w:szCs w:val="24"/>
          </w:rPr>
          <w:delText xml:space="preserve">different </w:delText>
        </w:r>
      </w:del>
      <w:ins w:id="114" w:author="Nepomuceno, Marilia" w:date="2023-05-17T13:51:00Z">
        <w:r w:rsidR="006E0762">
          <w:rPr>
            <w:rFonts w:ascii="Arial" w:eastAsia="Arial" w:hAnsi="Arial" w:cs="Arial"/>
            <w:sz w:val="24"/>
            <w:szCs w:val="24"/>
          </w:rPr>
          <w:t>various</w:t>
        </w:r>
        <w:r w:rsidR="006E0762" w:rsidRPr="006D327E">
          <w:rPr>
            <w:rFonts w:ascii="Arial" w:eastAsia="Arial" w:hAnsi="Arial" w:cs="Arial"/>
            <w:sz w:val="24"/>
            <w:szCs w:val="24"/>
          </w:rPr>
          <w:t xml:space="preserve"> </w:t>
        </w:r>
      </w:ins>
      <w:r w:rsidRPr="006D327E">
        <w:rPr>
          <w:rFonts w:ascii="Arial" w:eastAsia="Arial" w:hAnsi="Arial" w:cs="Arial"/>
          <w:sz w:val="24"/>
          <w:szCs w:val="24"/>
        </w:rPr>
        <w:t xml:space="preserve">countries. </w:t>
      </w:r>
      <w:ins w:id="115" w:author="Nepomuceno, Marilia" w:date="2023-05-15T16:25:00Z">
        <w:r w:rsidR="002C1082">
          <w:rPr>
            <w:rFonts w:ascii="Arial" w:eastAsia="Arial" w:hAnsi="Arial" w:cs="Arial"/>
            <w:sz w:val="24"/>
            <w:szCs w:val="24"/>
          </w:rPr>
          <w:t>This is a unique dataset that allows us</w:t>
        </w:r>
      </w:ins>
      <w:del w:id="116" w:author="Nepomuceno, Marilia" w:date="2023-05-15T16:25:00Z">
        <w:r w:rsidRPr="006D327E" w:rsidDel="002C1082">
          <w:rPr>
            <w:rFonts w:ascii="Arial" w:eastAsia="Arial" w:hAnsi="Arial" w:cs="Arial"/>
            <w:sz w:val="24"/>
            <w:szCs w:val="24"/>
          </w:rPr>
          <w:delText>This data resource allows for a unique opportunity</w:delText>
        </w:r>
      </w:del>
      <w:r w:rsidRPr="006D327E">
        <w:rPr>
          <w:rFonts w:ascii="Arial" w:eastAsia="Arial" w:hAnsi="Arial" w:cs="Arial"/>
          <w:sz w:val="24"/>
          <w:szCs w:val="24"/>
        </w:rPr>
        <w:t xml:space="preserve"> to </w:t>
      </w:r>
      <w:ins w:id="117" w:author="Nepomuceno, Marilia" w:date="2023-05-15T16:26:00Z">
        <w:r w:rsidR="002C1082">
          <w:rPr>
            <w:rFonts w:ascii="Arial" w:eastAsia="Arial" w:hAnsi="Arial" w:cs="Arial"/>
            <w:sz w:val="24"/>
            <w:szCs w:val="24"/>
          </w:rPr>
          <w:t>compare health</w:t>
        </w:r>
      </w:ins>
      <w:ins w:id="118" w:author="Nepomuceno, Marilia" w:date="2023-05-15T16:27:00Z">
        <w:r w:rsidR="002C1082">
          <w:rPr>
            <w:rFonts w:ascii="Arial" w:eastAsia="Arial" w:hAnsi="Arial" w:cs="Arial"/>
            <w:sz w:val="24"/>
            <w:szCs w:val="24"/>
          </w:rPr>
          <w:t xml:space="preserve"> </w:t>
        </w:r>
      </w:ins>
      <w:ins w:id="119" w:author="Nepomuceno, Marilia" w:date="2023-05-15T16:28:00Z">
        <w:r w:rsidR="00A33DA6">
          <w:rPr>
            <w:rFonts w:ascii="Arial" w:eastAsia="Arial" w:hAnsi="Arial" w:cs="Arial"/>
            <w:sz w:val="24"/>
            <w:szCs w:val="24"/>
          </w:rPr>
          <w:t xml:space="preserve">outcomes </w:t>
        </w:r>
      </w:ins>
      <w:del w:id="120" w:author="Nepomuceno, Marilia" w:date="2023-05-15T16:26:00Z">
        <w:r w:rsidRPr="006D327E" w:rsidDel="002C1082">
          <w:rPr>
            <w:rFonts w:ascii="Arial" w:eastAsia="Arial" w:hAnsi="Arial" w:cs="Arial"/>
            <w:sz w:val="24"/>
            <w:szCs w:val="24"/>
          </w:rPr>
          <w:delText>perform comparisons among identically defined health variables</w:delText>
        </w:r>
      </w:del>
      <w:r w:rsidRPr="006D327E">
        <w:rPr>
          <w:rFonts w:ascii="Arial" w:eastAsia="Arial" w:hAnsi="Arial" w:cs="Arial"/>
          <w:sz w:val="24"/>
          <w:szCs w:val="24"/>
        </w:rPr>
        <w:t xml:space="preserve"> across</w:t>
      </w:r>
      <w:ins w:id="121" w:author="Nepomuceno, Marilia" w:date="2023-05-15T16:28:00Z">
        <w:r w:rsidR="00A33DA6">
          <w:rPr>
            <w:rFonts w:ascii="Arial" w:eastAsia="Arial" w:hAnsi="Arial" w:cs="Arial"/>
            <w:sz w:val="24"/>
            <w:szCs w:val="24"/>
          </w:rPr>
          <w:t xml:space="preserve"> a diverse range of</w:t>
        </w:r>
      </w:ins>
      <w:r w:rsidRPr="006D327E">
        <w:rPr>
          <w:rFonts w:ascii="Arial" w:eastAsia="Arial" w:hAnsi="Arial" w:cs="Arial"/>
          <w:sz w:val="24"/>
          <w:szCs w:val="24"/>
        </w:rPr>
        <w:t xml:space="preserve"> </w:t>
      </w:r>
      <w:del w:id="122" w:author="Nepomuceno, Marilia" w:date="2023-05-15T16:27:00Z">
        <w:r w:rsidRPr="006D327E" w:rsidDel="002C1082">
          <w:rPr>
            <w:rFonts w:ascii="Arial" w:eastAsia="Arial" w:hAnsi="Arial" w:cs="Arial"/>
            <w:sz w:val="24"/>
            <w:szCs w:val="24"/>
          </w:rPr>
          <w:delText xml:space="preserve">several </w:delText>
        </w:r>
      </w:del>
      <w:ins w:id="123" w:author="Nepomuceno, Marilia" w:date="2023-05-15T16:27:00Z">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ins>
      <w:r w:rsidRPr="006D327E">
        <w:rPr>
          <w:rFonts w:ascii="Arial" w:eastAsia="Arial" w:hAnsi="Arial" w:cs="Arial"/>
          <w:sz w:val="24"/>
          <w:szCs w:val="24"/>
        </w:rPr>
        <w:t>countries. We focus on the U.S., England, South Korea, China, India, Mexico and EU Countries. These countries have specific gender roles, healthcare policies and welfare state systems, which enable us to investigate the impact of interpreting the gender gap in health and mortality as a measure of inequality in different settings.</w:t>
      </w:r>
      <w:ins w:id="124" w:author="Nepomuceno, Marilia" w:date="2023-05-17T13:54:00Z">
        <w:r w:rsidR="00037587">
          <w:rPr>
            <w:rFonts w:ascii="Arial" w:eastAsia="Arial" w:hAnsi="Arial" w:cs="Arial"/>
            <w:sz w:val="24"/>
            <w:szCs w:val="24"/>
          </w:rPr>
          <w:t xml:space="preserve"> </w:t>
        </w:r>
        <w:r w:rsidR="00037587" w:rsidRPr="006E0762">
          <w:rPr>
            <w:rFonts w:ascii="Arial" w:eastAsia="Arial" w:hAnsi="Arial" w:cs="Arial"/>
            <w:sz w:val="24"/>
            <w:szCs w:val="24"/>
          </w:rPr>
          <w:t xml:space="preserve">To the best of our knowledge, this study represents the first </w:t>
        </w:r>
        <w:r w:rsidR="00037587">
          <w:rPr>
            <w:rFonts w:ascii="Arial" w:eastAsia="Arial" w:hAnsi="Arial" w:cs="Arial"/>
            <w:sz w:val="24"/>
            <w:szCs w:val="24"/>
          </w:rPr>
          <w:t>in its approach</w:t>
        </w:r>
        <w:r w:rsidR="00037587" w:rsidRPr="006E0762">
          <w:rPr>
            <w:rFonts w:ascii="Arial" w:eastAsia="Arial" w:hAnsi="Arial" w:cs="Arial"/>
            <w:sz w:val="24"/>
            <w:szCs w:val="24"/>
          </w:rPr>
          <w:t>.</w:t>
        </w:r>
      </w:ins>
    </w:p>
    <w:p w14:paraId="7263B921" w14:textId="77777777" w:rsidR="006D327E" w:rsidRDefault="006D327E">
      <w:pPr>
        <w:keepNext/>
        <w:spacing w:after="0" w:line="360" w:lineRule="auto"/>
        <w:jc w:val="both"/>
        <w:rPr>
          <w:rFonts w:ascii="Arial" w:eastAsia="Arial" w:hAnsi="Arial" w:cs="Arial"/>
          <w:sz w:val="24"/>
          <w:szCs w:val="24"/>
        </w:rPr>
      </w:pPr>
    </w:p>
    <w:p w14:paraId="72F6D26C" w14:textId="77777777" w:rsidR="00D2656D" w:rsidRDefault="006D327E" w:rsidP="00EB61E2">
      <w:pPr>
        <w:keepNext/>
        <w:spacing w:after="0" w:line="360" w:lineRule="auto"/>
        <w:jc w:val="both"/>
        <w:rPr>
          <w:rFonts w:ascii="Arial" w:eastAsia="Arial" w:hAnsi="Arial" w:cs="Arial"/>
          <w:sz w:val="24"/>
          <w:szCs w:val="24"/>
        </w:rPr>
      </w:pPr>
      <w:commentRangeStart w:id="125"/>
      <w:commentRangeStart w:id="126"/>
      <w:r>
        <w:rPr>
          <w:rFonts w:ascii="Arial" w:eastAsia="Arial" w:hAnsi="Arial" w:cs="Arial"/>
          <w:sz w:val="24"/>
          <w:szCs w:val="24"/>
        </w:rPr>
        <w:t>We show how the gender gap in health expectancy for disability and chronic conditions varies greatly across countries and that despite being a straightforward way to perform cross-country comparisons and monitor health progress, gender gaps may not reflect actual inequalities when it comes to health. Hence, it is important to take a more cautionary approach when using and interpreting gender gaps in healthy lifespans and go beyond such oversimplified metrics</w:t>
      </w:r>
      <w:r w:rsidR="00D2656D">
        <w:rPr>
          <w:rFonts w:ascii="Arial" w:eastAsia="Arial" w:hAnsi="Arial" w:cs="Arial"/>
          <w:sz w:val="24"/>
          <w:szCs w:val="24"/>
        </w:rPr>
        <w:t>.</w:t>
      </w:r>
      <w:commentRangeEnd w:id="125"/>
      <w:r w:rsidR="0055444C">
        <w:rPr>
          <w:rStyle w:val="CommentReference"/>
          <w:rFonts w:ascii="Times New Roman" w:eastAsia="Times New Roman" w:hAnsi="Times New Roman" w:cs="Times New Roman"/>
        </w:rPr>
        <w:commentReference w:id="125"/>
      </w:r>
      <w:commentRangeEnd w:id="126"/>
      <w:r w:rsidR="00994A69">
        <w:rPr>
          <w:rStyle w:val="CommentReference"/>
          <w:rFonts w:ascii="Times New Roman" w:eastAsia="Times New Roman" w:hAnsi="Times New Roman" w:cs="Times New Roman"/>
        </w:rPr>
        <w:commentReference w:id="126"/>
      </w:r>
    </w:p>
    <w:bookmarkEnd w:id="19"/>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6A87D9AA"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w:t>
      </w:r>
      <w:del w:id="127" w:author="Nepomuceno, Marilia" w:date="2023-05-15T16:32:00Z">
        <w:r w:rsidDel="005E1A2A">
          <w:rPr>
            <w:rFonts w:ascii="Arial" w:eastAsia="Arial" w:hAnsi="Arial" w:cs="Arial"/>
            <w:color w:val="000000"/>
            <w:sz w:val="24"/>
            <w:szCs w:val="24"/>
          </w:rPr>
          <w:delText>In order to</w:delText>
        </w:r>
      </w:del>
      <w:ins w:id="128" w:author="Nepomuceno, Marilia" w:date="2023-05-15T16:32:00Z">
        <w:r w:rsidR="005E1A2A">
          <w:rPr>
            <w:rFonts w:ascii="Arial" w:eastAsia="Arial" w:hAnsi="Arial" w:cs="Arial"/>
            <w:color w:val="000000"/>
            <w:sz w:val="24"/>
            <w:szCs w:val="24"/>
          </w:rPr>
          <w:t>To</w:t>
        </w:r>
      </w:ins>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was carried on between 2017-2019. We focus on this specific set of countries as our aim is to </w:t>
      </w:r>
      <w:r>
        <w:rPr>
          <w:rFonts w:ascii="Arial" w:eastAsia="Arial" w:hAnsi="Arial" w:cs="Arial"/>
          <w:color w:val="000000"/>
          <w:sz w:val="24"/>
          <w:szCs w:val="24"/>
        </w:rPr>
        <w:lastRenderedPageBreak/>
        <w:t xml:space="preserve">have the most diverse group of </w:t>
      </w:r>
      <w:del w:id="129" w:author="Nepomuceno, Marilia" w:date="2023-05-22T15:34:00Z">
        <w:r w:rsidDel="00A87123">
          <w:rPr>
            <w:rFonts w:ascii="Arial" w:eastAsia="Arial" w:hAnsi="Arial" w:cs="Arial"/>
            <w:color w:val="000000"/>
            <w:sz w:val="24"/>
            <w:szCs w:val="24"/>
          </w:rPr>
          <w:delText xml:space="preserve">countries </w:delText>
        </w:r>
      </w:del>
      <w:ins w:id="130" w:author="Nepomuceno, Marilia" w:date="2023-05-22T15:34:00Z">
        <w:r w:rsidR="00A87123">
          <w:rPr>
            <w:rFonts w:ascii="Arial" w:eastAsia="Arial" w:hAnsi="Arial" w:cs="Arial"/>
            <w:color w:val="000000"/>
            <w:sz w:val="24"/>
            <w:szCs w:val="24"/>
          </w:rPr>
          <w:t xml:space="preserve">nations </w:t>
        </w:r>
      </w:ins>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131"/>
      <w:commentRangeStart w:id="132"/>
      <w:r>
        <w:rPr>
          <w:rFonts w:ascii="Arial" w:eastAsia="Arial" w:hAnsi="Arial" w:cs="Arial"/>
          <w:color w:val="000000"/>
          <w:sz w:val="24"/>
          <w:szCs w:val="24"/>
        </w:rPr>
        <w:t xml:space="preserve">Different welfare state models and gender roles, which enable us to investigate whether specific gender patterns in inequality in health and mortality emerge in those settings. </w:t>
      </w:r>
      <w:commentRangeEnd w:id="131"/>
      <w:r w:rsidR="00A87123">
        <w:rPr>
          <w:rStyle w:val="CommentReference"/>
          <w:rFonts w:ascii="Times New Roman" w:eastAsia="Times New Roman" w:hAnsi="Times New Roman" w:cs="Times New Roman"/>
        </w:rPr>
        <w:commentReference w:id="131"/>
      </w:r>
      <w:commentRangeEnd w:id="132"/>
      <w:r w:rsidR="00994A69">
        <w:rPr>
          <w:rStyle w:val="CommentReference"/>
          <w:rFonts w:ascii="Times New Roman" w:eastAsia="Times New Roman" w:hAnsi="Times New Roman" w:cs="Times New Roman"/>
        </w:rPr>
        <w:commentReference w:id="132"/>
      </w:r>
      <w:r>
        <w:rPr>
          <w:rFonts w:ascii="Arial" w:eastAsia="Arial" w:hAnsi="Arial" w:cs="Arial"/>
          <w:color w:val="000000"/>
          <w:sz w:val="24"/>
          <w:szCs w:val="24"/>
        </w:rPr>
        <w:t>We focus on age 60 and above to be coherent towards the definition of old age across countries. While most developed countries define old age as 65, for China and Mexico it is age 60. For more details on the data characteristics, refer to the Supplementary Material.</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4F345BDB"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ins w:id="133" w:author="Nepomuceno, Marilia" w:date="2023-05-22T15:37:00Z">
        <w:r w:rsidR="007B4FED">
          <w:rPr>
            <w:rFonts w:ascii="Arial" w:eastAsia="Arial" w:hAnsi="Arial" w:cs="Arial"/>
            <w:color w:val="000000"/>
            <w:sz w:val="24"/>
            <w:szCs w:val="24"/>
          </w:rPr>
          <w:t xml:space="preserve">data </w:t>
        </w:r>
      </w:ins>
      <w:r>
        <w:rPr>
          <w:rFonts w:ascii="Arial" w:eastAsia="Arial" w:hAnsi="Arial" w:cs="Arial"/>
          <w:color w:val="000000"/>
          <w:sz w:val="24"/>
          <w:szCs w:val="24"/>
        </w:rPr>
        <w:t xml:space="preserve">we use life tables from the 2022 Revision of World Population Prospects (United Nations 2022) for all countries with the exceptions of England, where the life tables from the ONS estimates,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4D6F1E5D" w14:textId="06AE5528"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ins w:id="134" w:author="Nepomuceno, Marilia" w:date="2023-05-15T16:34:00Z">
        <w:r w:rsidR="006315A5">
          <w:rPr>
            <w:rFonts w:ascii="Arial" w:eastAsia="Arial" w:hAnsi="Arial" w:cs="Arial"/>
            <w:sz w:val="24"/>
            <w:szCs w:val="24"/>
          </w:rPr>
          <w:t>gaps</w:t>
        </w:r>
      </w:ins>
      <w:del w:id="135" w:author="Nepomuceno, Marilia" w:date="2023-05-15T16:34:00Z">
        <w:r w:rsidDel="006315A5">
          <w:rPr>
            <w:rFonts w:ascii="Arial" w:eastAsia="Arial" w:hAnsi="Arial" w:cs="Arial"/>
            <w:sz w:val="24"/>
            <w:szCs w:val="24"/>
          </w:rPr>
          <w:delText xml:space="preserve">disparities </w:delText>
        </w:r>
      </w:del>
      <w:ins w:id="136" w:author="Nepomuceno, Marilia" w:date="2023-05-15T16:34:00Z">
        <w:r w:rsidR="006315A5">
          <w:rPr>
            <w:rFonts w:ascii="Arial" w:eastAsia="Arial" w:hAnsi="Arial" w:cs="Arial"/>
            <w:sz w:val="24"/>
            <w:szCs w:val="24"/>
          </w:rPr>
          <w:t xml:space="preserve"> </w:t>
        </w:r>
      </w:ins>
      <w:r>
        <w:rPr>
          <w:rFonts w:ascii="Arial" w:eastAsia="Arial" w:hAnsi="Arial" w:cs="Arial"/>
          <w:sz w:val="24"/>
          <w:szCs w:val="24"/>
        </w:rPr>
        <w:t>in health expectancy, we estimate the disability-free life expectancy (</w:t>
      </w:r>
      <w:r>
        <w:rPr>
          <w:rFonts w:ascii="Arial" w:eastAsia="Arial" w:hAnsi="Arial" w:cs="Arial"/>
          <w:i/>
          <w:sz w:val="24"/>
          <w:szCs w:val="24"/>
        </w:rPr>
        <w:t>DFLE</w:t>
      </w:r>
      <w:r>
        <w:rPr>
          <w:rFonts w:ascii="Arial" w:eastAsia="Arial" w:hAnsi="Arial" w:cs="Arial"/>
          <w:sz w:val="24"/>
          <w:szCs w:val="24"/>
        </w:rPr>
        <w:t>) and the chronic-free life expectancy (CFLE) 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843F09">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morbidity","type":"article-journal","volume":"86"},"uris":["http://www.mendeley.com/documents/?uuid=53ae6c7c-eab6-4718-8411-68f9d0e12fb1"]}],"mendeley":{"formattedCitation":"(Sullivan 1971)","plainTextFormattedCitation":"(Sullivan 1971)","previouslyFormattedCitation":"(Sullivan 1971)"},"properties":{"noteIndex":0},"schema":"https://github.com/citation-style-language/schema/raw/master/csl-citation.json"}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(Sullivan 1971)</w:t>
      </w:r>
      <w:r w:rsidR="00843F09">
        <w:rPr>
          <w:rFonts w:ascii="Arial" w:eastAsia="Arial" w:hAnsi="Arial" w:cs="Arial"/>
          <w:sz w:val="24"/>
          <w:szCs w:val="24"/>
        </w:rPr>
        <w:fldChar w:fldCharType="end"/>
      </w:r>
      <w:r>
        <w:rPr>
          <w:rFonts w:ascii="Arial" w:eastAsia="Arial" w:hAnsi="Arial" w:cs="Arial"/>
          <w:sz w:val="24"/>
          <w:szCs w:val="24"/>
        </w:rPr>
        <w:t>, a methodological approach that has been used before in similar analyses</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47289C">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States","type":"article-journal","volume":"106"},"uris":["http://www.mendeley.com/documents/?uuid=5f91cfd1-0d5c-4fca-a8ba-8668d91b3001"]}],"mendeley":{"formattedCitation":"(Saito et al. 2014; Crimmins et al. 2016)","plainTextFormattedCitation":"(Saito et al. 2014; Crimmins et al. 2016)","previouslyFormattedCitation":"(Saito et al. 2014; Crimmins et al. 2016)"},"properties":{"noteIndex":0},"schema":"https://github.com/citation-style-language/schema/raw/master/csl-citation.json"}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(Saito et al. 2014; Crimmins et al. 2016)</w:t>
      </w:r>
      <w:r w:rsidR="00843F09">
        <w:rPr>
          <w:rFonts w:ascii="Arial" w:eastAsia="Arial" w:hAnsi="Arial" w:cs="Arial"/>
          <w:sz w:val="24"/>
          <w:szCs w:val="24"/>
        </w:rPr>
        <w:fldChar w:fldCharType="end"/>
      </w:r>
      <w:r>
        <w:rPr>
          <w:rFonts w:ascii="Arial" w:eastAsia="Arial" w:hAnsi="Arial" w:cs="Arial"/>
          <w:sz w:val="24"/>
          <w:szCs w:val="24"/>
        </w:rPr>
        <w:t xml:space="preserve">. </w:t>
      </w:r>
      <w:r>
        <w:rPr>
          <w:rFonts w:ascii="Arial" w:eastAsia="Arial" w:hAnsi="Arial" w:cs="Arial"/>
          <w:color w:val="000000"/>
          <w:sz w:val="24"/>
          <w:szCs w:val="24"/>
        </w:rPr>
        <w:t xml:space="preserve">We estimate disability- and chronic disease-free life expectancies (DFLE and CFLE) for ages 60 and over. For disability, we use the </w:t>
      </w:r>
      <w:commentRangeStart w:id="137"/>
      <w:del w:id="138" w:author="Nepomuceno, Marilia" w:date="2023-05-15T16:35:00Z">
        <w:r w:rsidDel="006315A5">
          <w:rPr>
            <w:rFonts w:ascii="Arial" w:eastAsia="Arial" w:hAnsi="Arial" w:cs="Arial"/>
            <w:color w:val="000000"/>
            <w:sz w:val="24"/>
            <w:szCs w:val="24"/>
          </w:rPr>
          <w:delText>harmonized</w:delText>
        </w:r>
      </w:del>
      <w:commentRangeEnd w:id="137"/>
      <w:r w:rsidR="006315A5">
        <w:rPr>
          <w:rStyle w:val="CommentReference"/>
          <w:rFonts w:ascii="Times New Roman" w:eastAsia="Times New Roman" w:hAnsi="Times New Roman" w:cs="Times New Roman"/>
        </w:rPr>
        <w:commentReference w:id="137"/>
      </w:r>
      <w:del w:id="139" w:author="Nepomuceno, Marilia" w:date="2023-05-15T16:35:00Z">
        <w:r w:rsidDel="006315A5">
          <w:rPr>
            <w:rFonts w:ascii="Arial" w:eastAsia="Arial" w:hAnsi="Arial" w:cs="Arial"/>
            <w:color w:val="000000"/>
            <w:sz w:val="24"/>
            <w:szCs w:val="24"/>
          </w:rPr>
          <w:delText xml:space="preserve"> dummy </w:delText>
        </w:r>
      </w:del>
      <w:r>
        <w:rPr>
          <w:rFonts w:ascii="Arial" w:eastAsia="Arial" w:hAnsi="Arial" w:cs="Arial"/>
          <w:color w:val="000000"/>
          <w:sz w:val="24"/>
          <w:szCs w:val="24"/>
        </w:rPr>
        <w:t>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studies.","type":"article-journal","volume":"143"},"uris":["http://www.mendeley.com/documents/?uuid=fcd6b937-c6ab-4fd6-8dbe-ba7d45016340"]}],"mendeley":{"formattedCitation":"(Beckett et al. 1996)","plainTextFormattedCitation":"(Beckett et al. 1996)","previouslyFormattedCitation":"(Beckett et al. 1996)"},"properties":{"noteIndex":0},"schema":"https://github.com/citation-style-language/schema/raw/master/csl-citation.json"}</w:instrText>
      </w:r>
      <w:r w:rsidR="0047289C">
        <w:rPr>
          <w:rFonts w:ascii="Arial" w:eastAsia="Arial" w:hAnsi="Arial" w:cs="Arial"/>
          <w:color w:val="000000"/>
          <w:sz w:val="24"/>
          <w:szCs w:val="24"/>
        </w:rPr>
        <w:fldChar w:fldCharType="separate"/>
      </w:r>
      <w:r w:rsidR="0047289C" w:rsidRPr="0047289C">
        <w:rPr>
          <w:rFonts w:ascii="Arial" w:eastAsia="Arial" w:hAnsi="Arial" w:cs="Arial"/>
          <w:noProof/>
          <w:color w:val="000000"/>
          <w:sz w:val="24"/>
          <w:szCs w:val="24"/>
        </w:rPr>
        <w:t>(Beckett et al. 1996)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w:t>
      </w:r>
      <w:del w:id="140" w:author="Nepomuceno, Marilia" w:date="2023-05-15T16:35:00Z">
        <w:r w:rsidDel="00930897">
          <w:rPr>
            <w:rFonts w:ascii="Arial" w:eastAsia="Arial" w:hAnsi="Arial" w:cs="Arial"/>
            <w:color w:val="000000"/>
            <w:sz w:val="24"/>
            <w:szCs w:val="24"/>
          </w:rPr>
          <w:delText>harmonized</w:delText>
        </w:r>
      </w:del>
      <w:del w:id="141" w:author="Nepomuceno, Marilia" w:date="2023-05-15T16:36:00Z">
        <w:r w:rsidDel="00930897">
          <w:rPr>
            <w:rFonts w:ascii="Arial" w:eastAsia="Arial" w:hAnsi="Arial" w:cs="Arial"/>
            <w:color w:val="000000"/>
            <w:sz w:val="24"/>
            <w:szCs w:val="24"/>
          </w:rPr>
          <w:delText xml:space="preserve"> </w:delText>
        </w:r>
      </w:del>
      <w:r>
        <w:rPr>
          <w:rFonts w:ascii="Arial" w:eastAsia="Arial" w:hAnsi="Arial" w:cs="Arial"/>
          <w:color w:val="000000"/>
          <w:sz w:val="24"/>
          <w:szCs w:val="24"/>
        </w:rPr>
        <w:t xml:space="preserve">variables on specific chronic conditions diagnosed by a physician, which include diabetes, heart conditions, arthritis, cancer, stroke and lung disease. </w:t>
      </w:r>
      <w:r w:rsidRPr="005E371A">
        <w:rPr>
          <w:rFonts w:ascii="Arial" w:eastAsia="Arial" w:hAnsi="Arial" w:cs="Arial"/>
          <w:color w:val="000000"/>
          <w:sz w:val="24"/>
          <w:szCs w:val="24"/>
        </w:rPr>
        <w:t>Using the respective weighted proportions of women and men who report a limitation in activities of daily living (ADL) and of at least one chronic doctor diagnosed disease (Chronic) in the population for each survey, we computed the prevalence of unhealthy individuals for each condition and by 5-year age groups</w:t>
      </w:r>
      <w:r>
        <w:rPr>
          <w:rFonts w:ascii="Arial" w:eastAsia="Arial" w:hAnsi="Arial" w:cs="Arial"/>
          <w:color w:val="000000"/>
          <w:sz w:val="24"/>
          <w:szCs w:val="24"/>
        </w:rPr>
        <w:t xml:space="preserve">.  </w:t>
      </w:r>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For each age group, we estimate the prevalence of disability and at least one chronic </w:t>
      </w:r>
      <w:del w:id="142" w:author="Nepomuceno, Marilia" w:date="2023-05-15T16:37:00Z">
        <w:r w:rsidDel="00101673">
          <w:rPr>
            <w:rFonts w:ascii="Arial" w:eastAsia="Arial" w:hAnsi="Arial" w:cs="Arial"/>
            <w:sz w:val="24"/>
            <w:szCs w:val="24"/>
          </w:rPr>
          <w:delText xml:space="preserve">doctor diagnosed </w:delText>
        </w:r>
      </w:del>
      <w:r>
        <w:rPr>
          <w:rFonts w:ascii="Arial" w:eastAsia="Arial" w:hAnsi="Arial" w:cs="Arial"/>
          <w:sz w:val="24"/>
          <w:szCs w:val="24"/>
        </w:rPr>
        <w:t xml:space="preserve">condition </w:t>
      </w:r>
      <w:del w:id="143" w:author="Nepomuceno, Marilia" w:date="2023-05-15T16:38:00Z">
        <w:r w:rsidDel="004A3CE9">
          <w:rPr>
            <w:rFonts w:ascii="Arial" w:eastAsia="Arial" w:hAnsi="Arial" w:cs="Arial"/>
            <w:sz w:val="24"/>
            <w:szCs w:val="24"/>
          </w:rPr>
          <w:delText xml:space="preserve">from the survey data </w:delText>
        </w:r>
      </w:del>
      <w:r>
        <w:rPr>
          <w:rFonts w:ascii="Arial" w:eastAsia="Arial" w:hAnsi="Arial" w:cs="Arial"/>
          <w:sz w:val="24"/>
          <w:szCs w:val="24"/>
        </w:rPr>
        <w:t xml:space="preserve">for each country and combine it with the total number of person-years lived obtained from the life tables. </w:t>
      </w:r>
    </w:p>
    <w:p w14:paraId="00220F4D" w14:textId="77777777" w:rsidR="00152047" w:rsidRDefault="00152047" w:rsidP="009372EB">
      <w:pPr>
        <w:pBdr>
          <w:top w:val="nil"/>
          <w:left w:val="nil"/>
          <w:bottom w:val="nil"/>
          <w:right w:val="nil"/>
          <w:between w:val="nil"/>
        </w:pBdr>
        <w:spacing w:after="0" w:line="360" w:lineRule="auto"/>
        <w:jc w:val="both"/>
        <w:rPr>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The number of person-years lived free of disability (</w:t>
      </w:r>
      <m:oMath>
        <m:r>
          <w:del w:id="144" w:author="Nepomuceno, Marilia" w:date="2023-05-15T16:40: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45" w:author="Nepomuceno, Marilia" w:date="2023-05-15T16:40:00Z">
                        <w:rPr>
                          <w:rFonts w:ascii="Cambria Math" w:eastAsia="Cambria Math" w:hAnsi="Cambria Math" w:cs="Cambria Math"/>
                          <w:i/>
                          <w:sz w:val="24"/>
                          <w:szCs w:val="24"/>
                        </w:rPr>
                      </w:ins>
                    </m:ctrlPr>
                  </m:sPrePr>
                  <m:sub>
                    <m:r>
                      <w:ins w:id="146" w:author="Nepomuceno, Marilia" w:date="2023-05-15T16:40:00Z">
                        <w:rPr>
                          <w:rFonts w:ascii="Cambria Math" w:eastAsia="Cambria Math" w:hAnsi="Cambria Math" w:cs="Cambria Math"/>
                          <w:sz w:val="24"/>
                          <w:szCs w:val="24"/>
                        </w:rPr>
                        <m:t>n</m:t>
                      </w:ins>
                    </m:r>
                  </m:sub>
                  <m:sup/>
                  <m:e>
                    <m:r>
                      <w:ins w:id="147" w:author="Nepomuceno, Marilia" w:date="2023-05-15T16:40:00Z">
                        <w:rPr>
                          <w:rFonts w:ascii="Cambria Math" w:eastAsia="Cambria Math" w:hAnsi="Cambria Math" w:cs="Cambria Math"/>
                          <w:sz w:val="24"/>
                          <w:szCs w:val="24"/>
                        </w:rPr>
                        <m:t>L</m:t>
                      </w:ins>
                    </m:r>
                  </m:e>
                </m:sPre>
                <m:r>
                  <w:del w:id="148" w:author="Nepomuceno, Marilia" w:date="2023-05-15T16:40:00Z">
                    <w:rPr>
                      <w:rFonts w:ascii="Cambria Math" w:eastAsia="Cambria Math" w:hAnsi="Cambria Math" w:cs="Cambria Math"/>
                      <w:sz w:val="24"/>
                      <w:szCs w:val="24"/>
                    </w:rPr>
                    <m:t>L</m:t>
                  </w:del>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oMath>
      <w:r>
        <w:rPr>
          <w:rFonts w:ascii="Arial" w:eastAsia="Arial" w:hAnsi="Arial" w:cs="Arial"/>
          <w:sz w:val="24"/>
          <w:szCs w:val="24"/>
        </w:rPr>
        <w:t>) is calculated as,</w:t>
      </w:r>
    </w:p>
    <w:p w14:paraId="32F96FC4" w14:textId="77777777" w:rsidR="009372EB" w:rsidRDefault="009372EB" w:rsidP="009372EB">
      <w:pPr>
        <w:spacing w:after="0"/>
        <w:rPr>
          <w:rFonts w:ascii="Arial" w:eastAsia="Arial" w:hAnsi="Arial" w:cs="Arial"/>
          <w:sz w:val="24"/>
          <w:szCs w:val="24"/>
        </w:rPr>
      </w:pPr>
    </w:p>
    <w:p w14:paraId="329FDAC8" w14:textId="5657350D" w:rsidR="009372EB" w:rsidRPr="00152047" w:rsidRDefault="009372EB" w:rsidP="00152047">
      <w:pPr>
        <w:jc w:val="center"/>
      </w:pPr>
      <m:oMath>
        <m:r>
          <w:del w:id="149" w:author="Nepomuceno, Marilia" w:date="2023-05-15T16:39: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50" w:author="Nepomuceno, Marilia" w:date="2023-05-15T16:39:00Z">
                        <w:rPr>
                          <w:rFonts w:ascii="Cambria Math" w:eastAsia="Cambria Math" w:hAnsi="Cambria Math" w:cs="Cambria Math"/>
                          <w:i/>
                          <w:sz w:val="24"/>
                          <w:szCs w:val="24"/>
                        </w:rPr>
                      </w:ins>
                    </m:ctrlPr>
                  </m:sPrePr>
                  <m:sub>
                    <m:r>
                      <w:ins w:id="151" w:author="Nepomuceno, Marilia" w:date="2023-05-15T16:39:00Z">
                        <w:rPr>
                          <w:rFonts w:ascii="Cambria Math" w:eastAsia="Cambria Math" w:hAnsi="Cambria Math" w:cs="Cambria Math"/>
                          <w:sz w:val="24"/>
                          <w:szCs w:val="24"/>
                        </w:rPr>
                        <m:t>n</m:t>
                      </w:ins>
                    </m:r>
                  </m:sub>
                  <m:sup/>
                  <m:e>
                    <m:sSub>
                      <m:sSubPr>
                        <m:ctrlPr>
                          <w:ins w:id="152" w:author="Nepomuceno, Marilia" w:date="2023-05-15T16:39:00Z">
                            <w:rPr>
                              <w:rFonts w:ascii="Cambria Math" w:eastAsia="Cambria Math" w:hAnsi="Cambria Math" w:cs="Cambria Math"/>
                              <w:sz w:val="24"/>
                              <w:szCs w:val="24"/>
                            </w:rPr>
                          </w:ins>
                        </m:ctrlPr>
                      </m:sSubPr>
                      <m:e>
                        <m:sSubSup>
                          <m:sSubSupPr>
                            <m:ctrlPr>
                              <w:ins w:id="153" w:author="Nepomuceno, Marilia" w:date="2023-05-15T16:39:00Z">
                                <w:rPr>
                                  <w:rFonts w:ascii="Cambria Math" w:eastAsia="Cambria Math" w:hAnsi="Cambria Math" w:cs="Cambria Math"/>
                                  <w:sz w:val="24"/>
                                  <w:szCs w:val="24"/>
                                </w:rPr>
                              </w:ins>
                            </m:ctrlPr>
                          </m:sSubSupPr>
                          <m:e>
                            <m:r>
                              <w:ins w:id="154" w:author="Nepomuceno, Marilia" w:date="2023-05-15T16:39:00Z">
                                <w:rPr>
                                  <w:rFonts w:ascii="Cambria Math" w:eastAsia="Cambria Math" w:hAnsi="Cambria Math" w:cs="Cambria Math"/>
                                  <w:sz w:val="24"/>
                                  <w:szCs w:val="24"/>
                                </w:rPr>
                                <m:t>L</m:t>
                              </w:ins>
                            </m:r>
                          </m:e>
                          <m:sub>
                            <m:r>
                              <w:ins w:id="155" w:author="Nepomuceno, Marilia" w:date="2023-05-15T16:39:00Z">
                                <w:rPr>
                                  <w:rFonts w:ascii="Cambria Math" w:eastAsia="Cambria Math" w:hAnsi="Cambria Math" w:cs="Cambria Math"/>
                                  <w:sz w:val="24"/>
                                  <w:szCs w:val="24"/>
                                </w:rPr>
                                <m:t>x</m:t>
                              </w:ins>
                            </m:r>
                          </m:sub>
                          <m:sup>
                            <m:r>
                              <w:ins w:id="156" w:author="Nepomuceno, Marilia" w:date="2023-05-15T16:39:00Z">
                                <w:rPr>
                                  <w:rFonts w:ascii="Cambria Math" w:eastAsia="Cambria Math" w:hAnsi="Cambria Math" w:cs="Cambria Math"/>
                                  <w:sz w:val="24"/>
                                  <w:szCs w:val="24"/>
                                </w:rPr>
                                <m:t xml:space="preserve"> </m:t>
                              </w:ins>
                            </m:r>
                          </m:sup>
                        </m:sSubSup>
                      </m:e>
                      <m:sub>
                        <m:r>
                          <w:ins w:id="157" w:author="Nepomuceno, Marilia" w:date="2023-05-15T16:39:00Z">
                            <w:rPr>
                              <w:rFonts w:ascii="Cambria Math" w:eastAsia="Cambria Math" w:hAnsi="Cambria Math" w:cs="Cambria Math"/>
                              <w:sz w:val="24"/>
                              <w:szCs w:val="24"/>
                            </w:rPr>
                            <m:t xml:space="preserve"> </m:t>
                          </w:ins>
                        </m:r>
                      </m:sub>
                    </m:sSub>
                  </m:e>
                </m:sPre>
                <m:r>
                  <w:del w:id="158" w:author="Nepomuceno, Marilia" w:date="2023-05-15T16:39:00Z">
                    <w:rPr>
                      <w:rFonts w:ascii="Cambria Math" w:eastAsia="Cambria Math" w:hAnsi="Cambria Math" w:cs="Cambria Math"/>
                      <w:sz w:val="24"/>
                      <w:szCs w:val="24"/>
                    </w:rPr>
                    <m:t>L</m:t>
                  </w:del>
                </m:r>
              </m:e>
              <m:sub>
                <m:r>
                  <w:del w:id="159" w:author="Nepomuceno, Marilia" w:date="2023-05-15T16:39:00Z">
                    <w:rPr>
                      <w:rFonts w:ascii="Cambria Math" w:eastAsia="Cambria Math" w:hAnsi="Cambria Math" w:cs="Cambria Math"/>
                      <w:sz w:val="24"/>
                      <w:szCs w:val="24"/>
                    </w:rPr>
                    <m:t>x</m:t>
                  </w:del>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r>
          <w:rPr>
            <w:rFonts w:ascii="Cambria Math" w:eastAsia="Cambria Math" w:hAnsi="Cambria Math" w:cs="Cambria Math"/>
            <w:sz w:val="24"/>
            <w:szCs w:val="24"/>
          </w:rPr>
          <m:t>=</m:t>
        </m:r>
        <m:r>
          <w:del w:id="160" w:author="Nepomuceno, Marilia" w:date="2023-05-15T16:39:00Z">
            <w:rPr>
              <w:rFonts w:ascii="Cambria Math" w:eastAsia="Cambria Math" w:hAnsi="Cambria Math" w:cs="Cambria Math"/>
              <w:sz w:val="24"/>
              <w:szCs w:val="24"/>
            </w:rPr>
            <m:t>n</m:t>
          </w:del>
        </m:r>
        <m:sPre>
          <m:sPrePr>
            <m:ctrlPr>
              <w:ins w:id="161" w:author="Nepomuceno, Marilia" w:date="2023-05-15T16:39:00Z">
                <w:rPr>
                  <w:rFonts w:ascii="Cambria Math" w:eastAsia="Cambria Math" w:hAnsi="Cambria Math" w:cs="Cambria Math"/>
                  <w:i/>
                  <w:sz w:val="24"/>
                  <w:szCs w:val="24"/>
                </w:rPr>
              </w:ins>
            </m:ctrlPr>
          </m:sPrePr>
          <m:sub>
            <m:r>
              <w:ins w:id="162" w:author="Nepomuceno, Marilia" w:date="2023-05-15T16:39:00Z">
                <w:rPr>
                  <w:rFonts w:ascii="Cambria Math" w:eastAsia="Cambria Math" w:hAnsi="Cambria Math" w:cs="Cambria Math"/>
                  <w:sz w:val="24"/>
                  <w:szCs w:val="24"/>
                </w:rPr>
                <m:t>n</m:t>
              </w:ins>
            </m:r>
          </m:sub>
          <m:sup/>
          <m:e>
            <m:sSub>
              <m:sSubPr>
                <m:ctrlPr>
                  <w:ins w:id="163" w:author="Nepomuceno, Marilia" w:date="2023-05-15T16:39:00Z">
                    <w:rPr>
                      <w:rFonts w:ascii="Cambria Math" w:eastAsia="Cambria Math" w:hAnsi="Cambria Math" w:cs="Cambria Math"/>
                      <w:sz w:val="24"/>
                      <w:szCs w:val="24"/>
                    </w:rPr>
                  </w:ins>
                </m:ctrlPr>
              </m:sSubPr>
              <m:e>
                <m:sSubSup>
                  <m:sSubSupPr>
                    <m:ctrlPr>
                      <w:ins w:id="164" w:author="Nepomuceno, Marilia" w:date="2023-05-15T16:39:00Z">
                        <w:rPr>
                          <w:rFonts w:ascii="Cambria Math" w:eastAsia="Cambria Math" w:hAnsi="Cambria Math" w:cs="Cambria Math"/>
                          <w:sz w:val="24"/>
                          <w:szCs w:val="24"/>
                        </w:rPr>
                      </w:ins>
                    </m:ctrlPr>
                  </m:sSubSupPr>
                  <m:e>
                    <m:r>
                      <w:ins w:id="165" w:author="Nepomuceno, Marilia" w:date="2023-05-15T16:39:00Z">
                        <w:rPr>
                          <w:rFonts w:ascii="Cambria Math" w:eastAsia="Cambria Math" w:hAnsi="Cambria Math" w:cs="Cambria Math"/>
                          <w:sz w:val="24"/>
                          <w:szCs w:val="24"/>
                        </w:rPr>
                        <m:t>L</m:t>
                      </w:ins>
                    </m:r>
                  </m:e>
                  <m:sub>
                    <m:r>
                      <w:ins w:id="166" w:author="Nepomuceno, Marilia" w:date="2023-05-15T16:39:00Z">
                        <w:rPr>
                          <w:rFonts w:ascii="Cambria Math" w:eastAsia="Cambria Math" w:hAnsi="Cambria Math" w:cs="Cambria Math"/>
                          <w:sz w:val="24"/>
                          <w:szCs w:val="24"/>
                        </w:rPr>
                        <m:t>x</m:t>
                      </w:ins>
                    </m:r>
                  </m:sub>
                  <m:sup>
                    <m:r>
                      <w:ins w:id="167" w:author="Nepomuceno, Marilia" w:date="2023-05-15T16:39:00Z">
                        <w:rPr>
                          <w:rFonts w:ascii="Cambria Math" w:eastAsia="Cambria Math" w:hAnsi="Cambria Math" w:cs="Cambria Math"/>
                          <w:sz w:val="24"/>
                          <w:szCs w:val="24"/>
                        </w:rPr>
                        <m:t xml:space="preserve"> </m:t>
                      </w:ins>
                    </m:r>
                  </m:sup>
                </m:sSubSup>
              </m:e>
              <m:sub>
                <m:r>
                  <w:ins w:id="168" w:author="Nepomuceno, Marilia" w:date="2023-05-15T16:39:00Z">
                    <w:rPr>
                      <w:rFonts w:ascii="Cambria Math" w:eastAsia="Cambria Math" w:hAnsi="Cambria Math" w:cs="Cambria Math"/>
                      <w:sz w:val="24"/>
                      <w:szCs w:val="24"/>
                    </w:rPr>
                    <m:t xml:space="preserve"> </m:t>
                  </w:ins>
                </m:r>
              </m:sub>
            </m:sSub>
          </m:e>
        </m:sPre>
        <m:r>
          <w:rPr>
            <w:rFonts w:ascii="Cambria Math" w:eastAsia="Cambria Math" w:hAnsi="Cambria Math" w:cs="Cambria Math"/>
            <w:sz w:val="24"/>
            <w:szCs w:val="24"/>
          </w:rPr>
          <m:t xml:space="preserve"> </m:t>
        </m:r>
        <m:sSub>
          <m:sSubPr>
            <m:ctrlPr>
              <w:del w:id="169" w:author="Nepomuceno, Marilia" w:date="2023-05-15T16:39:00Z">
                <w:rPr>
                  <w:rFonts w:ascii="Cambria Math" w:eastAsia="Cambria Math" w:hAnsi="Cambria Math" w:cs="Cambria Math"/>
                  <w:sz w:val="24"/>
                  <w:szCs w:val="24"/>
                </w:rPr>
              </w:del>
            </m:ctrlPr>
          </m:sSubPr>
          <m:e>
            <m:sSubSup>
              <m:sSubSupPr>
                <m:ctrlPr>
                  <w:del w:id="170" w:author="Nepomuceno, Marilia" w:date="2023-05-15T16:39:00Z">
                    <w:rPr>
                      <w:rFonts w:ascii="Cambria Math" w:eastAsia="Cambria Math" w:hAnsi="Cambria Math" w:cs="Cambria Math"/>
                      <w:sz w:val="24"/>
                      <w:szCs w:val="24"/>
                    </w:rPr>
                  </w:del>
                </m:ctrlPr>
              </m:sSubSupPr>
              <m:e>
                <m:r>
                  <w:del w:id="171" w:author="Nepomuceno, Marilia" w:date="2023-05-15T16:39:00Z">
                    <w:rPr>
                      <w:rFonts w:ascii="Cambria Math" w:eastAsia="Cambria Math" w:hAnsi="Cambria Math" w:cs="Cambria Math"/>
                      <w:sz w:val="24"/>
                      <w:szCs w:val="24"/>
                    </w:rPr>
                    <m:t>L</m:t>
                  </w:del>
                </m:r>
              </m:e>
              <m:sub>
                <m:r>
                  <w:del w:id="172" w:author="Nepomuceno, Marilia" w:date="2023-05-15T16:39:00Z">
                    <w:rPr>
                      <w:rFonts w:ascii="Cambria Math" w:eastAsia="Cambria Math" w:hAnsi="Cambria Math" w:cs="Cambria Math"/>
                      <w:sz w:val="24"/>
                      <w:szCs w:val="24"/>
                    </w:rPr>
                    <m:t>x</m:t>
                  </w:del>
                </m:r>
              </m:sub>
              <m:sup>
                <m:r>
                  <w:del w:id="173" w:author="Nepomuceno, Marilia" w:date="2023-05-15T16:39:00Z">
                    <w:rPr>
                      <w:rFonts w:ascii="Cambria Math" w:eastAsia="Cambria Math" w:hAnsi="Cambria Math" w:cs="Cambria Math"/>
                      <w:sz w:val="24"/>
                      <w:szCs w:val="24"/>
                    </w:rPr>
                    <m:t xml:space="preserve"> </m:t>
                  </w:del>
                </m:r>
              </m:sup>
            </m:sSubSup>
          </m:e>
          <m:sub>
            <m:r>
              <w:del w:id="174" w:author="Nepomuceno, Marilia" w:date="2023-05-15T16:39:00Z">
                <w:rPr>
                  <w:rFonts w:ascii="Cambria Math" w:eastAsia="Cambria Math" w:hAnsi="Cambria Math" w:cs="Cambria Math"/>
                  <w:sz w:val="24"/>
                  <w:szCs w:val="24"/>
                </w:rPr>
                <m:t xml:space="preserve"> </m:t>
              </w:del>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r>
              <w:del w:id="175" w:author="Nepomuceno, Marilia" w:date="2023-05-15T16:41: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76" w:author="Nepomuceno, Marilia" w:date="2023-05-15T16:41:00Z">
                            <w:rPr>
                              <w:rFonts w:ascii="Cambria Math" w:eastAsia="Cambria Math" w:hAnsi="Cambria Math" w:cs="Cambria Math"/>
                              <w:i/>
                              <w:sz w:val="24"/>
                              <w:szCs w:val="24"/>
                            </w:rPr>
                          </w:ins>
                        </m:ctrlPr>
                      </m:sPrePr>
                      <m:sub>
                        <m:r>
                          <w:ins w:id="177" w:author="Nepomuceno, Marilia" w:date="2023-05-15T16:41:00Z">
                            <w:rPr>
                              <w:rFonts w:ascii="Cambria Math" w:eastAsia="Cambria Math" w:hAnsi="Cambria Math" w:cs="Cambria Math"/>
                              <w:sz w:val="24"/>
                              <w:szCs w:val="24"/>
                            </w:rPr>
                            <m:t>n</m:t>
                          </w:ins>
                        </m:r>
                      </m:sub>
                      <m:sup/>
                      <m:e>
                        <m:r>
                          <w:ins w:id="178" w:author="Nepomuceno, Marilia" w:date="2023-05-15T16:41:00Z">
                            <w:rPr>
                              <w:rFonts w:ascii="Cambria Math" w:eastAsia="Cambria Math" w:hAnsi="Cambria Math" w:cs="Cambria Math"/>
                              <w:sz w:val="24"/>
                              <w:szCs w:val="24"/>
                            </w:rPr>
                            <m:t>π</m:t>
                          </w:ins>
                        </m:r>
                      </m:e>
                    </m:sPre>
                    <m:r>
                      <w:del w:id="179" w:author="Nepomuceno, Marilia" w:date="2023-05-15T16:41:00Z">
                        <w:rPr>
                          <w:rFonts w:ascii="Cambria Math" w:eastAsia="Cambria Math" w:hAnsi="Cambria Math" w:cs="Cambria Math"/>
                          <w:sz w:val="24"/>
                          <w:szCs w:val="24"/>
                        </w:rPr>
                        <m:t>π</m:t>
                      </w:del>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e>
        </m:d>
        <m:r>
          <w:rPr>
            <w:rFonts w:ascii="Cambria Math" w:eastAsia="Cambria Math" w:hAnsi="Cambria Math" w:cs="Cambria Math"/>
            <w:sz w:val="24"/>
            <w:szCs w:val="24"/>
          </w:rPr>
          <m:t xml:space="preserve">    (1)</m:t>
        </m:r>
        <m:r>
          <w:rPr>
            <w:rFonts w:ascii="Cambria Math" w:eastAsia="Cambria Math" w:hAnsi="Cambria Math" w:cs="Cambria Math"/>
          </w:rPr>
          <m:t xml:space="preserve"> </m:t>
        </m:r>
      </m:oMath>
      <w:sdt>
        <w:sdtPr>
          <w:tag w:val="goog_rdk_50"/>
          <w:id w:val="-818888038"/>
          <w:showingPlcHdr/>
        </w:sdtPr>
        <w:sdtContent>
          <w:r w:rsidR="006315A5">
            <w:t xml:space="preserve">     </w:t>
          </w:r>
        </w:sdtContent>
      </w:sdt>
    </w:p>
    <w:p w14:paraId="3998E8D9" w14:textId="77777777" w:rsidR="009372EB" w:rsidRDefault="009372EB" w:rsidP="009372EB">
      <w:pPr>
        <w:spacing w:after="0"/>
        <w:jc w:val="center"/>
        <w:rPr>
          <w:rFonts w:ascii="Arial" w:eastAsia="Arial" w:hAnsi="Arial" w:cs="Arial"/>
          <w:sz w:val="24"/>
          <w:szCs w:val="24"/>
        </w:rPr>
      </w:pPr>
    </w:p>
    <w:p w14:paraId="3A299D88" w14:textId="79878414"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w:proofErr w:type="spellStart"/>
      <w:proofErr w:type="gram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i/>
          <w:sz w:val="24"/>
          <w:szCs w:val="24"/>
          <w:vertAlign w:val="superscript"/>
        </w:rPr>
        <w:t>i</w:t>
      </w:r>
      <w:proofErr w:type="spellEnd"/>
      <w:r>
        <w:rPr>
          <w:rFonts w:ascii="Arial" w:eastAsia="Arial" w:hAnsi="Arial" w:cs="Arial"/>
          <w:i/>
          <w:sz w:val="24"/>
          <w:szCs w:val="24"/>
        </w:rPr>
        <w:t xml:space="preserve"> </w:t>
      </w:r>
      <w:r>
        <w:rPr>
          <w:rFonts w:ascii="Arial" w:eastAsia="Arial" w:hAnsi="Arial" w:cs="Arial"/>
          <w:sz w:val="24"/>
          <w:szCs w:val="24"/>
        </w:rPr>
        <w:t xml:space="preserve"> is</w:t>
      </w:r>
      <w:proofErr w:type="gramEnd"/>
      <w:r>
        <w:rPr>
          <w:rFonts w:ascii="Arial" w:eastAsia="Arial" w:hAnsi="Arial" w:cs="Arial"/>
          <w:sz w:val="24"/>
          <w:szCs w:val="24"/>
        </w:rPr>
        <w:t xml:space="preserve"> the number of person-years lived without disability between ages</w:t>
      </w:r>
      <w:r>
        <w:rPr>
          <w:rFonts w:ascii="Arial" w:eastAsia="Arial" w:hAnsi="Arial" w:cs="Arial"/>
          <w:i/>
          <w:sz w:val="24"/>
          <w:szCs w:val="24"/>
        </w:rPr>
        <w:t xml:space="preserve"> 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w:t>
      </w:r>
      <w:proofErr w:type="spell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proofErr w:type="spellEnd"/>
      <w:r>
        <w:rPr>
          <w:rFonts w:ascii="Arial" w:eastAsia="Arial" w:hAnsi="Arial" w:cs="Arial"/>
          <w:sz w:val="24"/>
          <w:szCs w:val="24"/>
        </w:rPr>
        <w:t xml:space="preserve"> is the total number of person-years lived in the age group </w:t>
      </w:r>
      <w:r>
        <w:rPr>
          <w:rFonts w:ascii="Arial" w:eastAsia="Arial" w:hAnsi="Arial" w:cs="Arial"/>
          <w:i/>
          <w:sz w:val="24"/>
          <w:szCs w:val="24"/>
        </w:rPr>
        <w:t>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and </w:t>
      </w:r>
      <w:r>
        <w:rPr>
          <w:rFonts w:ascii="Arial" w:eastAsia="Arial" w:hAnsi="Arial" w:cs="Arial"/>
          <w:i/>
          <w:sz w:val="24"/>
          <w:szCs w:val="24"/>
          <w:vertAlign w:val="subscript"/>
        </w:rPr>
        <w:t>n</w:t>
      </w:r>
      <w:r>
        <w:rPr>
          <w:rFonts w:ascii="Arial" w:eastAsia="Arial" w:hAnsi="Arial" w:cs="Arial"/>
          <w:i/>
          <w:sz w:val="24"/>
          <w:szCs w:val="24"/>
        </w:rPr>
        <w:t>π</w:t>
      </w:r>
      <w:r>
        <w:rPr>
          <w:rFonts w:ascii="Arial" w:eastAsia="Arial" w:hAnsi="Arial" w:cs="Arial"/>
          <w:i/>
          <w:sz w:val="24"/>
          <w:szCs w:val="24"/>
          <w:vertAlign w:val="subscript"/>
        </w:rPr>
        <w:t>x</w:t>
      </w:r>
      <w:r>
        <w:rPr>
          <w:rFonts w:ascii="Arial" w:eastAsia="Arial" w:hAnsi="Arial" w:cs="Arial"/>
          <w:sz w:val="24"/>
          <w:szCs w:val="24"/>
        </w:rPr>
        <w:t xml:space="preserve"> is the proportion of disabled individuals in the age group </w:t>
      </w:r>
      <w:r>
        <w:rPr>
          <w:rFonts w:ascii="Arial" w:eastAsia="Arial" w:hAnsi="Arial" w:cs="Arial"/>
          <w:i/>
          <w:sz w:val="24"/>
          <w:szCs w:val="24"/>
        </w:rPr>
        <w:t xml:space="preserve">x </w:t>
      </w:r>
      <w:r>
        <w:rPr>
          <w:rFonts w:ascii="Arial" w:eastAsia="Arial" w:hAnsi="Arial" w:cs="Arial"/>
          <w:sz w:val="24"/>
          <w:szCs w:val="24"/>
        </w:rPr>
        <w:t xml:space="preserve">and </w:t>
      </w:r>
      <w:proofErr w:type="spellStart"/>
      <w:r>
        <w:rPr>
          <w:rFonts w:ascii="Arial" w:eastAsia="Arial" w:hAnsi="Arial" w:cs="Arial"/>
          <w:i/>
          <w:sz w:val="24"/>
          <w:szCs w:val="24"/>
        </w:rPr>
        <w:t>x+n</w:t>
      </w:r>
      <w:proofErr w:type="spellEnd"/>
      <w:r>
        <w:rPr>
          <w:rFonts w:ascii="Arial" w:eastAsia="Arial" w:hAnsi="Arial" w:cs="Arial"/>
          <w:sz w:val="24"/>
          <w:szCs w:val="24"/>
        </w:rPr>
        <w:t xml:space="preserve">. The same is for chronic-free person-years lived, however with the prevalence for at least one chronic condition instead of prevalence of ADLs, and we call the person-years derived by the same process as </w:t>
      </w:r>
      <m:oMath>
        <m:sPre>
          <m:sPrePr>
            <m:ctrlPr>
              <w:ins w:id="180" w:author="Nepomuceno, Marilia" w:date="2023-05-15T16:49:00Z">
                <w:rPr>
                  <w:rFonts w:ascii="Cambria Math" w:eastAsia="Arial" w:hAnsi="Cambria Math" w:cs="Arial"/>
                  <w:i/>
                  <w:sz w:val="24"/>
                  <w:szCs w:val="24"/>
                </w:rPr>
              </w:ins>
            </m:ctrlPr>
          </m:sPrePr>
          <m:sub>
            <m:r>
              <w:ins w:id="181" w:author="Nepomuceno, Marilia" w:date="2023-05-15T16:49:00Z">
                <w:rPr>
                  <w:rFonts w:ascii="Cambria Math" w:eastAsia="Arial" w:hAnsi="Cambria Math" w:cs="Arial"/>
                  <w:sz w:val="24"/>
                  <w:szCs w:val="24"/>
                </w:rPr>
                <m:t>n</m:t>
              </w:ins>
            </m:r>
          </m:sub>
          <m:sup/>
          <m:e>
            <m:r>
              <w:ins w:id="182" w:author="Nepomuceno, Marilia" w:date="2023-05-15T16:49:00Z">
                <w:rPr>
                  <w:rFonts w:ascii="Cambria Math" w:eastAsia="Cambria Math" w:hAnsi="Cambria Math" w:cs="Cambria Math"/>
                  <w:sz w:val="24"/>
                  <w:szCs w:val="24"/>
                </w:rPr>
                <m:t>L</m:t>
              </w:ins>
            </m:r>
          </m:e>
        </m:sPre>
        <m:r>
          <w:del w:id="183" w:author="Nepomuceno, Marilia" w:date="2023-05-15T16:49:00Z">
            <w:rPr>
              <w:rFonts w:ascii="Cambria Math" w:eastAsia="Arial" w:hAnsi="Cambria Math" w:cs="Arial"/>
              <w:sz w:val="24"/>
              <w:szCs w:val="24"/>
            </w:rPr>
            <m:t>n</m:t>
          </w:del>
        </m:r>
        <m:r>
          <w:rPr>
            <w:rFonts w:ascii="Cambria Math" w:eastAsia="Cambria Math" w:hAnsi="Cambria Math" w:cs="Cambria Math"/>
            <w:sz w:val="24"/>
            <w:szCs w:val="24"/>
          </w:rPr>
          <m:t xml:space="preserve"> </m:t>
        </m:r>
        <m:r>
          <w:del w:id="184" w:author="Nepomuceno, Marilia" w:date="2023-05-15T16:49:00Z">
            <w:rPr>
              <w:rFonts w:ascii="Cambria Math" w:eastAsia="Cambria Math" w:hAnsi="Cambria Math" w:cs="Cambria Math"/>
              <w:sz w:val="24"/>
              <w:szCs w:val="24"/>
            </w:rPr>
            <m:t>L</m:t>
          </w:del>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oMath>
      <w:r>
        <w:rPr>
          <w:rFonts w:ascii="Arial" w:eastAsia="Arial" w:hAnsi="Arial" w:cs="Arial"/>
          <w:sz w:val="24"/>
          <w:szCs w:val="24"/>
        </w:rPr>
        <w:t>.</w:t>
      </w:r>
    </w:p>
    <w:p w14:paraId="715A282F" w14:textId="77777777" w:rsidR="00263B02" w:rsidRDefault="00263B02" w:rsidP="009372EB">
      <w:pPr>
        <w:spacing w:line="360" w:lineRule="auto"/>
        <w:jc w:val="both"/>
        <w:rPr>
          <w:rFonts w:ascii="Arial" w:eastAsia="Arial" w:hAnsi="Arial" w:cs="Arial"/>
          <w:sz w:val="24"/>
          <w:szCs w:val="24"/>
        </w:rPr>
      </w:pPr>
    </w:p>
    <w:p w14:paraId="698D35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Then, life expectancy free of disability (</w:t>
      </w:r>
      <w:r>
        <w:rPr>
          <w:rFonts w:ascii="Arial" w:eastAsia="Arial" w:hAnsi="Arial" w:cs="Arial"/>
          <w:i/>
          <w:sz w:val="24"/>
          <w:szCs w:val="24"/>
        </w:rPr>
        <w:t>DFLE</w:t>
      </w:r>
      <w:r>
        <w:rPr>
          <w:rFonts w:ascii="Arial" w:eastAsia="Arial" w:hAnsi="Arial" w:cs="Arial"/>
          <w:sz w:val="24"/>
          <w:szCs w:val="24"/>
        </w:rPr>
        <w:t>) is calculated as:</w:t>
      </w:r>
    </w:p>
    <w:commentRangeStart w:id="185"/>
    <w:commentRangeStart w:id="186"/>
    <w:p w14:paraId="695AEF42" w14:textId="77777777" w:rsidR="009372EB" w:rsidRDefault="00742769"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i</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(2)</m:t>
          </m:r>
          <m:r>
            <w:rPr>
              <w:rFonts w:ascii="Cambria Math" w:eastAsia="Cambria Math" w:hAnsi="Cambria Math" w:cs="Cambria Math"/>
            </w:rPr>
            <m:t xml:space="preserve"> </m:t>
          </m:r>
        </m:oMath>
      </m:oMathPara>
    </w:p>
    <w:p w14:paraId="6099A438"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With its equivalent life expectancy free of chronic disease (</w:t>
      </w:r>
      <w:r>
        <w:rPr>
          <w:rFonts w:ascii="Arial" w:eastAsia="Arial" w:hAnsi="Arial" w:cs="Arial"/>
          <w:i/>
          <w:sz w:val="24"/>
          <w:szCs w:val="24"/>
        </w:rPr>
        <w:t>CFLE</w:t>
      </w:r>
      <w:r>
        <w:rPr>
          <w:rFonts w:ascii="Arial" w:eastAsia="Arial" w:hAnsi="Arial" w:cs="Arial"/>
          <w:sz w:val="24"/>
          <w:szCs w:val="24"/>
        </w:rPr>
        <w:t>):</w:t>
      </w:r>
    </w:p>
    <w:p w14:paraId="013DF21B" w14:textId="77777777" w:rsidR="009372EB" w:rsidRDefault="00742769"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(3)</m:t>
          </m:r>
          <m:r>
            <w:rPr>
              <w:rFonts w:ascii="Cambria Math" w:eastAsia="Cambria Math" w:hAnsi="Cambria Math" w:cs="Cambria Math"/>
            </w:rPr>
            <m:t xml:space="preserve"> </m:t>
          </m:r>
          <w:commentRangeEnd w:id="185"/>
          <m:r>
            <m:rPr>
              <m:sty m:val="p"/>
            </m:rPr>
            <w:rPr>
              <w:rStyle w:val="CommentReference"/>
              <w:rFonts w:ascii="Times New Roman" w:eastAsia="Times New Roman" w:hAnsi="Times New Roman" w:cs="Times New Roman"/>
            </w:rPr>
            <w:commentReference w:id="185"/>
          </m:r>
          <w:commentRangeEnd w:id="186"/>
          <m:r>
            <m:rPr>
              <m:sty m:val="p"/>
            </m:rPr>
            <w:rPr>
              <w:rStyle w:val="CommentReference"/>
              <w:rFonts w:ascii="Times New Roman" w:eastAsia="Times New Roman" w:hAnsi="Times New Roman" w:cs="Times New Roman"/>
            </w:rPr>
            <w:commentReference w:id="186"/>
          </m:r>
        </m:oMath>
      </m:oMathPara>
    </w:p>
    <w:p w14:paraId="407DAFA7" w14:textId="77777777" w:rsidR="009372EB" w:rsidRDefault="009372EB" w:rsidP="009372EB">
      <w:pPr>
        <w:spacing w:line="360" w:lineRule="auto"/>
        <w:rPr>
          <w:rFonts w:ascii="Arial" w:eastAsia="Arial" w:hAnsi="Arial" w:cs="Arial"/>
          <w:sz w:val="24"/>
          <w:szCs w:val="24"/>
        </w:rPr>
      </w:pPr>
    </w:p>
    <w:p w14:paraId="30C87C33"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disability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 xml:space="preserve">. Similarly,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chronic conditions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w:t>
      </w:r>
    </w:p>
    <w:p w14:paraId="1651905D"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We then calculate gender gap in </w:t>
      </w:r>
      <w:r>
        <w:rPr>
          <w:rFonts w:ascii="Arial" w:eastAsia="Arial" w:hAnsi="Arial" w:cs="Arial"/>
          <w:i/>
          <w:sz w:val="24"/>
          <w:szCs w:val="24"/>
        </w:rPr>
        <w:t xml:space="preserve">DFLE </w:t>
      </w:r>
      <w:r>
        <w:rPr>
          <w:rFonts w:ascii="Arial" w:eastAsia="Arial" w:hAnsi="Arial" w:cs="Arial"/>
          <w:sz w:val="24"/>
          <w:szCs w:val="24"/>
        </w:rPr>
        <w:t>as:</w:t>
      </w:r>
    </w:p>
    <w:p w14:paraId="521BFF79" w14:textId="77777777" w:rsidR="009372EB" w:rsidRDefault="00742769"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xDFLE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1724AD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And the gender gap in </w:t>
      </w:r>
      <w:r>
        <w:rPr>
          <w:rFonts w:ascii="Arial" w:eastAsia="Arial" w:hAnsi="Arial" w:cs="Arial"/>
          <w:i/>
          <w:sz w:val="24"/>
          <w:szCs w:val="24"/>
        </w:rPr>
        <w:t xml:space="preserve">CFLE </w:t>
      </w:r>
      <w:r>
        <w:rPr>
          <w:rFonts w:ascii="Arial" w:eastAsia="Arial" w:hAnsi="Arial" w:cs="Arial"/>
          <w:sz w:val="24"/>
          <w:szCs w:val="24"/>
        </w:rPr>
        <w:t>as:</w:t>
      </w:r>
    </w:p>
    <w:p w14:paraId="75316FA8" w14:textId="77777777" w:rsidR="009372EB" w:rsidRDefault="00742769"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49564F7" w14:textId="77777777" w:rsidR="009372EB" w:rsidRDefault="009372EB" w:rsidP="009372EB">
      <w:pPr>
        <w:spacing w:line="360" w:lineRule="auto"/>
        <w:jc w:val="both"/>
        <w:rPr>
          <w:rFonts w:ascii="Arial" w:eastAsia="Arial" w:hAnsi="Arial" w:cs="Arial"/>
          <w:sz w:val="24"/>
          <w:szCs w:val="24"/>
        </w:rPr>
      </w:pPr>
    </w:p>
    <w:p w14:paraId="724EFE9E" w14:textId="23F430F2" w:rsidR="009372EB" w:rsidRDefault="009372EB" w:rsidP="009372EB">
      <w:pPr>
        <w:spacing w:line="360" w:lineRule="auto"/>
        <w:jc w:val="both"/>
        <w:rPr>
          <w:rFonts w:ascii="Arial" w:eastAsia="Arial" w:hAnsi="Arial" w:cs="Arial"/>
          <w:color w:val="000000"/>
          <w:sz w:val="24"/>
          <w:szCs w:val="24"/>
          <w:highlight w:val="white"/>
        </w:rPr>
      </w:pPr>
      <w:r>
        <w:rPr>
          <w:rFonts w:ascii="Arial" w:eastAsia="Arial" w:hAnsi="Arial" w:cs="Arial"/>
          <w:sz w:val="24"/>
          <w:szCs w:val="24"/>
        </w:rPr>
        <w:t xml:space="preserve">We later split the gender differences in </w:t>
      </w:r>
      <w:r>
        <w:rPr>
          <w:rFonts w:ascii="Arial" w:eastAsia="Arial" w:hAnsi="Arial" w:cs="Arial"/>
          <w:i/>
          <w:sz w:val="24"/>
          <w:szCs w:val="24"/>
        </w:rPr>
        <w:t>DFLE</w:t>
      </w:r>
      <w:r>
        <w:rPr>
          <w:rFonts w:ascii="Arial" w:eastAsia="Arial" w:hAnsi="Arial" w:cs="Arial"/>
          <w:sz w:val="24"/>
          <w:szCs w:val="24"/>
        </w:rPr>
        <w:t xml:space="preserve"> and </w:t>
      </w:r>
      <w:r>
        <w:rPr>
          <w:rFonts w:ascii="Arial" w:eastAsia="Arial" w:hAnsi="Arial" w:cs="Arial"/>
          <w:i/>
          <w:sz w:val="24"/>
          <w:szCs w:val="24"/>
        </w:rPr>
        <w:t>CFLE</w:t>
      </w:r>
      <w:r>
        <w:rPr>
          <w:rFonts w:ascii="Arial" w:eastAsia="Arial" w:hAnsi="Arial" w:cs="Arial"/>
          <w:sz w:val="24"/>
          <w:szCs w:val="24"/>
        </w:rPr>
        <w:t xml:space="preserve"> at age </w:t>
      </w:r>
      <w:r>
        <w:rPr>
          <w:rFonts w:ascii="Arial" w:eastAsia="Arial" w:hAnsi="Arial" w:cs="Arial"/>
          <w:i/>
          <w:sz w:val="24"/>
          <w:szCs w:val="24"/>
        </w:rPr>
        <w:t>x</w:t>
      </w:r>
      <w:r>
        <w:rPr>
          <w:rFonts w:ascii="Arial" w:eastAsia="Arial" w:hAnsi="Arial" w:cs="Arial"/>
          <w:sz w:val="24"/>
          <w:szCs w:val="24"/>
        </w:rPr>
        <w:t xml:space="preserve"> into mortality and disability/chronic effects by five-year age groups. 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Functions","type":"article-journal"},"uris":["http://www.mendeley.com/documents/?uuid=c4f25388-2553-3bf6-8752-093bf4fed107"]}],"mendeley":{"formattedCitation":"(Horiuchi et al. 2008; Riffe 2018)","plainTextFormattedCitation":"(Horiuchi et al. 2008; Riffe 2018)","previouslyFormattedCitation":"(Horiuchi et al. 2008; Riffe 2018)"},"properties":{"noteIndex":0},"schema":"https://github.com/citation-style-language/schema/raw/master/csl-citation.json"}</w:instrText>
      </w:r>
      <w:r w:rsidR="00842EBA">
        <w:rPr>
          <w:rFonts w:ascii="Arial" w:eastAsia="Arial" w:hAnsi="Arial" w:cs="Arial"/>
          <w:color w:val="000000"/>
          <w:sz w:val="24"/>
          <w:szCs w:val="24"/>
        </w:rPr>
        <w:fldChar w:fldCharType="separate"/>
      </w:r>
      <w:r w:rsidR="00842EBA" w:rsidRPr="00842EBA">
        <w:rPr>
          <w:rFonts w:ascii="Arial" w:eastAsia="Arial" w:hAnsi="Arial" w:cs="Arial"/>
          <w:noProof/>
          <w:color w:val="000000"/>
          <w:sz w:val="24"/>
          <w:szCs w:val="24"/>
        </w:rPr>
        <w:t>(Horiuchi et al. 2008; Riffe 2018</w:t>
      </w:r>
      <w:ins w:id="187" w:author="Nepomuceno, Marilia" w:date="2023-05-15T16:52:00Z">
        <w:r w:rsidR="00037515">
          <w:rPr>
            <w:rFonts w:ascii="Arial" w:eastAsia="Arial" w:hAnsi="Arial" w:cs="Arial"/>
            <w:noProof/>
            <w:color w:val="000000"/>
            <w:sz w:val="24"/>
            <w:szCs w:val="24"/>
          </w:rPr>
          <w:t xml:space="preserve">; </w:t>
        </w:r>
        <w:r w:rsidR="00037515" w:rsidRPr="00842EBA">
          <w:rPr>
            <w:rFonts w:ascii="Arial" w:eastAsia="Arial" w:hAnsi="Arial" w:cs="Arial"/>
            <w:noProof/>
            <w:color w:val="000000"/>
            <w:sz w:val="24"/>
            <w:szCs w:val="24"/>
          </w:rPr>
          <w:t>van Raalte and Nepomuceno 2020</w:t>
        </w:r>
      </w:ins>
      <w:r w:rsidR="00842EBA" w:rsidRPr="00842EBA">
        <w:rPr>
          <w:rFonts w:ascii="Arial" w:eastAsia="Arial" w:hAnsi="Arial" w:cs="Arial"/>
          <w:noProof/>
          <w:color w:val="000000"/>
          <w:sz w:val="24"/>
          <w:szCs w:val="24"/>
        </w:rPr>
        <w:t>)</w:t>
      </w:r>
      <w:r w:rsidR="00842EBA">
        <w:rPr>
          <w:rFonts w:ascii="Arial" w:eastAsia="Arial" w:hAnsi="Arial" w:cs="Arial"/>
          <w:color w:val="000000"/>
          <w:sz w:val="24"/>
          <w:szCs w:val="24"/>
        </w:rPr>
        <w:fldChar w:fldCharType="end"/>
      </w:r>
      <w:del w:id="188" w:author="Nepomuceno, Marilia" w:date="2023-05-15T16:53:00Z">
        <w:r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842EBA"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Del="00037515">
          <w:rPr>
            <w:rFonts w:ascii="Arial" w:eastAsia="Arial" w:hAnsi="Arial" w:cs="Arial"/>
            <w:color w:val="000000"/>
            <w:sz w:val="24"/>
            <w:szCs w:val="24"/>
          </w:rPr>
          <w:delText xml:space="preserve">. </w:delText>
        </w:r>
        <w:r w:rsidDel="00037515">
          <w:rPr>
            <w:rFonts w:ascii="Arial" w:eastAsia="Arial" w:hAnsi="Arial" w:cs="Arial"/>
            <w:sz w:val="24"/>
            <w:szCs w:val="24"/>
          </w:rPr>
          <w:delText xml:space="preserve"> </w:delText>
        </w:r>
      </w:del>
      <w:commentRangeStart w:id="189"/>
      <w:commentRangeStart w:id="190"/>
      <w:r>
        <w:rPr>
          <w:rFonts w:ascii="Arial" w:eastAsia="Arial" w:hAnsi="Arial" w:cs="Arial"/>
          <w:sz w:val="24"/>
          <w:szCs w:val="24"/>
        </w:rPr>
        <w: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Pr>
          <w:rFonts w:ascii="Arial" w:eastAsia="Arial" w:hAnsi="Arial" w:cs="Arial"/>
          <w:i/>
          <w:sz w:val="24"/>
          <w:szCs w:val="24"/>
        </w:rPr>
        <w:t>n</w:t>
      </w:r>
      <w:r>
        <w:rPr>
          <w:rFonts w:ascii="Arial" w:eastAsia="Arial" w:hAnsi="Arial" w:cs="Arial"/>
          <w:sz w:val="24"/>
          <w:szCs w:val="24"/>
        </w:rPr>
        <w:t xml:space="preserve"> partial derivatives of the function with respect to the covariates </w:t>
      </w:r>
      <w:r w:rsidR="00842EBA">
        <w:rPr>
          <w:rFonts w:ascii="Arial" w:eastAsia="Arial" w:hAnsi="Arial" w:cs="Arial"/>
          <w:sz w:val="24"/>
          <w:szCs w:val="24"/>
        </w:rPr>
        <w:fldChar w:fldCharType="begin" w:fldLock="1"/>
      </w:r>
      <w:r w:rsidR="00842EBA">
        <w:rPr>
          <w:rFonts w:ascii="Arial" w:eastAsia="Arial" w:hAnsi="Arial" w:cs="Arial"/>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(Horiuchi et al. 2008)</w:t>
      </w:r>
      <w:r w:rsidR="00842EBA">
        <w:rPr>
          <w:rFonts w:ascii="Arial" w:eastAsia="Arial" w:hAnsi="Arial" w:cs="Arial"/>
          <w:sz w:val="24"/>
          <w:szCs w:val="24"/>
        </w:rPr>
        <w:fldChar w:fldCharType="end"/>
      </w:r>
      <w:r>
        <w:rPr>
          <w:rFonts w:ascii="Arial" w:eastAsia="Arial" w:hAnsi="Arial" w:cs="Arial"/>
          <w:sz w:val="24"/>
          <w:szCs w:val="24"/>
        </w:rPr>
        <w:t xml:space="preserve">. Then, numerical integration is used to obtain the total contribution of the covariates for the variation of the aggregate measure. </w:t>
      </w:r>
      <w:r>
        <w:rPr>
          <w:rFonts w:ascii="Arial" w:eastAsia="Arial" w:hAnsi="Arial" w:cs="Arial"/>
          <w:color w:val="000000"/>
          <w:sz w:val="24"/>
          <w:szCs w:val="24"/>
          <w:highlight w:val="white"/>
        </w:rPr>
        <w:t xml:space="preserve">This allows us to estimate the contribution of disability and chronic conditions to explaining gender inequality.  In addition, the </w:t>
      </w:r>
      <w:r>
        <w:rPr>
          <w:rFonts w:ascii="Arial" w:eastAsia="Arial" w:hAnsi="Arial" w:cs="Arial"/>
          <w:sz w:val="24"/>
          <w:szCs w:val="24"/>
        </w:rPr>
        <w:t>method is very flexible, and can be used for decomposing gaps in different aggregate measures, including healthy life expectancy, as presented by van Raalte and Nepomuceno (</w:t>
      </w:r>
      <w:r w:rsidR="00842EBA">
        <w:rPr>
          <w:rFonts w:ascii="Arial" w:eastAsia="Arial" w:hAnsi="Arial" w:cs="Arial"/>
          <w:sz w:val="24"/>
          <w:szCs w:val="24"/>
        </w:rPr>
        <w:t>2020</w:t>
      </w:r>
      <w:r>
        <w:rPr>
          <w:rFonts w:ascii="Arial" w:eastAsia="Arial" w:hAnsi="Arial" w:cs="Arial"/>
          <w:sz w:val="24"/>
          <w:szCs w:val="24"/>
        </w:rPr>
        <w:t>). Previous research has employed the methodology to estimate gaps in disability for</w:t>
      </w:r>
      <w:r w:rsidR="00800F99">
        <w:rPr>
          <w:rFonts w:ascii="Arial" w:eastAsia="Arial" w:hAnsi="Arial" w:cs="Arial"/>
          <w:sz w:val="24"/>
          <w:szCs w:val="24"/>
        </w:rPr>
        <w:t xml:space="preserve"> Latin American and Caribbean</w:t>
      </w:r>
      <w:r>
        <w:rPr>
          <w:rFonts w:ascii="Arial" w:eastAsia="Arial" w:hAnsi="Arial" w:cs="Arial"/>
          <w:sz w:val="24"/>
          <w:szCs w:val="24"/>
        </w:rPr>
        <w:t xml:space="preserve"> </w:t>
      </w:r>
      <w:r w:rsidR="00800F99">
        <w:rPr>
          <w:rFonts w:ascii="Arial" w:eastAsia="Arial" w:hAnsi="Arial" w:cs="Arial"/>
          <w:sz w:val="24"/>
          <w:szCs w:val="24"/>
        </w:rPr>
        <w:t>(</w:t>
      </w:r>
      <w:r>
        <w:rPr>
          <w:rFonts w:ascii="Arial" w:eastAsia="Arial" w:hAnsi="Arial" w:cs="Arial"/>
          <w:sz w:val="24"/>
          <w:szCs w:val="24"/>
        </w:rPr>
        <w:t>LAC</w:t>
      </w:r>
      <w:r w:rsidR="00800F99">
        <w:rPr>
          <w:rFonts w:ascii="Arial" w:eastAsia="Arial" w:hAnsi="Arial" w:cs="Arial"/>
          <w:sz w:val="24"/>
          <w:szCs w:val="24"/>
        </w:rPr>
        <w:t>)</w:t>
      </w:r>
      <w:r>
        <w:rPr>
          <w:rFonts w:ascii="Arial" w:eastAsia="Arial" w:hAnsi="Arial" w:cs="Arial"/>
          <w:sz w:val="24"/>
          <w:szCs w:val="24"/>
        </w:rPr>
        <w:t xml:space="preserve"> countries </w:t>
      </w:r>
      <w:r w:rsidR="00842EBA">
        <w:rPr>
          <w:rFonts w:ascii="Arial" w:eastAsia="Arial" w:hAnsi="Arial" w:cs="Arial"/>
          <w:sz w:val="24"/>
          <w:szCs w:val="24"/>
        </w:rPr>
        <w:fldChar w:fldCharType="begin" w:fldLock="1"/>
      </w:r>
      <w:r w:rsidR="006F5A22">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(Nepomuceno et al. 2021)</w:t>
      </w:r>
      <w:r w:rsidR="00842EBA">
        <w:rPr>
          <w:rFonts w:ascii="Arial" w:eastAsia="Arial" w:hAnsi="Arial" w:cs="Arial"/>
          <w:sz w:val="24"/>
          <w:szCs w:val="24"/>
        </w:rPr>
        <w:fldChar w:fldCharType="end"/>
      </w:r>
      <w:r>
        <w:rPr>
          <w:rFonts w:ascii="Arial" w:eastAsia="Arial" w:hAnsi="Arial" w:cs="Arial"/>
          <w:sz w:val="24"/>
          <w:szCs w:val="24"/>
        </w:rPr>
        <w:t>.</w:t>
      </w:r>
      <w:commentRangeEnd w:id="189"/>
      <w:r w:rsidR="00030E32">
        <w:rPr>
          <w:rStyle w:val="CommentReference"/>
          <w:rFonts w:ascii="Times New Roman" w:eastAsia="Times New Roman" w:hAnsi="Times New Roman" w:cs="Times New Roman"/>
        </w:rPr>
        <w:commentReference w:id="189"/>
      </w:r>
      <w:commentRangeEnd w:id="190"/>
      <w:r w:rsidR="00994A69">
        <w:rPr>
          <w:rStyle w:val="CommentReference"/>
          <w:rFonts w:ascii="Times New Roman" w:eastAsia="Times New Roman" w:hAnsi="Times New Roman" w:cs="Times New Roman"/>
        </w:rPr>
        <w:commentReference w:id="190"/>
      </w:r>
    </w:p>
    <w:p w14:paraId="2A62FE19" w14:textId="77777777" w:rsidR="009372EB"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00000046"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A57974F" w14:textId="493580BE" w:rsidR="009639A9"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9639A9"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293B02CB"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Figure 1 shows </w:t>
      </w:r>
      <w:r w:rsidR="00FB391F">
        <w:rPr>
          <w:rFonts w:ascii="Arial" w:eastAsia="Arial" w:hAnsi="Arial" w:cs="Arial"/>
          <w:sz w:val="24"/>
          <w:szCs w:val="24"/>
        </w:rPr>
        <w:t xml:space="preserve">the </w:t>
      </w:r>
      <w:r>
        <w:rPr>
          <w:rFonts w:ascii="Arial" w:eastAsia="Arial" w:hAnsi="Arial" w:cs="Arial"/>
          <w:sz w:val="24"/>
          <w:szCs w:val="24"/>
        </w:rPr>
        <w:t xml:space="preserve">age-specific prevalence of individuals </w:t>
      </w:r>
      <w:r w:rsidRPr="009639A9">
        <w:rPr>
          <w:rFonts w:ascii="Arial" w:eastAsia="Arial" w:hAnsi="Arial" w:cs="Arial"/>
          <w:sz w:val="24"/>
          <w:szCs w:val="24"/>
        </w:rPr>
        <w:t>who report a limitation in activities of daily living (ADL)</w:t>
      </w:r>
      <w:r>
        <w:rPr>
          <w:rFonts w:ascii="Arial" w:eastAsia="Arial" w:hAnsi="Arial" w:cs="Arial"/>
          <w:sz w:val="24"/>
          <w:szCs w:val="24"/>
        </w:rPr>
        <w:t>,</w:t>
      </w:r>
      <w:r w:rsidRPr="009639A9">
        <w:rPr>
          <w:rFonts w:ascii="Arial" w:eastAsia="Arial" w:hAnsi="Arial" w:cs="Arial"/>
          <w:sz w:val="24"/>
          <w:szCs w:val="24"/>
        </w:rPr>
        <w:t xml:space="preserve"> and of at least one chronic doctor</w:t>
      </w:r>
      <w:r w:rsidR="00FB391F">
        <w:rPr>
          <w:rFonts w:ascii="Arial" w:eastAsia="Arial" w:hAnsi="Arial" w:cs="Arial"/>
          <w:sz w:val="24"/>
          <w:szCs w:val="24"/>
        </w:rPr>
        <w:t>-</w:t>
      </w:r>
      <w:r w:rsidRPr="009639A9">
        <w:rPr>
          <w:rFonts w:ascii="Arial" w:eastAsia="Arial" w:hAnsi="Arial" w:cs="Arial"/>
          <w:sz w:val="24"/>
          <w:szCs w:val="24"/>
        </w:rPr>
        <w:t>diagnosed disease (Chronic)</w:t>
      </w:r>
      <w:r>
        <w:rPr>
          <w:rFonts w:ascii="Arial" w:eastAsia="Arial" w:hAnsi="Arial" w:cs="Arial"/>
          <w:sz w:val="24"/>
          <w:szCs w:val="24"/>
        </w:rPr>
        <w:t>.</w:t>
      </w:r>
      <w:r w:rsidR="005D2DB9">
        <w:rPr>
          <w:rFonts w:ascii="Arial" w:eastAsia="Arial" w:hAnsi="Arial" w:cs="Arial"/>
          <w:sz w:val="24"/>
          <w:szCs w:val="24"/>
        </w:rPr>
        <w:t xml:space="preserve"> 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lastRenderedPageBreak/>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w:t>
      </w:r>
      <w:del w:id="191" w:author="Nepomuceno, Marilia" w:date="2023-05-22T15:42:00Z">
        <w:r w:rsidR="005D2DB9" w:rsidDel="007B7BBB">
          <w:rPr>
            <w:rFonts w:ascii="Arial" w:eastAsia="Arial" w:hAnsi="Arial" w:cs="Arial"/>
            <w:sz w:val="24"/>
            <w:szCs w:val="24"/>
            <w:highlight w:val="white"/>
          </w:rPr>
          <w:delText xml:space="preserve">doctor diagnosed </w:delText>
        </w:r>
      </w:del>
      <w:r w:rsidR="005D2DB9">
        <w:rPr>
          <w:rFonts w:ascii="Arial" w:eastAsia="Arial" w:hAnsi="Arial" w:cs="Arial"/>
          <w:sz w:val="24"/>
          <w:szCs w:val="24"/>
          <w:highlight w:val="white"/>
        </w:rPr>
        <w:t xml:space="preserve">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 xml:space="preserve">Overall, the prevalence of ADLs increases with age for both women and men, with a steeper increase happening from ages 70+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w:t>
      </w:r>
      <w:del w:id="192" w:author="Nepomuceno, Marilia" w:date="2023-05-22T15:45:00Z">
        <w:r w:rsidR="009639A9" w:rsidRPr="009639A9" w:rsidDel="005512D7">
          <w:rPr>
            <w:rFonts w:ascii="Arial" w:eastAsia="Arial" w:hAnsi="Arial" w:cs="Arial"/>
            <w:sz w:val="24"/>
            <w:szCs w:val="24"/>
          </w:rPr>
          <w:delText xml:space="preserve"> </w:delText>
        </w:r>
        <w:commentRangeStart w:id="193"/>
        <w:commentRangeStart w:id="194"/>
        <w:r w:rsidR="009639A9" w:rsidRPr="009639A9" w:rsidDel="005512D7">
          <w:rPr>
            <w:rFonts w:ascii="Arial" w:eastAsia="Arial" w:hAnsi="Arial" w:cs="Arial"/>
            <w:sz w:val="24"/>
            <w:szCs w:val="24"/>
          </w:rPr>
          <w:delText>The US age pattern falls between Korea and England</w:delText>
        </w:r>
      </w:del>
      <w:commentRangeEnd w:id="193"/>
      <w:r w:rsidR="00976ADA">
        <w:rPr>
          <w:rStyle w:val="CommentReference"/>
          <w:rFonts w:ascii="Times New Roman" w:eastAsia="Times New Roman" w:hAnsi="Times New Roman" w:cs="Times New Roman"/>
        </w:rPr>
        <w:commentReference w:id="193"/>
      </w:r>
      <w:commentRangeEnd w:id="194"/>
      <w:r w:rsidR="00994A69">
        <w:rPr>
          <w:rStyle w:val="CommentReference"/>
          <w:rFonts w:ascii="Times New Roman" w:eastAsia="Times New Roman" w:hAnsi="Times New Roman" w:cs="Times New Roman"/>
        </w:rPr>
        <w:commentReference w:id="194"/>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04EF">
        <w:rPr>
          <w:rFonts w:ascii="Arial" w:eastAsia="Arial" w:hAnsi="Arial" w:cs="Arial"/>
          <w:sz w:val="24"/>
          <w:szCs w:val="24"/>
        </w:rPr>
        <w:t xml:space="preserve"> </w:t>
      </w:r>
      <w:r w:rsidR="00E404EF" w:rsidRPr="00E404EF">
        <w:rPr>
          <w:rFonts w:ascii="Arial" w:eastAsia="Arial" w:hAnsi="Arial" w:cs="Arial"/>
          <w:sz w:val="24"/>
          <w:szCs w:val="24"/>
        </w:rPr>
        <w:t xml:space="preserve">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w:t>
      </w:r>
      <w:r w:rsidR="00E404EF" w:rsidRPr="00E404EF">
        <w:rPr>
          <w:rFonts w:ascii="Arial" w:eastAsia="Arial" w:hAnsi="Arial" w:cs="Arial"/>
          <w:sz w:val="24"/>
          <w:szCs w:val="24"/>
        </w:rPr>
        <w:lastRenderedPageBreak/>
        <w:t>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faster pace. Chinese and Indian women have a prevalence rate level at ages 60-65 that is only observed at ages 70-75 for men, a gap of almost 10 years.</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4991348A"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ins w:id="195" w:author="Nepomuceno, Marilia" w:date="2023-05-22T15:49:00Z">
        <w:r w:rsidR="005D198E">
          <w:rPr>
            <w:rFonts w:ascii="Arial" w:eastAsia="Arial" w:hAnsi="Arial" w:cs="Arial"/>
            <w:sz w:val="24"/>
            <w:szCs w:val="24"/>
          </w:rPr>
          <w:t xml:space="preserve">also </w:t>
        </w:r>
      </w:ins>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w:t>
      </w:r>
      <w:del w:id="196" w:author="Nepomuceno, Marilia" w:date="2023-05-22T15:50:00Z">
        <w:r w:rsidR="00D360A8" w:rsidRPr="00D360A8" w:rsidDel="005D198E">
          <w:rPr>
            <w:rFonts w:ascii="Arial" w:eastAsia="Arial" w:hAnsi="Arial" w:cs="Arial"/>
            <w:sz w:val="24"/>
            <w:szCs w:val="24"/>
          </w:rPr>
          <w:delText xml:space="preserve">already at age 50 and increases at all ages </w:delText>
        </w:r>
      </w:del>
      <w:r w:rsidR="00D360A8" w:rsidRPr="00D360A8">
        <w:rPr>
          <w:rFonts w:ascii="Arial" w:eastAsia="Arial" w:hAnsi="Arial" w:cs="Arial"/>
          <w:sz w:val="24"/>
          <w:szCs w:val="24"/>
        </w:rPr>
        <w:t>for both women and men at all countries. The US has the highest prevalence for women and men at all ages</w:t>
      </w:r>
      <w:del w:id="197" w:author="Nepomuceno, Marilia" w:date="2023-05-22T15:50:00Z">
        <w:r w:rsidR="00D360A8" w:rsidRPr="00D360A8" w:rsidDel="005D198E">
          <w:rPr>
            <w:rFonts w:ascii="Arial" w:eastAsia="Arial" w:hAnsi="Arial" w:cs="Arial"/>
            <w:sz w:val="24"/>
            <w:szCs w:val="24"/>
          </w:rPr>
          <w:delText xml:space="preserve"> compared to all countries</w:delText>
        </w:r>
      </w:del>
      <w:r w:rsidR="00D360A8" w:rsidRPr="00D360A8">
        <w:rPr>
          <w:rFonts w:ascii="Arial" w:eastAsia="Arial" w:hAnsi="Arial" w:cs="Arial"/>
          <w:sz w:val="24"/>
          <w:szCs w:val="24"/>
        </w:rPr>
        <w:t xml:space="preserve">. China is right after the US with </w:t>
      </w:r>
      <w:ins w:id="198" w:author="Nepomuceno, Marilia" w:date="2023-05-22T15:51:00Z">
        <w:r w:rsidR="005D198E">
          <w:rPr>
            <w:rFonts w:ascii="Arial" w:eastAsia="Arial" w:hAnsi="Arial" w:cs="Arial"/>
            <w:sz w:val="24"/>
            <w:szCs w:val="24"/>
          </w:rPr>
          <w:t>high</w:t>
        </w:r>
      </w:ins>
      <w:del w:id="199" w:author="Nepomuceno, Marilia" w:date="2023-05-22T15:51:00Z">
        <w:r w:rsidR="00D360A8" w:rsidRPr="00D360A8" w:rsidDel="005D198E">
          <w:rPr>
            <w:rFonts w:ascii="Arial" w:eastAsia="Arial" w:hAnsi="Arial" w:cs="Arial"/>
            <w:sz w:val="24"/>
            <w:szCs w:val="24"/>
          </w:rPr>
          <w:delText>the highest</w:delText>
        </w:r>
      </w:del>
      <w:r w:rsidR="00D360A8" w:rsidRPr="00D360A8">
        <w:rPr>
          <w:rFonts w:ascii="Arial" w:eastAsia="Arial" w:hAnsi="Arial" w:cs="Arial"/>
          <w:sz w:val="24"/>
          <w:szCs w:val="24"/>
        </w:rPr>
        <w:t xml:space="preserve"> prevalence at </w:t>
      </w:r>
      <w:del w:id="200" w:author="Nepomuceno, Marilia" w:date="2023-05-22T15:51:00Z">
        <w:r w:rsidR="00D360A8" w:rsidRPr="00D360A8" w:rsidDel="005D198E">
          <w:rPr>
            <w:rFonts w:ascii="Arial" w:eastAsia="Arial" w:hAnsi="Arial" w:cs="Arial"/>
            <w:sz w:val="24"/>
            <w:szCs w:val="24"/>
          </w:rPr>
          <w:delText xml:space="preserve">relatively </w:delText>
        </w:r>
      </w:del>
      <w:r w:rsidR="00D360A8" w:rsidRPr="00D360A8">
        <w:rPr>
          <w:rFonts w:ascii="Arial" w:eastAsia="Arial" w:hAnsi="Arial" w:cs="Arial"/>
          <w:sz w:val="24"/>
          <w:szCs w:val="24"/>
        </w:rPr>
        <w:t>younger ages (50-60), but then levels off</w:t>
      </w:r>
      <w:ins w:id="201" w:author="Nepomuceno, Marilia" w:date="2023-05-22T15:52:00Z">
        <w:r w:rsidR="005D198E">
          <w:rPr>
            <w:rFonts w:ascii="Arial" w:eastAsia="Arial" w:hAnsi="Arial" w:cs="Arial"/>
            <w:sz w:val="24"/>
            <w:szCs w:val="24"/>
          </w:rPr>
          <w:t xml:space="preserve"> at older ages</w:t>
        </w:r>
      </w:ins>
      <w:r w:rsidR="00D360A8" w:rsidRPr="00D360A8">
        <w:rPr>
          <w:rFonts w:ascii="Arial" w:eastAsia="Arial" w:hAnsi="Arial" w:cs="Arial"/>
          <w:sz w:val="24"/>
          <w:szCs w:val="24"/>
        </w:rPr>
        <w:t xml:space="preserve">, while other countries still experience </w:t>
      </w:r>
      <w:ins w:id="202" w:author="Nepomuceno, Marilia" w:date="2023-05-22T15:54:00Z">
        <w:r w:rsidR="00D368F2">
          <w:rPr>
            <w:rFonts w:ascii="Arial" w:eastAsia="Arial" w:hAnsi="Arial" w:cs="Arial"/>
            <w:sz w:val="24"/>
            <w:szCs w:val="24"/>
          </w:rPr>
          <w:t xml:space="preserve">a steep </w:t>
        </w:r>
      </w:ins>
      <w:ins w:id="203" w:author="Nepomuceno, Marilia" w:date="2023-05-22T15:55:00Z">
        <w:r w:rsidR="00D368F2">
          <w:rPr>
            <w:rFonts w:ascii="Arial" w:eastAsia="Arial" w:hAnsi="Arial" w:cs="Arial"/>
            <w:sz w:val="24"/>
            <w:szCs w:val="24"/>
          </w:rPr>
          <w:t>age gradient</w:t>
        </w:r>
      </w:ins>
      <w:del w:id="204" w:author="Nepomuceno, Marilia" w:date="2023-05-22T15:55:00Z">
        <w:r w:rsidR="00D360A8" w:rsidRPr="00D360A8" w:rsidDel="000023D0">
          <w:rPr>
            <w:rFonts w:ascii="Arial" w:eastAsia="Arial" w:hAnsi="Arial" w:cs="Arial"/>
            <w:sz w:val="24"/>
            <w:szCs w:val="24"/>
          </w:rPr>
          <w:delText>and</w:delText>
        </w:r>
      </w:del>
      <w:r w:rsidR="00D360A8" w:rsidRPr="00D360A8">
        <w:rPr>
          <w:rFonts w:ascii="Arial" w:eastAsia="Arial" w:hAnsi="Arial" w:cs="Arial"/>
          <w:sz w:val="24"/>
          <w:szCs w:val="24"/>
        </w:rPr>
        <w:t xml:space="preserve"> </w:t>
      </w:r>
      <w:del w:id="205" w:author="Nepomuceno, Marilia" w:date="2023-05-22T15:55:00Z">
        <w:r w:rsidR="00D360A8" w:rsidRPr="00D360A8" w:rsidDel="000023D0">
          <w:rPr>
            <w:rFonts w:ascii="Arial" w:eastAsia="Arial" w:hAnsi="Arial" w:cs="Arial"/>
            <w:sz w:val="24"/>
            <w:szCs w:val="24"/>
          </w:rPr>
          <w:delText>increase</w:delText>
        </w:r>
      </w:del>
      <w:r w:rsidR="00D360A8" w:rsidRPr="00D360A8">
        <w:rPr>
          <w:rFonts w:ascii="Arial" w:eastAsia="Arial" w:hAnsi="Arial" w:cs="Arial"/>
          <w:sz w:val="24"/>
          <w:szCs w:val="24"/>
        </w:rPr>
        <w:t xml:space="preserve"> in prevalence</w:t>
      </w:r>
      <w:del w:id="206" w:author="Nepomuceno, Marilia" w:date="2023-05-22T15:55:00Z">
        <w:r w:rsidR="00D360A8" w:rsidRPr="00D360A8" w:rsidDel="000023D0">
          <w:rPr>
            <w:rFonts w:ascii="Arial" w:eastAsia="Arial" w:hAnsi="Arial" w:cs="Arial"/>
            <w:sz w:val="24"/>
            <w:szCs w:val="24"/>
          </w:rPr>
          <w:delText xml:space="preserve"> with age</w:delText>
        </w:r>
      </w:del>
      <w:r w:rsidR="00D360A8" w:rsidRPr="00D360A8">
        <w:rPr>
          <w:rFonts w:ascii="Arial" w:eastAsia="Arial" w:hAnsi="Arial" w:cs="Arial"/>
          <w:sz w:val="24"/>
          <w:szCs w:val="24"/>
        </w:rPr>
        <w:t xml:space="preserve">. </w:t>
      </w:r>
      <w:ins w:id="207" w:author="Nepomuceno, Marilia" w:date="2023-05-22T15:56:00Z">
        <w:r w:rsidR="000023D0">
          <w:rPr>
            <w:rFonts w:ascii="Arial" w:eastAsia="Arial" w:hAnsi="Arial" w:cs="Arial"/>
            <w:sz w:val="24"/>
            <w:szCs w:val="24"/>
          </w:rPr>
          <w:t xml:space="preserve">India is the country with </w:t>
        </w:r>
      </w:ins>
      <w:del w:id="208" w:author="Nepomuceno, Marilia" w:date="2023-05-22T15:56:00Z">
        <w:r w:rsidR="00D360A8" w:rsidRPr="00D360A8" w:rsidDel="000023D0">
          <w:rPr>
            <w:rFonts w:ascii="Arial" w:eastAsia="Arial" w:hAnsi="Arial" w:cs="Arial"/>
            <w:sz w:val="24"/>
            <w:szCs w:val="24"/>
          </w:rPr>
          <w:delText xml:space="preserve">After age 60, the country with </w:delText>
        </w:r>
      </w:del>
      <w:r w:rsidR="00D360A8" w:rsidRPr="00D360A8">
        <w:rPr>
          <w:rFonts w:ascii="Arial" w:eastAsia="Arial" w:hAnsi="Arial" w:cs="Arial"/>
          <w:sz w:val="24"/>
          <w:szCs w:val="24"/>
        </w:rPr>
        <w:t>the lowest prevalence of at least one chronic condition</w:t>
      </w:r>
      <w:del w:id="209" w:author="Nepomuceno, Marilia" w:date="2023-05-22T15:56:00Z">
        <w:r w:rsidR="00D360A8" w:rsidRPr="00D360A8" w:rsidDel="000023D0">
          <w:rPr>
            <w:rFonts w:ascii="Arial" w:eastAsia="Arial" w:hAnsi="Arial" w:cs="Arial"/>
            <w:sz w:val="24"/>
            <w:szCs w:val="24"/>
          </w:rPr>
          <w:delText xml:space="preserve"> is India</w:delText>
        </w:r>
      </w:del>
      <w:r w:rsidR="00D360A8" w:rsidRPr="00D360A8">
        <w:rPr>
          <w:rFonts w:ascii="Arial" w:eastAsia="Arial" w:hAnsi="Arial" w:cs="Arial"/>
          <w:sz w:val="24"/>
          <w:szCs w:val="24"/>
        </w:rPr>
        <w:t>.</w:t>
      </w:r>
      <w:del w:id="210" w:author="Nepomuceno, Marilia" w:date="2023-05-22T16:00:00Z">
        <w:r w:rsidR="00D360A8" w:rsidRPr="00D360A8" w:rsidDel="00E92DCF">
          <w:rPr>
            <w:rFonts w:ascii="Arial" w:eastAsia="Arial" w:hAnsi="Arial" w:cs="Arial"/>
            <w:sz w:val="24"/>
            <w:szCs w:val="24"/>
          </w:rPr>
          <w:delText xml:space="preserve"> </w:delText>
        </w:r>
      </w:del>
      <w:commentRangeStart w:id="211"/>
      <w:commentRangeStart w:id="212"/>
      <w:del w:id="213" w:author="Nepomuceno, Marilia" w:date="2023-05-22T15:59:00Z">
        <w:r w:rsidR="00D360A8" w:rsidRPr="00D360A8" w:rsidDel="00E92DCF">
          <w:rPr>
            <w:rFonts w:ascii="Arial" w:eastAsia="Arial" w:hAnsi="Arial" w:cs="Arial"/>
            <w:sz w:val="24"/>
            <w:szCs w:val="24"/>
          </w:rPr>
          <w:delText xml:space="preserve">Among the countries in the European region, Portugal and Poland are the ones with the highest prevalence of at least one chronic condition </w:delText>
        </w:r>
      </w:del>
      <w:del w:id="214" w:author="Nepomuceno, Marilia" w:date="2023-05-22T15:57:00Z">
        <w:r w:rsidR="00D360A8" w:rsidRPr="00D360A8" w:rsidDel="00F76C42">
          <w:rPr>
            <w:rFonts w:ascii="Arial" w:eastAsia="Arial" w:hAnsi="Arial" w:cs="Arial"/>
            <w:sz w:val="24"/>
            <w:szCs w:val="24"/>
          </w:rPr>
          <w:delText>at ages above 60</w:delText>
        </w:r>
        <w:r w:rsidR="00451F62" w:rsidDel="00F76C42">
          <w:rPr>
            <w:rFonts w:ascii="Arial" w:eastAsia="Arial" w:hAnsi="Arial" w:cs="Arial"/>
            <w:sz w:val="24"/>
            <w:szCs w:val="24"/>
          </w:rPr>
          <w:delText xml:space="preserve">, </w:delText>
        </w:r>
        <w:r w:rsidR="00451F62" w:rsidRPr="00D360A8" w:rsidDel="00F76C42">
          <w:rPr>
            <w:rFonts w:ascii="Arial" w:eastAsia="Arial" w:hAnsi="Arial" w:cs="Arial"/>
            <w:sz w:val="24"/>
            <w:szCs w:val="24"/>
          </w:rPr>
          <w:delText xml:space="preserve">as shown in the heat map in </w:delText>
        </w:r>
      </w:del>
      <w:del w:id="215" w:author="Nepomuceno, Marilia" w:date="2023-05-22T15:59:00Z">
        <w:r w:rsidR="00451F62" w:rsidDel="00E92DCF">
          <w:rPr>
            <w:rFonts w:ascii="Arial" w:eastAsia="Arial" w:hAnsi="Arial" w:cs="Arial"/>
            <w:sz w:val="24"/>
            <w:szCs w:val="24"/>
          </w:rPr>
          <w:delText>Panel A</w:delText>
        </w:r>
        <w:r w:rsidR="00A80760" w:rsidDel="00E92DCF">
          <w:rPr>
            <w:rFonts w:ascii="Arial" w:eastAsia="Arial" w:hAnsi="Arial" w:cs="Arial"/>
            <w:sz w:val="24"/>
            <w:szCs w:val="24"/>
          </w:rPr>
          <w:delText xml:space="preserve"> of Figure 1</w:delText>
        </w:r>
      </w:del>
      <w:r w:rsidR="00451F62">
        <w:rPr>
          <w:rFonts w:ascii="Arial" w:eastAsia="Arial" w:hAnsi="Arial" w:cs="Arial"/>
          <w:sz w:val="24"/>
          <w:szCs w:val="24"/>
        </w:rPr>
        <w:t xml:space="preserve">. </w:t>
      </w:r>
      <w:commentRangeEnd w:id="211"/>
      <w:r w:rsidR="00F76C42">
        <w:rPr>
          <w:rStyle w:val="CommentReference"/>
          <w:rFonts w:ascii="Times New Roman" w:eastAsia="Times New Roman" w:hAnsi="Times New Roman" w:cs="Times New Roman"/>
        </w:rPr>
        <w:commentReference w:id="211"/>
      </w:r>
      <w:commentRangeEnd w:id="212"/>
      <w:r w:rsidR="00994A69">
        <w:rPr>
          <w:rStyle w:val="CommentReference"/>
          <w:rFonts w:ascii="Times New Roman" w:eastAsia="Times New Roman" w:hAnsi="Times New Roman" w:cs="Times New Roman"/>
        </w:rPr>
        <w:commentReference w:id="212"/>
      </w:r>
      <w:commentRangeStart w:id="216"/>
      <w:commentRangeStart w:id="217"/>
      <w:del w:id="218" w:author="Nepomuceno, Marilia" w:date="2023-05-22T16:00:00Z">
        <w:r w:rsidR="00CC54E3" w:rsidDel="00E92DCF">
          <w:rPr>
            <w:rFonts w:ascii="Arial" w:eastAsia="Arial" w:hAnsi="Arial" w:cs="Arial"/>
            <w:sz w:val="24"/>
            <w:szCs w:val="24"/>
          </w:rPr>
          <w:delText xml:space="preserve">India </w:delText>
        </w:r>
        <w:r w:rsidR="00A80760" w:rsidDel="00E92DCF">
          <w:rPr>
            <w:rFonts w:ascii="Arial" w:eastAsia="Arial" w:hAnsi="Arial" w:cs="Arial"/>
            <w:sz w:val="24"/>
            <w:szCs w:val="24"/>
          </w:rPr>
          <w:delText>is the country with</w:delText>
        </w:r>
        <w:r w:rsidR="00CC54E3" w:rsidDel="00E92DCF">
          <w:rPr>
            <w:rFonts w:ascii="Arial" w:eastAsia="Arial" w:hAnsi="Arial" w:cs="Arial"/>
            <w:sz w:val="24"/>
            <w:szCs w:val="24"/>
          </w:rPr>
          <w:delText xml:space="preserve"> the lowest </w:delText>
        </w:r>
        <w:r w:rsidR="00A80760" w:rsidDel="00E92DCF">
          <w:rPr>
            <w:rFonts w:ascii="Arial" w:eastAsia="Arial" w:hAnsi="Arial" w:cs="Arial"/>
            <w:sz w:val="24"/>
            <w:szCs w:val="24"/>
          </w:rPr>
          <w:delText>levels of chronic condition by age</w:delText>
        </w:r>
        <w:commentRangeEnd w:id="216"/>
        <w:r w:rsidR="00E92DCF" w:rsidDel="00E92DCF">
          <w:rPr>
            <w:rStyle w:val="CommentReference"/>
            <w:rFonts w:ascii="Times New Roman" w:eastAsia="Times New Roman" w:hAnsi="Times New Roman" w:cs="Times New Roman"/>
          </w:rPr>
          <w:commentReference w:id="216"/>
        </w:r>
      </w:del>
      <w:commentRangeEnd w:id="217"/>
      <w:r w:rsidR="00994A69">
        <w:rPr>
          <w:rStyle w:val="CommentReference"/>
          <w:rFonts w:ascii="Times New Roman" w:eastAsia="Times New Roman" w:hAnsi="Times New Roman" w:cs="Times New Roman"/>
        </w:rPr>
        <w:commentReference w:id="217"/>
      </w:r>
      <w:del w:id="219" w:author="Nepomuceno, Marilia" w:date="2023-05-22T16:00:00Z">
        <w:r w:rsidR="00A80760" w:rsidDel="00E92DCF">
          <w:rPr>
            <w:rFonts w:ascii="Arial" w:eastAsia="Arial" w:hAnsi="Arial" w:cs="Arial"/>
            <w:sz w:val="24"/>
            <w:szCs w:val="24"/>
          </w:rPr>
          <w:delText>, while</w:delText>
        </w:r>
        <w:r w:rsidR="00CC54E3" w:rsidDel="00E92DCF">
          <w:rPr>
            <w:rFonts w:ascii="Arial" w:eastAsia="Arial" w:hAnsi="Arial" w:cs="Arial"/>
            <w:sz w:val="24"/>
            <w:szCs w:val="24"/>
          </w:rPr>
          <w:delText xml:space="preserve"> US, Europe and China the highest, followed closely by Korea.</w:delText>
        </w:r>
      </w:del>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AAC2CB5" w:rsidR="00A80760" w:rsidRPr="00A80760" w:rsidRDefault="00322FE2" w:rsidP="00A80760">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00A80760"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00A80760" w:rsidRPr="00A80760">
        <w:rPr>
          <w:rFonts w:ascii="Arial" w:eastAsia="Arial" w:hAnsi="Arial" w:cs="Arial"/>
          <w:i/>
          <w:sz w:val="24"/>
          <w:szCs w:val="24"/>
        </w:rPr>
        <w:t>gap into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220" w:author="Nepomuceno, Marilia" w:date="2023-05-22T16:14:00Z"/>
          <w:rFonts w:ascii="Arial" w:eastAsia="Arial" w:hAnsi="Arial" w:cs="Arial"/>
          <w:sz w:val="24"/>
          <w:szCs w:val="24"/>
        </w:rPr>
      </w:pPr>
      <w:ins w:id="221" w:author="Nepomuceno, Marilia" w:date="2023-05-22T16:14:00Z">
        <w:r w:rsidRPr="00B57718">
          <w:rPr>
            <w:rFonts w:ascii="Arial" w:eastAsia="Arial" w:hAnsi="Arial" w:cs="Arial"/>
            <w:sz w:val="24"/>
            <w:szCs w:val="24"/>
            <w:highlight w:val="yellow"/>
            <w:rPrChange w:id="222" w:author="Nepomuceno, Marilia" w:date="2023-05-22T16:16:00Z">
              <w:rPr>
                <w:rFonts w:ascii="Arial" w:eastAsia="Arial" w:hAnsi="Arial" w:cs="Arial"/>
                <w:sz w:val="24"/>
                <w:szCs w:val="24"/>
              </w:rPr>
            </w:rPrChange>
          </w:rPr>
          <w:t>I think that before we start writing about the components of the gap we should w</w:t>
        </w:r>
      </w:ins>
      <w:ins w:id="223" w:author="Nepomuceno, Marilia" w:date="2023-05-22T16:15:00Z">
        <w:r w:rsidRPr="00B57718">
          <w:rPr>
            <w:rFonts w:ascii="Arial" w:eastAsia="Arial" w:hAnsi="Arial" w:cs="Arial"/>
            <w:sz w:val="24"/>
            <w:szCs w:val="24"/>
            <w:highlight w:val="yellow"/>
            <w:rPrChange w:id="224" w:author="Nepomuceno, Marilia" w:date="2023-05-22T16:16:00Z">
              <w:rPr>
                <w:rFonts w:ascii="Arial" w:eastAsia="Arial" w:hAnsi="Arial" w:cs="Arial"/>
                <w:sz w:val="24"/>
                <w:szCs w:val="24"/>
              </w:rPr>
            </w:rPrChange>
          </w:rPr>
          <w:t>rite about the total gap.</w:t>
        </w:r>
      </w:ins>
      <w:ins w:id="225" w:author="Nepomuceno, Marilia" w:date="2023-05-22T16:16:00Z">
        <w:r w:rsidR="00B57718">
          <w:rPr>
            <w:rFonts w:ascii="Arial" w:eastAsia="Arial" w:hAnsi="Arial" w:cs="Arial"/>
            <w:sz w:val="24"/>
            <w:szCs w:val="24"/>
            <w:highlight w:val="yellow"/>
          </w:rPr>
          <w:t xml:space="preserve"> I am thinking if we should show table 1 before</w:t>
        </w:r>
      </w:ins>
      <w:ins w:id="226" w:author="Nepomuceno, Marilia" w:date="2023-05-22T16:17:00Z">
        <w:r w:rsidR="00B57718">
          <w:rPr>
            <w:rFonts w:ascii="Arial" w:eastAsia="Arial" w:hAnsi="Arial" w:cs="Arial"/>
            <w:sz w:val="24"/>
            <w:szCs w:val="24"/>
            <w:highlight w:val="yellow"/>
          </w:rPr>
          <w:t xml:space="preserve"> or maybe include another bar in Panel A with the total gap</w:t>
        </w:r>
      </w:ins>
      <w:ins w:id="227" w:author="Nepomuceno, Marilia" w:date="2023-05-22T16:16:00Z">
        <w:r w:rsidR="00B57718">
          <w:rPr>
            <w:rFonts w:ascii="Arial" w:eastAsia="Arial" w:hAnsi="Arial" w:cs="Arial"/>
            <w:sz w:val="24"/>
            <w:szCs w:val="24"/>
            <w:highlight w:val="yellow"/>
          </w:rPr>
          <w:t>.</w:t>
        </w:r>
      </w:ins>
    </w:p>
    <w:p w14:paraId="1ED06CF2" w14:textId="12A61CA7"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del w:id="228" w:author="Nepomuceno, Marilia" w:date="2023-05-22T16:01:00Z">
        <w:r w:rsidR="00322FE2" w:rsidDel="00922CA0">
          <w:rPr>
            <w:rFonts w:ascii="Arial" w:eastAsia="Arial" w:hAnsi="Arial" w:cs="Arial"/>
            <w:sz w:val="24"/>
            <w:szCs w:val="24"/>
          </w:rPr>
          <w:delText xml:space="preserve">above </w:delText>
        </w:r>
      </w:del>
      <w:ins w:id="229" w:author="Nepomuceno, Marilia" w:date="2023-05-22T16:01:00Z">
        <w:r w:rsidR="00922CA0">
          <w:rPr>
            <w:rFonts w:ascii="Arial" w:eastAsia="Arial" w:hAnsi="Arial" w:cs="Arial"/>
            <w:sz w:val="24"/>
            <w:szCs w:val="24"/>
          </w:rPr>
          <w:t xml:space="preserve">at </w:t>
        </w:r>
      </w:ins>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del w:id="230" w:author="Nepomuceno, Marilia" w:date="2023-05-22T16:05:00Z">
        <w:r w:rsidR="00CB15D6" w:rsidDel="00631506">
          <w:rPr>
            <w:rFonts w:ascii="Arial" w:eastAsia="Arial" w:hAnsi="Arial" w:cs="Arial"/>
            <w:sz w:val="24"/>
            <w:szCs w:val="24"/>
          </w:rPr>
          <w:delText xml:space="preserve">In Panel A, </w:delText>
        </w:r>
        <w:r w:rsidR="00F14BF8" w:rsidDel="00631506">
          <w:rPr>
            <w:rFonts w:ascii="Arial" w:eastAsia="Arial" w:hAnsi="Arial" w:cs="Arial"/>
            <w:sz w:val="24"/>
            <w:szCs w:val="24"/>
          </w:rPr>
          <w:delText>all</w:delText>
        </w:r>
        <w:r w:rsidR="00BF094D" w:rsidDel="00631506">
          <w:rPr>
            <w:rFonts w:ascii="Arial" w:eastAsia="Arial" w:hAnsi="Arial" w:cs="Arial"/>
            <w:sz w:val="24"/>
            <w:szCs w:val="24"/>
          </w:rPr>
          <w:delText xml:space="preserve"> countries and the mortality and disability effects at ages 60+</w:delText>
        </w:r>
        <w:r w:rsidR="00F14BF8" w:rsidDel="00631506">
          <w:rPr>
            <w:rFonts w:ascii="Arial" w:eastAsia="Arial" w:hAnsi="Arial" w:cs="Arial"/>
            <w:sz w:val="24"/>
            <w:szCs w:val="24"/>
          </w:rPr>
          <w:delText xml:space="preserve"> are shown</w:delText>
        </w:r>
        <w:r w:rsidR="00BF094D" w:rsidDel="00631506">
          <w:rPr>
            <w:rFonts w:ascii="Arial" w:eastAsia="Arial" w:hAnsi="Arial" w:cs="Arial"/>
            <w:sz w:val="24"/>
            <w:szCs w:val="24"/>
          </w:rPr>
          <w:delText xml:space="preserve">. </w:delText>
        </w:r>
      </w:del>
      <w:r w:rsidR="00BF094D">
        <w:rPr>
          <w:rFonts w:ascii="Arial" w:eastAsia="Arial" w:hAnsi="Arial" w:cs="Arial"/>
          <w:sz w:val="24"/>
          <w:szCs w:val="24"/>
        </w:rPr>
        <w:t>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08BB10F9"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w:t>
      </w:r>
      <w:r w:rsidR="002363D7">
        <w:rPr>
          <w:rFonts w:ascii="Arial" w:eastAsia="Arial" w:hAnsi="Arial" w:cs="Arial"/>
          <w:sz w:val="24"/>
          <w:szCs w:val="24"/>
        </w:rPr>
        <w:lastRenderedPageBreak/>
        <w:t xml:space="preserve">the lowest gender gaps in DFLE </w:t>
      </w:r>
      <w:r w:rsidR="003B723B">
        <w:rPr>
          <w:rFonts w:ascii="Arial" w:eastAsia="Arial" w:hAnsi="Arial" w:cs="Arial"/>
          <w:sz w:val="24"/>
          <w:szCs w:val="24"/>
        </w:rPr>
        <w:t>at ages 60+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797AE23">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p>
    <w:p w14:paraId="3126A44C" w14:textId="37C4FA44"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w:t>
      </w:r>
      <w:ins w:id="231" w:author="Nepomuceno, Marilia" w:date="2023-05-22T16:02:00Z">
        <w:r w:rsidR="001C227A">
          <w:rPr>
            <w:rFonts w:ascii="Arial" w:eastAsia="Arial" w:hAnsi="Arial" w:cs="Arial"/>
            <w:sz w:val="24"/>
            <w:szCs w:val="24"/>
          </w:rPr>
          <w:t xml:space="preserve">(women-men) </w:t>
        </w:r>
      </w:ins>
      <w:r>
        <w:rPr>
          <w:rFonts w:ascii="Arial" w:eastAsia="Arial" w:hAnsi="Arial" w:cs="Arial"/>
          <w:sz w:val="24"/>
          <w:szCs w:val="24"/>
          <w:highlight w:val="white"/>
        </w:rPr>
        <w:t xml:space="preserve">in disability-free life expectancy (DFLE) at ages 60+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060AB7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 xml:space="preserve">(4.39 years). The contribution stems mainly from the mortality advantage of women in </w:t>
      </w:r>
      <w:r w:rsidRPr="00A80760">
        <w:rPr>
          <w:rFonts w:ascii="Arial" w:eastAsia="Arial" w:hAnsi="Arial" w:cs="Arial"/>
          <w:sz w:val="24"/>
          <w:szCs w:val="24"/>
        </w:rPr>
        <w:lastRenderedPageBreak/>
        <w:t>Korea (4.74 against -0.35 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B236AD6">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ins w:id="232" w:author="Nepomuceno, Marilia" w:date="2023-05-22T16:30:00Z">
        <w:r w:rsidR="00AA546F">
          <w:rPr>
            <w:rFonts w:ascii="Arial" w:eastAsia="Arial" w:hAnsi="Arial" w:cs="Arial"/>
            <w:sz w:val="24"/>
            <w:szCs w:val="24"/>
          </w:rPr>
          <w:t xml:space="preserve">(women-men) </w:t>
        </w:r>
      </w:ins>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 xml:space="preserve">Note: Panel A presents the effects by each country, ranked from the </w:t>
      </w:r>
      <w:r>
        <w:rPr>
          <w:rFonts w:ascii="Arial" w:eastAsia="Arial" w:hAnsi="Arial" w:cs="Arial"/>
          <w:sz w:val="18"/>
          <w:szCs w:val="18"/>
          <w:highlight w:val="white"/>
        </w:rPr>
        <w:lastRenderedPageBreak/>
        <w:t>highest to lowest chronic disease contribution. Panel B 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53E48EB2"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ins w:id="233" w:author="Nepomuceno, Marilia" w:date="2023-05-22T16:30:00Z">
        <w:r w:rsidR="00AA546F">
          <w:rPr>
            <w:rFonts w:ascii="Arial" w:eastAsia="Arial" w:hAnsi="Arial" w:cs="Arial"/>
            <w:sz w:val="24"/>
            <w:szCs w:val="24"/>
          </w:rPr>
          <w:t xml:space="preserve">(women-men) </w:t>
        </w:r>
      </w:ins>
      <w:r>
        <w:rPr>
          <w:rFonts w:ascii="Arial" w:eastAsia="Arial" w:hAnsi="Arial" w:cs="Arial"/>
          <w:sz w:val="24"/>
          <w:szCs w:val="24"/>
          <w:highlight w:val="white"/>
        </w:rPr>
        <w:t>in disability-free life expectancy (DFLE) at ages 60+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234E427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ins w:id="234" w:author="Nepomuceno, Marilia" w:date="2023-05-22T16:30:00Z">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ins>
      <w:del w:id="235"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lastRenderedPageBreak/>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4D175188" w:rsidR="00B133DD" w:rsidRPr="005A0B32" w:rsidRDefault="00ED5BF3">
      <w:pPr>
        <w:keepNext/>
        <w:spacing w:before="240" w:after="240" w:line="360" w:lineRule="auto"/>
        <w:jc w:val="both"/>
        <w:rPr>
          <w:rFonts w:ascii="Arial" w:eastAsia="Arial" w:hAnsi="Arial" w:cs="Arial"/>
          <w:sz w:val="24"/>
          <w:szCs w:val="24"/>
          <w:highlight w:val="white"/>
        </w:rPr>
      </w:pPr>
      <w:ins w:id="236" w:author="Nepomuceno, Marilia" w:date="2023-05-22T16:31:00Z">
        <w:r w:rsidRPr="00ED5BF3">
          <w:rPr>
            <w:rFonts w:ascii="Arial" w:eastAsia="Arial" w:hAnsi="Arial" w:cs="Arial"/>
            <w:sz w:val="24"/>
            <w:szCs w:val="24"/>
          </w:rPr>
          <w:t>Figure 4 highlights the substantial variations in country rankings when considering gaps in DFLE and CFLE compared to the contributions of</w:t>
        </w:r>
      </w:ins>
      <w:ins w:id="237" w:author="Nepomuceno, Marilia" w:date="2023-05-22T16:36:00Z">
        <w:r w:rsidR="004C0A67">
          <w:rPr>
            <w:rFonts w:ascii="Arial" w:eastAsia="Arial" w:hAnsi="Arial" w:cs="Arial"/>
            <w:sz w:val="24"/>
            <w:szCs w:val="24"/>
          </w:rPr>
          <w:t xml:space="preserve"> the</w:t>
        </w:r>
      </w:ins>
      <w:ins w:id="238" w:author="Nepomuceno, Marilia" w:date="2023-05-22T16:31:00Z">
        <w:r w:rsidRPr="00ED5BF3">
          <w:rPr>
            <w:rFonts w:ascii="Arial" w:eastAsia="Arial" w:hAnsi="Arial" w:cs="Arial"/>
            <w:sz w:val="24"/>
            <w:szCs w:val="24"/>
          </w:rPr>
          <w:t xml:space="preserve"> </w:t>
        </w:r>
      </w:ins>
      <w:ins w:id="239" w:author="Nepomuceno, Marilia" w:date="2023-05-22T16:34:00Z">
        <w:r w:rsidR="00C035F2">
          <w:rPr>
            <w:rFonts w:ascii="Arial" w:eastAsia="Arial" w:hAnsi="Arial" w:cs="Arial"/>
            <w:sz w:val="24"/>
            <w:szCs w:val="24"/>
          </w:rPr>
          <w:t>health</w:t>
        </w:r>
      </w:ins>
      <w:ins w:id="240" w:author="Nepomuceno, Marilia" w:date="2023-05-22T16:31:00Z">
        <w:r w:rsidRPr="00ED5BF3">
          <w:rPr>
            <w:rFonts w:ascii="Arial" w:eastAsia="Arial" w:hAnsi="Arial" w:cs="Arial"/>
            <w:sz w:val="24"/>
            <w:szCs w:val="24"/>
          </w:rPr>
          <w:t xml:space="preserve"> effect.</w:t>
        </w:r>
      </w:ins>
      <w:del w:id="241" w:author="Nepomuceno, Marilia" w:date="2023-05-22T16:34:00Z">
        <w:r w:rsidR="005A0B32" w:rsidDel="00C035F2">
          <w:rPr>
            <w:rFonts w:ascii="Arial" w:eastAsia="Arial" w:hAnsi="Arial" w:cs="Arial"/>
            <w:sz w:val="24"/>
            <w:szCs w:val="24"/>
            <w:highlight w:val="white"/>
          </w:rPr>
          <w:delText xml:space="preserve">As seen in Figure 4, countries can have very different rankings if the criteria adopted are gaps in DFLE and CFLE versus the </w:delText>
        </w:r>
        <w:r w:rsidR="005A0B32" w:rsidDel="00C035F2">
          <w:rPr>
            <w:rFonts w:ascii="Arial" w:eastAsia="Arial" w:hAnsi="Arial" w:cs="Arial"/>
            <w:sz w:val="24"/>
            <w:szCs w:val="24"/>
            <w:highlight w:val="white"/>
          </w:rPr>
          <w:lastRenderedPageBreak/>
          <w:delText>contribution of disability and mortality effects</w:delText>
        </w:r>
        <w:r w:rsidR="005A0B32" w:rsidDel="004C0A67">
          <w:rPr>
            <w:rFonts w:ascii="Arial" w:eastAsia="Arial" w:hAnsi="Arial" w:cs="Arial"/>
            <w:sz w:val="24"/>
            <w:szCs w:val="24"/>
            <w:highlight w:val="white"/>
          </w:rPr>
          <w:delText>.</w:delText>
        </w:r>
      </w:del>
      <w:r w:rsidR="005A0B32">
        <w:rPr>
          <w:rFonts w:ascii="Arial" w:eastAsia="Arial" w:hAnsi="Arial" w:cs="Arial"/>
          <w:sz w:val="24"/>
          <w:szCs w:val="24"/>
          <w:highlight w:val="white"/>
        </w:rPr>
        <w:t xml:space="preserve"> Low 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6"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proofErr w:type="gramStart"/>
      <w:r w:rsidR="007E0FF4">
        <w:rPr>
          <w:rFonts w:ascii="Arial" w:eastAsia="Arial" w:hAnsi="Arial" w:cs="Arial"/>
          <w:sz w:val="24"/>
          <w:szCs w:val="24"/>
          <w:highlight w:val="white"/>
        </w:rPr>
        <w:t>disability</w:t>
      </w:r>
      <w:proofErr w:type="gramEnd"/>
      <w:r w:rsidR="007E0FF4">
        <w:rPr>
          <w:rFonts w:ascii="Arial" w:eastAsia="Arial" w:hAnsi="Arial" w:cs="Arial"/>
          <w:sz w:val="24"/>
          <w:szCs w:val="24"/>
          <w:highlight w:val="white"/>
        </w:rPr>
        <w:t xml:space="preserve">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242"/>
      <w:commentRangeStart w:id="243"/>
      <w:r w:rsidR="00C27F32">
        <w:rPr>
          <w:rFonts w:ascii="Arial" w:eastAsia="Arial" w:hAnsi="Arial" w:cs="Arial"/>
          <w:sz w:val="24"/>
          <w:szCs w:val="24"/>
          <w:highlight w:val="white"/>
        </w:rPr>
        <w:t xml:space="preserve">contribution of </w:t>
      </w:r>
      <w:commentRangeEnd w:id="242"/>
      <w:r w:rsidR="004C0A67">
        <w:rPr>
          <w:rStyle w:val="CommentReference"/>
          <w:rFonts w:ascii="Times New Roman" w:eastAsia="Times New Roman" w:hAnsi="Times New Roman" w:cs="Times New Roman"/>
        </w:rPr>
        <w:commentReference w:id="242"/>
      </w:r>
      <w:commentRangeEnd w:id="243"/>
      <w:r w:rsidR="00994A69">
        <w:rPr>
          <w:rStyle w:val="CommentReference"/>
          <w:rFonts w:ascii="Times New Roman" w:eastAsia="Times New Roman" w:hAnsi="Times New Roman" w:cs="Times New Roman"/>
        </w:rPr>
        <w:commentReference w:id="243"/>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lastRenderedPageBreak/>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3B91B2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083FD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6F5A22">
        <w:rPr>
          <w:rFonts w:ascii="Arial" w:eastAsia="Arial" w:hAnsi="Arial" w:cs="Arial"/>
          <w:color w:val="000000"/>
          <w:sz w:val="24"/>
          <w:szCs w:val="24"/>
        </w:rPr>
        <w:fldChar w:fldCharType="separate"/>
      </w:r>
      <w:r w:rsidR="006F5A22" w:rsidRPr="006F5A22">
        <w:rPr>
          <w:rFonts w:ascii="Arial" w:eastAsia="Arial" w:hAnsi="Arial" w:cs="Arial"/>
          <w:noProof/>
          <w:color w:val="000000"/>
          <w:sz w:val="24"/>
          <w:szCs w:val="24"/>
        </w:rPr>
        <w:t>(WHO 2020; European Institute for Gender Equality 2021; World Economic Forum 2021)</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215B490E"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DF2CA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Review","type":"article-journal","volume":"18"},"uris":["http://www.mendeley.com/documents/?uuid=6d99780c-5d4c-4e5a-8a04-5601bd84c3d8"]}],"mendeley":{"formattedCitation":"(Crespí-Lloréns et al. 2021)","plainTextFormattedCitation":"(Crespí-Lloréns et al. 2021)","previouslyFormattedCitation":"(Crespí-Lloréns et al. 2021)"},"properties":{"noteIndex":0},"schema":"https://github.com/citation-style-language/schema/raw/master/csl-citation.json"}</w:instrText>
      </w:r>
      <w:r w:rsidR="00BA4B06">
        <w:rPr>
          <w:rFonts w:ascii="Arial" w:eastAsia="Arial" w:hAnsi="Arial" w:cs="Arial"/>
          <w:sz w:val="24"/>
          <w:szCs w:val="24"/>
        </w:rPr>
        <w:fldChar w:fldCharType="separate"/>
      </w:r>
      <w:r w:rsidR="00BA4B06" w:rsidRPr="00BA4B06">
        <w:rPr>
          <w:rFonts w:ascii="Arial" w:eastAsia="Arial" w:hAnsi="Arial" w:cs="Arial"/>
          <w:noProof/>
          <w:sz w:val="24"/>
          <w:szCs w:val="24"/>
        </w:rPr>
        <w:t>(Crespí-Lloréns et al. 2021)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1524B4">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matter?","type":"article-journal","volume":"98"},"uris":["http://www.mendeley.com/documents/?uuid=2e0b4eed-b1e8-39d4-993a-4b3e17db333d"]}],"mendeley":{"formattedCitation":"(Dahlin and Härkönen 2013)","plainTextFormattedCitation":"(Dahlin and Härkönen 2013)","previouslyFormattedCitation":"(Dahlin and Härkönen 2013)"},"properties":{"noteIndex":0},"schema":"https://github.com/citation-style-language/schema/raw/master/csl-citation.json"}</w:instrText>
      </w:r>
      <w:r w:rsidR="00DF2CAF">
        <w:rPr>
          <w:rFonts w:ascii="Arial" w:eastAsia="Arial" w:hAnsi="Arial" w:cs="Arial"/>
          <w:color w:val="000000"/>
          <w:sz w:val="24"/>
          <w:szCs w:val="24"/>
        </w:rPr>
        <w:fldChar w:fldCharType="separate"/>
      </w:r>
      <w:r w:rsidR="00DF2CAF" w:rsidRPr="00DF2CAF">
        <w:rPr>
          <w:rFonts w:ascii="Arial" w:eastAsia="Arial" w:hAnsi="Arial" w:cs="Arial"/>
          <w:noProof/>
          <w:color w:val="000000"/>
          <w:sz w:val="24"/>
          <w:szCs w:val="24"/>
        </w:rPr>
        <w:t>(Dahlin and Härkönen 2013)</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t>
      </w:r>
      <w:r w:rsidR="00FA1FD2">
        <w:rPr>
          <w:rFonts w:ascii="Arial" w:eastAsia="Arial" w:hAnsi="Arial" w:cs="Arial"/>
          <w:color w:val="000000"/>
          <w:sz w:val="24"/>
          <w:szCs w:val="24"/>
        </w:rPr>
        <w:lastRenderedPageBreak/>
        <w:t xml:space="preserve">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526DD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countries","type":"article-journal","volume":"16"},"uris":["http://www.mendeley.com/documents/?uuid=d6f1b707-3e19-3e59-8a91-507caf8401a2"]}],"mendeley":{"formattedCitation":"(Boerma et al. 2016)","plainTextFormattedCitation":"(Boerma et al. 2016)","previouslyFormattedCitation":"(Boerma et al. 2016)"},"properties":{"noteIndex":0},"schema":"https://github.com/citation-style-language/schema/raw/master/csl-citation.json"}</w:instrText>
      </w:r>
      <w:r w:rsidR="001524B4">
        <w:rPr>
          <w:rFonts w:ascii="Arial" w:eastAsia="Arial" w:hAnsi="Arial" w:cs="Arial"/>
          <w:color w:val="000000"/>
          <w:sz w:val="24"/>
          <w:szCs w:val="24"/>
        </w:rPr>
        <w:fldChar w:fldCharType="separate"/>
      </w:r>
      <w:r w:rsidR="001524B4" w:rsidRPr="001524B4">
        <w:rPr>
          <w:rFonts w:ascii="Arial" w:eastAsia="Arial" w:hAnsi="Arial" w:cs="Arial"/>
          <w:noProof/>
          <w:color w:val="000000"/>
          <w:sz w:val="24"/>
          <w:szCs w:val="24"/>
        </w:rPr>
        <w:t>(Boerma et al. 2016)</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469DB">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data","type":"article-journal","volume":"73"},"uris":["http://www.mendeley.com/documents/?uuid=98ab343c-9469-3d0d-8fb8-6e5c4c7a00d8"]}],"mendeley":{"formattedCitation":"(Lee et al. 2018)","plainTextFormattedCitation":"(Lee et al. 2018)","previouslyFormattedCitation":"(Lee et al. 2018)"},"properties":{"noteIndex":0},"schema":"https://github.com/citation-style-language/schema/raw/master/csl-citation.json"}</w:instrText>
      </w:r>
      <w:r w:rsidR="00526DD5">
        <w:rPr>
          <w:rFonts w:ascii="Arial" w:eastAsia="Arial" w:hAnsi="Arial" w:cs="Arial"/>
          <w:sz w:val="24"/>
          <w:szCs w:val="24"/>
        </w:rPr>
        <w:fldChar w:fldCharType="separate"/>
      </w:r>
      <w:r w:rsidR="00526DD5" w:rsidRPr="00526DD5">
        <w:rPr>
          <w:rFonts w:ascii="Arial" w:eastAsia="Arial" w:hAnsi="Arial" w:cs="Arial"/>
          <w:noProof/>
          <w:sz w:val="24"/>
          <w:szCs w:val="24"/>
        </w:rPr>
        <w:t>(Lee et al. 2018)</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469DB">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health.","type":"article-journal","volume":"25"},"uris":["http://www.mendeley.com/documents/?uuid=56d6d9a3-5c20-4c8c-b98c-7713a2efcdca"]}],"mendeley":{"formattedCitation":"(Verbrugge and Wingard 1987; Case and Paxson 2005; Oksuzyan et al. 2010; Drumond Andrade et al. 2011; Crimmins et al. 2011; Luy and Minagawa 2014; Di Lego et al. 2020)","plainTextFormattedCitation":"(Verbrugge and Wingard 1987; Case and Paxson 2005; Oksuzyan et al. 2010; Drumond Andrade et al. 2011; Crimmins et al. 2011; Luy and Minagawa 2014; Di Lego et al. 2020)","previouslyFormattedCitation":"(Verbrugge and Wingard 1987; Case and Paxson 2005; Oksuzyan et al. 2010; Drumond Andrade et al. 2011; Crimmins et al. 2011; Luy and Minagawa 2014; Di Lego et al. 2020)"},"properties":{"noteIndex":0},"schema":"https://github.com/citation-style-language/schema/raw/master/csl-citation.json"}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083FD8">
        <w:rPr>
          <w:rFonts w:ascii="Arial" w:eastAsia="Arial" w:hAnsi="Arial" w:cs="Arial"/>
          <w:noProof/>
          <w:color w:val="000000"/>
          <w:sz w:val="24"/>
          <w:szCs w:val="24"/>
        </w:rPr>
        <w:t>(Verbrugge and Wingard 1987; Case and Paxson 2005; Oksuzyan et al. 2010; Drumond Andrade et al. 2011; Crimmins et al. 2011; Luy and Minagawa 2014; Di Lego et al. 2020)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4F2072">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Population","type":"article-journal","volume":"106"},"uris":["http://www.mendeley.com/documents/?uuid=1f4cdf09-0b4a-3838-9868-f7934a4e832f"]}],"mendeley":{"formattedCitation":"(Freedman et al. 2016)","plainTextFormattedCitation":"(Freedman et al. 2016)","previouslyFormattedCitation":"(Freedman et al. 2016)"},"properties":{"noteIndex":0},"schema":"https://github.com/citation-style-language/schema/raw/master/csl-citation.json"}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9469DB">
        <w:rPr>
          <w:rFonts w:ascii="Arial" w:eastAsia="Arial" w:hAnsi="Arial" w:cs="Arial"/>
          <w:noProof/>
          <w:color w:val="000000"/>
          <w:sz w:val="24"/>
          <w:szCs w:val="24"/>
        </w:rPr>
        <w:t>(Freedman et al. 2016)</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3A63F6EB"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 xml:space="preserve">As we have shown, countries from very different epidemiological contexts can have similar gaps at a given point in time. </w:t>
      </w:r>
      <w:r w:rsidR="004F2072">
        <w:rPr>
          <w:rFonts w:ascii="Arial" w:eastAsia="Arial" w:hAnsi="Arial" w:cs="Arial"/>
          <w:sz w:val="24"/>
          <w:szCs w:val="24"/>
        </w:rPr>
        <w:t xml:space="preserve">Countries may also have similar results but driven by very different contexts.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445CE8">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analysis","type":"article-journal","volume":"18"},"uris":["http://www.mendeley.com/documents/?uuid=f1379a79-d88d-316f-9c51-a8fcd96fd1cd"]}],"mendeley":{"formattedCitation":"(Zhang et al. 2015)","plainTextFormattedCitation":"(Zhang et al. 2015)","previouslyFormattedCitation":"(Zhang et al. 2015)"},"properties":{"noteIndex":0},"schema":"https://github.com/citation-style-language/schema/raw/master/csl-citation.json"}</w:instrText>
      </w:r>
      <w:r w:rsidR="003E7433">
        <w:rPr>
          <w:rFonts w:ascii="Arial" w:hAnsi="Arial" w:cs="Arial"/>
          <w:bCs/>
          <w:color w:val="000000"/>
          <w:sz w:val="24"/>
          <w:szCs w:val="24"/>
        </w:rPr>
        <w:fldChar w:fldCharType="separate"/>
      </w:r>
      <w:r w:rsidR="003E7433" w:rsidRPr="003E7433">
        <w:rPr>
          <w:rFonts w:ascii="Arial" w:hAnsi="Arial" w:cs="Arial"/>
          <w:bCs/>
          <w:noProof/>
          <w:color w:val="000000"/>
          <w:sz w:val="24"/>
          <w:szCs w:val="24"/>
        </w:rPr>
        <w:t>(Zhang et al. 2015)</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FF2C8B">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China","type":"article-journal","volume":"20"},"uris":["http://www.mendeley.com/documents/?uuid=f194858a-80ae-303f-8fb8-1e88c5bd68ae"]}],"mendeley":{"formattedCitation":"(Zhou et al. 2021)","plainTextFormattedCitation":"(Zhou et al. 2021)","previouslyFormattedCitation":"(Zhou et al. 2021)"},"properties":{"noteIndex":0},"schema":"https://github.com/citation-style-language/schema/raw/master/csl-citation.json"}</w:instrText>
      </w:r>
      <w:r w:rsidR="00445CE8">
        <w:rPr>
          <w:rFonts w:ascii="Arial" w:hAnsi="Arial" w:cs="Arial"/>
          <w:bCs/>
          <w:color w:val="000000"/>
          <w:sz w:val="24"/>
          <w:szCs w:val="24"/>
        </w:rPr>
        <w:fldChar w:fldCharType="separate"/>
      </w:r>
      <w:r w:rsidR="00445CE8" w:rsidRPr="00445CE8">
        <w:rPr>
          <w:rFonts w:ascii="Arial" w:hAnsi="Arial" w:cs="Arial"/>
          <w:bCs/>
          <w:noProof/>
          <w:color w:val="000000"/>
          <w:sz w:val="24"/>
          <w:szCs w:val="24"/>
        </w:rPr>
        <w:t>(Zhou et al. 2021)</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C314D9">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1970-2005","type":"article-journal","volume":"75"},"uris":["http://www.mendeley.com/documents/?uuid=58cf9264-4359-3062-97c3-ace7e1dc21b1"]}],"mendeley":{"formattedCitation":"(Yang et al. 2012)","plainTextFormattedCitation":"(Yang et al. 2012)","previouslyFormattedCitation":"(Yang et al. 2012)"},"properties":{"noteIndex":0},"schema":"https://github.com/citation-style-language/schema/raw/master/csl-citation.json"}</w:instrText>
      </w:r>
      <w:r w:rsidR="00FF2C8B">
        <w:rPr>
          <w:rFonts w:ascii="Arial" w:hAnsi="Arial" w:cs="Arial"/>
          <w:bCs/>
          <w:color w:val="000000"/>
          <w:sz w:val="24"/>
          <w:szCs w:val="24"/>
        </w:rPr>
        <w:fldChar w:fldCharType="separate"/>
      </w:r>
      <w:r w:rsidR="00FF2C8B" w:rsidRPr="00FF2C8B">
        <w:rPr>
          <w:rFonts w:ascii="Arial" w:hAnsi="Arial" w:cs="Arial"/>
          <w:bCs/>
          <w:noProof/>
          <w:color w:val="000000"/>
          <w:sz w:val="24"/>
          <w:szCs w:val="24"/>
        </w:rPr>
        <w:t>(Yang et al. 2012)</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 </w:t>
      </w:r>
      <w:r w:rsidR="00A176F6">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A645E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Bangladesh","type":"article-journal","volume":"25"},"uris":["http://www.mendeley.com/documents/?uuid=bcfe3561-9a30-3e73-a05e-413e07a2a952"]}],"mendeley":{"formattedCitation":"(Tareque et al. 2013)","plainTextFormattedCitation":"(Tareque et al. 2013)","previouslyFormattedCitation":"(Tareque et al. 2013)"},"properties":{"noteIndex":0},"schema":"https://github.com/citation-style-language/schema/raw/master/csl-citation.json"}</w:instrText>
      </w:r>
      <w:r w:rsidR="00C314D9">
        <w:rPr>
          <w:rFonts w:ascii="Arial" w:hAnsi="Arial" w:cs="Arial"/>
          <w:bCs/>
          <w:color w:val="000000"/>
          <w:sz w:val="24"/>
          <w:szCs w:val="24"/>
        </w:rPr>
        <w:fldChar w:fldCharType="separate"/>
      </w:r>
      <w:r w:rsidR="00C314D9" w:rsidRPr="00C314D9">
        <w:rPr>
          <w:rFonts w:ascii="Arial" w:hAnsi="Arial" w:cs="Arial"/>
          <w:bCs/>
          <w:noProof/>
          <w:color w:val="000000"/>
          <w:sz w:val="24"/>
          <w:szCs w:val="24"/>
        </w:rPr>
        <w:t>(Tareque et al. 2013)</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w:t>
      </w:r>
      <w:r w:rsidR="00A645E5">
        <w:rPr>
          <w:rFonts w:ascii="Arial" w:hAnsi="Arial" w:cs="Arial"/>
          <w:bCs/>
          <w:color w:val="000000"/>
          <w:sz w:val="24"/>
          <w:szCs w:val="24"/>
        </w:rPr>
        <w:lastRenderedPageBreak/>
        <w:t xml:space="preserve">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70004">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medicine","type":"article-journal","volume":"396"},"uris":["http://www.mendeley.com/documents/?uuid=6e850630-c461-35fe-a253-252ee01fecb5"]}],"mendeley":{"formattedCitation":"(Mauvais-Jarvis et al. 2020)","plainTextFormattedCitation":"(Mauvais-Jarvis et al. 2020)","previouslyFormattedCitation":"(Mauvais-Jarvis et al. 2020)"},"properties":{"noteIndex":0},"schema":"https://github.com/citation-style-language/schema/raw/master/csl-citation.json"}</w:instrText>
      </w:r>
      <w:r w:rsidR="00A645E5">
        <w:rPr>
          <w:rFonts w:ascii="Arial" w:hAnsi="Arial" w:cs="Arial"/>
          <w:bCs/>
          <w:color w:val="000000"/>
          <w:sz w:val="24"/>
          <w:szCs w:val="24"/>
        </w:rPr>
        <w:fldChar w:fldCharType="separate"/>
      </w:r>
      <w:r w:rsidR="00A645E5" w:rsidRPr="00A645E5">
        <w:rPr>
          <w:rFonts w:ascii="Arial" w:hAnsi="Arial" w:cs="Arial"/>
          <w:bCs/>
          <w:noProof/>
          <w:color w:val="000000"/>
          <w:sz w:val="24"/>
          <w:szCs w:val="24"/>
        </w:rPr>
        <w:t>(Mauvais-Jarvis et al. 2020)</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6CE23B55" w14:textId="4BB79107" w:rsidR="004B7C1F" w:rsidRDefault="00970004"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r w:rsidR="002A7EE3">
        <w:rPr>
          <w:rFonts w:ascii="Arial" w:eastAsia="Arial" w:hAnsi="Arial" w:cs="Arial"/>
          <w:color w:val="000000"/>
          <w:sz w:val="24"/>
          <w:szCs w:val="24"/>
        </w:rPr>
        <w:t xml:space="preserve">Performing cross-country comparisons is crucial to identify common patterns and divergences that exist in health and mortality for different societal regimes </w:t>
      </w:r>
      <w:r w:rsidR="00A50CB3">
        <w:rPr>
          <w:rFonts w:ascii="Arial" w:eastAsia="Arial" w:hAnsi="Arial" w:cs="Arial"/>
          <w:sz w:val="24"/>
          <w:szCs w:val="24"/>
        </w:rPr>
        <w:t>Studies that have performed global comparisons use less detailed health indicators and often lack in harmonization across the indicators healt</w:t>
      </w:r>
      <w:r>
        <w:rPr>
          <w:rFonts w:ascii="Arial" w:eastAsia="Arial" w:hAnsi="Arial" w:cs="Arial"/>
          <w:sz w:val="24"/>
          <w:szCs w:val="24"/>
        </w:rPr>
        <w:t xml:space="preserve">h </w:t>
      </w:r>
      <w:r>
        <w:rPr>
          <w:rFonts w:ascii="Arial" w:eastAsia="Arial" w:hAnsi="Arial" w:cs="Arial"/>
          <w:sz w:val="24"/>
          <w:szCs w:val="24"/>
        </w:rPr>
        <w:fldChar w:fldCharType="begin" w:fldLock="1"/>
      </w:r>
      <w:r w:rsidR="00B73BD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sources","type":"article-journal","volume":"79"},"uris":["http://www.mendeley.com/documents/?uuid=973effd9-5063-3f2e-bb1f-249a1a4d4296"]}],"mendeley":{"formattedCitation":"(Tolonen et al. 2021)","plainTextFormattedCitation":"(Tolonen et al. 2021)","previouslyFormattedCitation":"(Tolonen et al. 2021)"},"properties":{"noteIndex":0},"schema":"https://github.com/citation-style-language/schema/raw/master/csl-citation.json"}</w:instrText>
      </w:r>
      <w:r>
        <w:rPr>
          <w:rFonts w:ascii="Arial" w:eastAsia="Arial" w:hAnsi="Arial" w:cs="Arial"/>
          <w:sz w:val="24"/>
          <w:szCs w:val="24"/>
        </w:rPr>
        <w:fldChar w:fldCharType="separate"/>
      </w:r>
      <w:r w:rsidR="007B2F24" w:rsidRPr="007B2F24">
        <w:rPr>
          <w:rFonts w:ascii="Arial" w:eastAsia="Arial" w:hAnsi="Arial" w:cs="Arial"/>
          <w:noProof/>
          <w:sz w:val="24"/>
          <w:szCs w:val="24"/>
        </w:rPr>
        <w:t>(Tolonen et al. 2021)</w:t>
      </w:r>
      <w:r>
        <w:rPr>
          <w:rFonts w:ascii="Arial" w:eastAsia="Arial" w:hAnsi="Arial" w:cs="Arial"/>
          <w:sz w:val="24"/>
          <w:szCs w:val="24"/>
        </w:rPr>
        <w:fldChar w:fldCharType="end"/>
      </w:r>
      <w:r>
        <w:rPr>
          <w:rFonts w:ascii="Arial" w:eastAsia="Arial" w:hAnsi="Arial" w:cs="Arial"/>
          <w:sz w:val="24"/>
          <w:szCs w:val="24"/>
        </w:rPr>
        <w:t>.</w:t>
      </w:r>
      <w:r w:rsidR="00F92781">
        <w:rPr>
          <w:rFonts w:ascii="Arial" w:eastAsia="Arial" w:hAnsi="Arial" w:cs="Arial"/>
          <w:sz w:val="24"/>
          <w:szCs w:val="24"/>
        </w:rPr>
        <w:t xml:space="preserve"> </w:t>
      </w:r>
      <w:r w:rsidR="00A50CB3">
        <w:rPr>
          <w:rFonts w:ascii="Arial" w:eastAsia="Arial" w:hAnsi="Arial" w:cs="Arial"/>
          <w:color w:val="000000"/>
          <w:sz w:val="24"/>
          <w:szCs w:val="24"/>
        </w:rPr>
        <w:t>It is particularly important when investigating those patterns by gender, as there is great variation in gender norms, welfare state systems, and socioeconomic development across countries that 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B2F24">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Mortality","type":"article-journal","volume":"49"},"uris":["http://www.mendeley.com/documents/?uuid=1d542a7f-2832-403a-8c26-af9d492e8b3f"]}],"mendeley":{"formattedCitation":"(Ross et al. 2012; Pelletier et al. 2016; Angel et al. 2017)","plainTextFormattedCitation":"(Ross et al. 2012; Pelletier et al. 2016; Angel et al. 2017)","previouslyFormattedCitation":"(Ross et al. 2012; Pelletier et al. 2016; Angel et al. 2017)"},"properties":{"noteIndex":0},"schema":"https://github.com/citation-style-language/schema/raw/master/csl-citation.json"}</w:instrText>
      </w:r>
      <w:r w:rsidR="00F92781">
        <w:rPr>
          <w:rFonts w:ascii="Arial" w:eastAsia="Arial" w:hAnsi="Arial" w:cs="Arial"/>
          <w:color w:val="000000"/>
          <w:sz w:val="24"/>
          <w:szCs w:val="24"/>
        </w:rPr>
        <w:fldChar w:fldCharType="separate"/>
      </w:r>
      <w:r w:rsidR="00F92781" w:rsidRPr="00F92781">
        <w:rPr>
          <w:rFonts w:ascii="Arial" w:eastAsia="Arial" w:hAnsi="Arial" w:cs="Arial"/>
          <w:noProof/>
          <w:color w:val="000000"/>
          <w:sz w:val="24"/>
          <w:szCs w:val="24"/>
        </w:rPr>
        <w:t>(Ross et al. 2012; Pelletier et al. 2016; Angel et al. 2017)</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r w:rsidR="00A50CB3">
        <w:rPr>
          <w:rFonts w:ascii="Arial" w:eastAsia="Arial" w:hAnsi="Arial" w:cs="Arial"/>
          <w:color w:val="000000"/>
          <w:sz w:val="24"/>
          <w:szCs w:val="24"/>
        </w:rPr>
        <w:t xml:space="preserve"> However, comparative analysis are challenging, mainly because the quality, and validity of health indicators vary from country to country, which can lead to variations in results that are not accurately capturing health outcomes </w:t>
      </w:r>
      <w:r w:rsidR="00B73BD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instrText>
      </w:r>
      <w:r w:rsidR="00B73BDF">
        <w:rPr>
          <w:rFonts w:ascii="Arial" w:eastAsia="Arial" w:hAnsi="Arial" w:cs="Arial"/>
          <w:color w:val="000000"/>
          <w:sz w:val="24"/>
          <w:szCs w:val="24"/>
        </w:rPr>
        <w:fldChar w:fldCharType="separate"/>
      </w:r>
      <w:r w:rsidR="00C71E6F" w:rsidRPr="00C71E6F">
        <w:rPr>
          <w:rFonts w:ascii="Arial" w:eastAsia="Arial" w:hAnsi="Arial" w:cs="Arial"/>
          <w:noProof/>
          <w:color w:val="000000"/>
          <w:sz w:val="24"/>
          <w:szCs w:val="24"/>
        </w:rPr>
        <w:t>(Gardner et al. 2012; Crimmins et al. 2019; Ailshire and Carr 2021)</w:t>
      </w:r>
      <w:r w:rsidR="00B73BDF">
        <w:rPr>
          <w:rFonts w:ascii="Arial" w:eastAsia="Arial" w:hAnsi="Arial" w:cs="Arial"/>
          <w:color w:val="000000"/>
          <w:sz w:val="24"/>
          <w:szCs w:val="24"/>
        </w:rPr>
        <w:fldChar w:fldCharType="end"/>
      </w:r>
      <w:r w:rsidR="00B73BDF">
        <w:rPr>
          <w:rFonts w:ascii="Arial" w:eastAsia="Arial" w:hAnsi="Arial" w:cs="Arial"/>
          <w:color w:val="000000"/>
          <w:sz w:val="24"/>
          <w:szCs w:val="24"/>
        </w:rPr>
        <w:t>.</w:t>
      </w:r>
      <w:r w:rsidR="00A50CB3">
        <w:rPr>
          <w:rFonts w:ascii="Arial" w:eastAsia="Arial" w:hAnsi="Arial" w:cs="Arial"/>
          <w:sz w:val="24"/>
          <w:szCs w:val="24"/>
        </w:rPr>
        <w:t xml:space="preserve"> </w:t>
      </w:r>
      <w:r w:rsidR="00C44C07" w:rsidRPr="00C44C07">
        <w:rPr>
          <w:rFonts w:ascii="Arial" w:eastAsia="Arial" w:hAnsi="Arial" w:cs="Arial"/>
          <w:color w:val="000000"/>
          <w:sz w:val="24"/>
          <w:szCs w:val="24"/>
        </w:rPr>
        <w:t>Cross-national comparisons are thus important to further shed light into the topic</w:t>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as</w:t>
      </w:r>
      <w:r w:rsidR="004B7C1F" w:rsidRPr="00C44C07">
        <w:rPr>
          <w:rFonts w:ascii="Arial" w:eastAsia="Arial" w:hAnsi="Arial" w:cs="Arial"/>
          <w:color w:val="000000"/>
          <w:sz w:val="24"/>
          <w:szCs w:val="24"/>
        </w:rPr>
        <w:t xml:space="preserve"> gender inequality in health is correlated to country-specific levels of development and to societal roles of women and men</w:t>
      </w:r>
      <w:r w:rsidR="009C620F">
        <w:rPr>
          <w:rFonts w:ascii="Arial" w:eastAsia="Arial" w:hAnsi="Arial" w:cs="Arial"/>
          <w:color w:val="000000"/>
          <w:sz w:val="24"/>
          <w:szCs w:val="24"/>
        </w:rPr>
        <w:t xml:space="preserve"> </w:t>
      </w:r>
      <w:r w:rsidR="009C620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instrText>
      </w:r>
      <w:r w:rsidR="009C620F">
        <w:rPr>
          <w:rFonts w:ascii="Arial" w:eastAsia="Arial" w:hAnsi="Arial" w:cs="Arial"/>
          <w:color w:val="000000"/>
          <w:sz w:val="24"/>
          <w:szCs w:val="24"/>
        </w:rPr>
        <w:fldChar w:fldCharType="separate"/>
      </w:r>
      <w:r w:rsidR="009C620F" w:rsidRPr="009C620F">
        <w:rPr>
          <w:rFonts w:ascii="Arial" w:eastAsia="Arial" w:hAnsi="Arial" w:cs="Arial"/>
          <w:noProof/>
          <w:color w:val="000000"/>
          <w:sz w:val="24"/>
          <w:szCs w:val="24"/>
        </w:rPr>
        <w:t>(Okojie 1994; WCF 2018)</w:t>
      </w:r>
      <w:r w:rsidR="009C620F">
        <w:rPr>
          <w:rFonts w:ascii="Arial" w:eastAsia="Arial" w:hAnsi="Arial" w:cs="Arial"/>
          <w:color w:val="000000"/>
          <w:sz w:val="24"/>
          <w:szCs w:val="24"/>
        </w:rPr>
        <w:fldChar w:fldCharType="end"/>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w:t>
      </w:r>
      <w:r w:rsidR="004B7C1F" w:rsidRPr="00C44C07">
        <w:rPr>
          <w:rFonts w:ascii="Arial" w:eastAsia="Arial" w:hAnsi="Arial" w:cs="Arial"/>
          <w:color w:val="000000"/>
          <w:sz w:val="24"/>
          <w:szCs w:val="24"/>
        </w:rPr>
        <w:t xml:space="preserve">Therefore, </w:t>
      </w:r>
      <w:r w:rsidR="004B7C1F">
        <w:rPr>
          <w:rFonts w:ascii="Arial" w:eastAsia="Arial" w:hAnsi="Arial" w:cs="Arial"/>
          <w:color w:val="000000"/>
          <w:sz w:val="24"/>
          <w:szCs w:val="24"/>
        </w:rPr>
        <w:t xml:space="preserve">it is important </w:t>
      </w:r>
      <w:r w:rsidR="004B7C1F" w:rsidRPr="00C44C07">
        <w:rPr>
          <w:rFonts w:ascii="Arial" w:eastAsia="Arial" w:hAnsi="Arial" w:cs="Arial"/>
          <w:color w:val="000000"/>
          <w:sz w:val="24"/>
          <w:szCs w:val="24"/>
        </w:rPr>
        <w:t>to quantify health inequalities by gender and across countries with different levels of development</w:t>
      </w:r>
      <w:r w:rsidR="009C620F">
        <w:rPr>
          <w:rFonts w:ascii="Arial" w:eastAsia="Arial" w:hAnsi="Arial" w:cs="Arial"/>
          <w:color w:val="000000"/>
          <w:sz w:val="24"/>
          <w:szCs w:val="24"/>
        </w:rPr>
        <w:t xml:space="preserve">. </w:t>
      </w:r>
    </w:p>
    <w:p w14:paraId="487F21C7" w14:textId="77777777" w:rsidR="00243C56" w:rsidRPr="00C44C07"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Nonetheless, it is important to acknowledge that this study has some limitations. 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look into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w:t>
      </w:r>
      <w:r w:rsidR="004D5B5E">
        <w:rPr>
          <w:rFonts w:ascii="Arial" w:eastAsia="Arial" w:hAnsi="Arial" w:cs="Arial"/>
          <w:sz w:val="24"/>
          <w:szCs w:val="24"/>
        </w:rPr>
        <w:lastRenderedPageBreak/>
        <w:t xml:space="preserve">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7">
        <w:r>
          <w:rPr>
            <w:rFonts w:ascii="Arial" w:eastAsia="Arial" w:hAnsi="Arial" w:cs="Arial"/>
            <w:sz w:val="24"/>
            <w:szCs w:val="24"/>
            <w:highlight w:val="white"/>
          </w:rPr>
          <w:t xml:space="preserve"> </w:t>
        </w:r>
      </w:hyperlink>
      <w:hyperlink r:id="rId18">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w:t>
      </w:r>
      <w:r>
        <w:rPr>
          <w:rFonts w:ascii="Arial" w:eastAsia="Arial" w:hAnsi="Arial" w:cs="Arial"/>
          <w:sz w:val="23"/>
          <w:szCs w:val="23"/>
        </w:rPr>
        <w:lastRenderedPageBreak/>
        <w:t xml:space="preserve">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9">
        <w:r>
          <w:rPr>
            <w:rFonts w:ascii="Arial" w:eastAsia="Arial" w:hAnsi="Arial" w:cs="Arial"/>
            <w:sz w:val="24"/>
            <w:szCs w:val="24"/>
            <w:highlight w:val="white"/>
          </w:rPr>
          <w:t xml:space="preserve"> </w:t>
        </w:r>
      </w:hyperlink>
      <w:hyperlink r:id="rId20">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1598593" w14:textId="31AD287A" w:rsidR="009C620F" w:rsidRPr="009C620F" w:rsidRDefault="00807FE1" w:rsidP="00224207">
      <w:pPr>
        <w:widowControl w:val="0"/>
        <w:autoSpaceDE w:val="0"/>
        <w:autoSpaceDN w:val="0"/>
        <w:adjustRightInd w:val="0"/>
        <w:spacing w:after="0" w:line="360" w:lineRule="auto"/>
        <w:ind w:left="480" w:hanging="480"/>
        <w:jc w:val="both"/>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C620F" w:rsidRPr="009C620F">
        <w:rPr>
          <w:rFonts w:ascii="Arial" w:hAnsi="Arial" w:cs="Arial"/>
          <w:noProof/>
          <w:sz w:val="24"/>
          <w:szCs w:val="24"/>
        </w:rPr>
        <w:t>Ailshire J, Carr D (2021) Cross-National Comparisons of Social and Economic Contexts of Aging. Journals Gerontol Ser B 76:S1–S4. https://doi.org/10.1093/GERONB/GBAB049</w:t>
      </w:r>
    </w:p>
    <w:p w14:paraId="12665C8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Angel JL, Vega W, López-Ortega M, Pruchno R (2017) Aging in Mexico: Population trends and emerging issues. Gerontologist 57:153–162. https://doi.org/10.1093/geront/gnw136</w:t>
      </w:r>
    </w:p>
    <w:p w14:paraId="7BF77D5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Beckett L a, Brock DB, Lemke JH, et al (1996) Analysis of change in self-reported physical function among older persons in four population studies. Am J Epidemiol 143:766–78</w:t>
      </w:r>
    </w:p>
    <w:p w14:paraId="608FEFC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Boerma T, Hosseinpoor AR, Verdes E, Chatterji S (2016) A global assessment of the gender gap in self-reported health with survey data from 59 countries. BMC Public Health 16:675. https://doi.org/10.1186/s12889-016-3352-y</w:t>
      </w:r>
    </w:p>
    <w:p w14:paraId="0CEDC33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Case A, Paxson C (2005) Sex differences in morbidity and mortality. Demography 42:189–214</w:t>
      </w:r>
    </w:p>
    <w:p w14:paraId="1866D16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Crespí-Lloréns N, Hernández-Aguado I, Chilet-Rosell E (2021) Have Policies Tackled Gender Inequalities in Health? A Scoping Review. Int J Environ Res Public Health 18:327. https://doi.org/10.3390/ijerph18010327</w:t>
      </w:r>
    </w:p>
    <w:p w14:paraId="3B7B12C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Kim JK, Solé-Auró A (2011) Gender differences in health: results from SHARE, ELSA and HRS. Eur J Public Health 21:81–91. https://doi.org/10.1093/eurpub/ckq022</w:t>
      </w:r>
    </w:p>
    <w:p w14:paraId="7B8C8AB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Shim H, Zhang YS, Kim JK (2019) Differences between men and women in mortality and the health dimensions of the morbidity process. Clin Chem 65:135–145. https://doi.org/10.1373/CLINCHEM.2018.288332</w:t>
      </w:r>
    </w:p>
    <w:p w14:paraId="59B2D60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Crimmins EM, Zhang Y, Saito Y (2016) Trends Over 4 Decades in Disability-Free Life Expectancy in the United States. 106:1287–1293. https://doi.org/10.2105/AJPH.2016.303120</w:t>
      </w:r>
    </w:p>
    <w:p w14:paraId="3CC9263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Dahlin J, Härkönen J (2013) Cross-national differences in the gender gap in subjective health in Europe: Does country-level gender equality matter? Soc Sci Med 98:24–28. https://doi.org/10.1016/J.SOCSCIMED.2013.08.028</w:t>
      </w:r>
    </w:p>
    <w:p w14:paraId="0BCB6F1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Di Lego V, Di Giulio P, Luy M (2020) Gender Differences in Healthy and Unhealthy Life Expectancy. pp 151–172</w:t>
      </w:r>
    </w:p>
    <w:p w14:paraId="167067F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Drumond Andrade FC, Guevara PE, Lebrão ML, et al (2011) Gender Differences in Life Expectancy and Disability-Free Life Expectancy Among Older Adults in São Paulo, Brazil. Women’s Heal Issues 21:64–70. https://doi.org/10.1016/j.whi.2010.08.007</w:t>
      </w:r>
    </w:p>
    <w:p w14:paraId="71506C0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European Institute for Gender Equality (2021) Gender Equality Index 2021: Health. Luxembourg</w:t>
      </w:r>
    </w:p>
    <w:p w14:paraId="354E375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Freedman VA, Wolf DA, Spillman BC (2016) Disability-Free Life Expectancy Over 30 Years: A Growing Female Disadvantage in the US Population. Am J Public Health 106:1079–1085. https://doi.org/10.2105/AJPH.2016.303089</w:t>
      </w:r>
    </w:p>
    <w:p w14:paraId="14ACFD5D"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Gardner P, Katagiri K, Parsons J, et al (2012) “Not for the fainthearted”: Engaging in cross-national comparative research. J Aging Stud 26:253–261. https://doi.org/10.1016/J.JAGING.2012.02.004</w:t>
      </w:r>
    </w:p>
    <w:p w14:paraId="4B80919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Horiuchi S, Wilmoth JR, Pletcher SD (2008) A decomposition method based on a model of continuous change. Demography 45:785–801. https://doi.org/10.1353/dem.0.0033</w:t>
      </w:r>
    </w:p>
    <w:p w14:paraId="1E5DCED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Jagger C, Gillies C, Cambois E, et al (2010) The Global Activity Limitation Index measured function and disability similarly across European countries. J Clin Epidemiol 63:892–899. https://doi.org/10.1016/j.jclinepi.2009.11.002</w:t>
      </w:r>
    </w:p>
    <w:p w14:paraId="0FD48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(2021) Gateway to Global Aging Data: Resources for Cross-National Comparisons of Family, Social Environment, and Healthy Aging. Journals Gerontol Ser B Psychol Sci Soc Sci 76:S5. https://doi.org/10.1093/GERONB/GBAB050</w:t>
      </w:r>
    </w:p>
    <w:p w14:paraId="66A78F4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et al (2018) Cross-country comparisons of disability and morbidity: Evidence from the gateway to global aging data. Journals Gerontol - Ser A Biol Sci Med Sci 73:1519–1524. https://doi.org/10.1093/gerona/glx224</w:t>
      </w:r>
    </w:p>
    <w:p w14:paraId="4531819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Luy M, Minagawa Y (2014) Gender gaps--Life expectancy and proportion of life in poor health. Heal reports 25:12–9</w:t>
      </w:r>
    </w:p>
    <w:p w14:paraId="1745916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Mairey I, Bjerregaard P, Brønnum Hansen H (2014) Gender difference in health expectancy trends in Greenland. Scand J Public Health 42:751–758. https://doi.org/10.1177/1403494814550174</w:t>
      </w:r>
    </w:p>
    <w:p w14:paraId="62E775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Mauvais-Jarvis F, Bairey Merz N, Barnes PJ, et al (2020) Sex and gender: modifiers of health, disease, and medicine. Lancet 396:565–582. https://doi.org/10.1016/S0140-6736(20)31561-0</w:t>
      </w:r>
    </w:p>
    <w:p w14:paraId="649D517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Nepomuceno MR, di Lego V, Turra CM (2021) Gender disparities in health at older ages and their consequences for well-being in Latin America and the Caribbean. Vienna Yearb Popul Res 19:. https://doi.org/10.1553/populationyearbook2021.res2.1</w:t>
      </w:r>
    </w:p>
    <w:p w14:paraId="024A3E3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 Looman C (2004) Decomposition of differences in health expectancy by cause. Demography 41:315–34</w:t>
      </w:r>
    </w:p>
    <w:p w14:paraId="75414F2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WJ, Looman CWN, van Oyen H, et al (2010) Gender differences in health of EU10 and EU15 populations: the double burden of EU10 men. Eur J Ageing 7:219–227. https://doi.org/10.1007/s10433-010-0169-x</w:t>
      </w:r>
    </w:p>
    <w:p w14:paraId="65861A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Okojie CEE (1994) Gender inequalities of health in the third world. Soc Sci Med 39:1237–1247. https://doi.org/10.1016/0277-9536(94)90356-5</w:t>
      </w:r>
    </w:p>
    <w:p w14:paraId="64BD46A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Oksuzyan A, Brønnum-Hansen H, Jeune B (2010) Gender gap in health expectancy. Eur J Ageing 7:213–218. https://doi.org/10.1007/s10433-010-0170-4</w:t>
      </w:r>
    </w:p>
    <w:p w14:paraId="4C4BC3F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Pelletier R, Khan NA, Cox J, et al (2016) Sex Versus Gender-Related Characteristics Which Predicts Outcome after Acute Coronary Syndrome in the Young? J Am Coll Cardiol 67:127–135. https://doi.org/10.1016/j.jacc.2015.10.067</w:t>
      </w:r>
    </w:p>
    <w:p w14:paraId="11A9B20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Riffe T (2018) Package “DemoDecomp” Type Package Title Decompose Demographic Functions. https://doi.org/10.1353/dem.0.0033</w:t>
      </w:r>
    </w:p>
    <w:p w14:paraId="361F5B1C"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Ross CE, Masters RK, Hummer RA (2012) Education and the Gender Gaps in Health and Mortality. Demography 49:1157–1183. https://doi.org/10.1007/s13524-012-0130-z</w:t>
      </w:r>
    </w:p>
    <w:p w14:paraId="6BF70D3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Saito Y, Robine JM, Crimmins EM (2014) The methods and materials of health expectancy. Stat J IAOS 30:209–223. https://doi.org/10.3233/SJI-140840</w:t>
      </w:r>
    </w:p>
    <w:p w14:paraId="7FC32B8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Sullivan D. (1971) A single index of mortality and morbidity. HSMHA Health Rep 86:347–54</w:t>
      </w:r>
    </w:p>
    <w:p w14:paraId="7D6ADD7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Tareque MI, Begum S, Saito Y (2013) Gender differences in disability-free life expectancy at old ages in Bangladesh. J Aging Health 25:1299–1312. https://doi.org/10.1177/0898264313501388</w:t>
      </w:r>
    </w:p>
    <w:p w14:paraId="07C0352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Tolonen H, Reinikainen J, Koponen P, et al (2021) Cross-national comparisons of health indicators require standardized definitions and common data sources. Arch Public Heal 2021 791 79:1–14. https://doi.org/10.1186/S13690-021-00734-W</w:t>
      </w:r>
    </w:p>
    <w:p w14:paraId="73C478F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Oyen H, Nusselder W, Jagger C, et al (2013) Gender differences in healthy life years within the EU: an exploration of the “health–survival” paradox. Int J Public Health 58:143–155. https://doi.org/10.1007/s00038-012-0361-1</w:t>
      </w:r>
    </w:p>
    <w:p w14:paraId="5361FE2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Raalte AA, Nepomuceno MR (2020) Decomposing Gaps in Healthy Life Expectancy. pp 107–122</w:t>
      </w:r>
    </w:p>
    <w:p w14:paraId="7160681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Verbrugge LM, Wingard DL (1987) Sex Differentials in Health and Mortality. Women Health 12:103–145. https://doi.org/10.1300/J013v12n02_07</w:t>
      </w:r>
    </w:p>
    <w:p w14:paraId="1A8674E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WCF (2018) The Global Gender Gap Report 2018 Insight Report</w:t>
      </w:r>
    </w:p>
    <w:p w14:paraId="33408D0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WHO (2020) Understanding the drivers of health equity: the power of political participation. Copenhagen</w:t>
      </w:r>
    </w:p>
    <w:p w14:paraId="4E6F1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World Economic Forum (2021) The Global Gender Gap Report 2021</w:t>
      </w:r>
    </w:p>
    <w:p w14:paraId="162DFA2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Yang S, Khang YH, Chun H, et al (2012) The changing gender differences in life expectancy in Korea 1970-2005. Soc Sci Med 75:1280–1287. https://doi.org/10.1016/j.socscimed.2012.04.026</w:t>
      </w:r>
    </w:p>
    <w:p w14:paraId="7CE1A34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Yokota RTC, Nusselder WJ, Robine J-M, et al (2019) Contribution of chronic conditions to gender disparities in health expectancies in Belgium, 2001, 2004 and 2008. Eur J Public Health 29:82–87. https://doi.org/10.1093/eurpub/cky105</w:t>
      </w:r>
    </w:p>
    <w:p w14:paraId="7742763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Zhang H, Bago D’Uva T, Van Doorslaer E (2015) The gender health gap in China: A decomposition analysis. Econ Hum Biol 18:13–26. https://doi.org/10.1016/J.EHB.2015.03.001</w:t>
      </w:r>
    </w:p>
    <w:p w14:paraId="4BBF2E6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rPr>
      </w:pPr>
      <w:r w:rsidRPr="009C620F">
        <w:rPr>
          <w:rFonts w:ascii="Arial" w:hAnsi="Arial" w:cs="Arial"/>
          <w:noProof/>
          <w:sz w:val="24"/>
          <w:szCs w:val="24"/>
        </w:rPr>
        <w:t>Zhou M, Zhao S, Zhao Z (2021) Gender differences in health insurance coverage in China. Int J Equity Health 20:. https://doi.org/10.1186/s12939-021-01383-9</w:t>
      </w:r>
    </w:p>
    <w:p w14:paraId="0CDDE276" w14:textId="458E0A99" w:rsidR="00807FE1" w:rsidRDefault="00807FE1" w:rsidP="00224207">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fldChar w:fldCharType="end"/>
      </w:r>
    </w:p>
    <w:p w14:paraId="000002B7"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bookmarkEnd w:id="2"/>
    <w:p w14:paraId="000002DE" w14:textId="77777777" w:rsidR="00B133DD" w:rsidRDefault="00B133DD">
      <w:pPr>
        <w:pBdr>
          <w:top w:val="nil"/>
          <w:left w:val="nil"/>
          <w:bottom w:val="nil"/>
          <w:right w:val="nil"/>
          <w:between w:val="nil"/>
        </w:pBdr>
        <w:rPr>
          <w:rFonts w:ascii="Arial" w:eastAsia="Arial" w:hAnsi="Arial" w:cs="Arial"/>
          <w:color w:val="000000"/>
          <w:sz w:val="20"/>
          <w:szCs w:val="20"/>
        </w:rPr>
      </w:pPr>
    </w:p>
    <w:p w14:paraId="000002DF"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0" w14:textId="77777777" w:rsidR="00B133DD" w:rsidRDefault="00B133DD">
      <w:pPr>
        <w:keepNext/>
        <w:pBdr>
          <w:top w:val="nil"/>
          <w:left w:val="nil"/>
          <w:bottom w:val="nil"/>
          <w:right w:val="nil"/>
          <w:between w:val="nil"/>
        </w:pBdr>
        <w:spacing w:before="240" w:after="0"/>
        <w:jc w:val="both"/>
        <w:rPr>
          <w:rFonts w:ascii="Arial" w:eastAsia="Arial" w:hAnsi="Arial" w:cs="Arial"/>
          <w:color w:val="000000"/>
          <w:sz w:val="20"/>
          <w:szCs w:val="20"/>
        </w:rPr>
      </w:pPr>
    </w:p>
    <w:p w14:paraId="000002F4" w14:textId="1BFABB10"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7C4A806E" w14:textId="77777777" w:rsidR="00A52C95" w:rsidRDefault="00A52C95">
      <w:pPr>
        <w:rPr>
          <w:rFonts w:ascii="Arial" w:eastAsia="Arial" w:hAnsi="Arial" w:cs="Arial"/>
          <w:sz w:val="20"/>
          <w:szCs w:val="20"/>
        </w:rPr>
      </w:pPr>
    </w:p>
    <w:p w14:paraId="42AC238E" w14:textId="4F654D12" w:rsidR="00B30A51" w:rsidRDefault="00B30A51">
      <w:pPr>
        <w:rPr>
          <w:rFonts w:ascii="Arial" w:eastAsia="Arial" w:hAnsi="Arial" w:cs="Arial"/>
          <w:b/>
          <w:color w:val="000000" w:themeColor="text1"/>
          <w:sz w:val="24"/>
          <w:szCs w:val="24"/>
        </w:rPr>
      </w:pPr>
      <w:r w:rsidRPr="004F29A3">
        <w:rPr>
          <w:rFonts w:ascii="Arial" w:eastAsia="Arial" w:hAnsi="Arial" w:cs="Arial"/>
          <w:b/>
          <w:color w:val="000000" w:themeColor="text1"/>
          <w:sz w:val="24"/>
          <w:szCs w:val="24"/>
        </w:rPr>
        <w:lastRenderedPageBreak/>
        <w:t>Supplementary Information</w:t>
      </w:r>
    </w:p>
    <w:p w14:paraId="4406AE9B" w14:textId="77777777" w:rsidR="00A52C95" w:rsidRPr="00A52C95" w:rsidRDefault="00A52C95">
      <w:pPr>
        <w:rPr>
          <w:rFonts w:ascii="Arial" w:eastAsia="Arial" w:hAnsi="Arial" w:cs="Arial"/>
          <w:b/>
          <w:color w:val="000000" w:themeColor="text1"/>
          <w:sz w:val="24"/>
          <w:szCs w:val="24"/>
        </w:rPr>
      </w:pPr>
    </w:p>
    <w:p w14:paraId="3CC970F2" w14:textId="2EA46A91" w:rsidR="00B30A51" w:rsidRPr="00B30A51"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Data</w:t>
      </w:r>
      <w:r w:rsidR="00694C17" w:rsidRPr="00EA3E03">
        <w:rPr>
          <w:rFonts w:ascii="Arial" w:eastAsia="Arial" w:hAnsi="Arial" w:cs="Arial"/>
          <w:b/>
          <w:sz w:val="24"/>
          <w:szCs w:val="24"/>
        </w:rPr>
        <w:t>.</w:t>
      </w:r>
      <w:r w:rsidR="00694C17">
        <w:rPr>
          <w:rFonts w:ascii="Arial" w:eastAsia="Arial" w:hAnsi="Arial" w:cs="Arial"/>
          <w:sz w:val="24"/>
          <w:szCs w:val="24"/>
        </w:rPr>
        <w:t xml:space="preserve"> </w:t>
      </w:r>
      <w:r w:rsidRPr="00B30A51">
        <w:rPr>
          <w:rFonts w:ascii="Arial" w:eastAsia="Arial" w:hAnsi="Arial" w:cs="Arial"/>
          <w:sz w:val="24"/>
          <w:szCs w:val="24"/>
        </w:rPr>
        <w:t xml:space="preserve">We follow the recommendation by the official report carefully written on the data that for harmonization purpose, general diagnosis of chronic medical conditions (e.g. heart diseases), rather than a more specific condition (e.g. congestive heart failure), may be used to maximize the number of studies that may be included. We thus use the diagnosed chronic conditions surveyed for all HRS-sister studies, which were hypertension, diabetes, cancers, chronic lung diseases, stroke, and arthritis or rheumatism. We focus on diagnosis and treatment of chronic medical conditions, as they were available for all surveys and are considered the most suitable for comparative purposes. </w:t>
      </w:r>
    </w:p>
    <w:p w14:paraId="235664B2" w14:textId="1CF6C486" w:rsidR="00EA3E03"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Disease variables:</w:t>
      </w:r>
      <w:r w:rsidRPr="00B30A51">
        <w:rPr>
          <w:rFonts w:ascii="Arial" w:eastAsia="Arial" w:hAnsi="Arial" w:cs="Arial"/>
          <w:sz w:val="24"/>
          <w:szCs w:val="24"/>
        </w:rPr>
        <w:t xml:space="preserve"> </w:t>
      </w:r>
      <w:proofErr w:type="spellStart"/>
      <w:r w:rsidRPr="00B30A51">
        <w:rPr>
          <w:rFonts w:ascii="Arial" w:eastAsia="Arial" w:hAnsi="Arial" w:cs="Arial"/>
          <w:sz w:val="24"/>
          <w:szCs w:val="24"/>
        </w:rPr>
        <w:t>RwDIABE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RwCANCRE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RwLUNGE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RwHEARTE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RwSTROKE</w:t>
      </w:r>
      <w:proofErr w:type="spellEnd"/>
      <w:r w:rsidRPr="00B30A51">
        <w:rPr>
          <w:rFonts w:ascii="Arial" w:eastAsia="Arial" w:hAnsi="Arial" w:cs="Arial"/>
          <w:sz w:val="24"/>
          <w:szCs w:val="24"/>
        </w:rPr>
        <w:t xml:space="preserve">, and </w:t>
      </w:r>
      <w:proofErr w:type="spellStart"/>
      <w:r w:rsidRPr="00B30A51">
        <w:rPr>
          <w:rFonts w:ascii="Arial" w:eastAsia="Arial" w:hAnsi="Arial" w:cs="Arial"/>
          <w:sz w:val="24"/>
          <w:szCs w:val="24"/>
        </w:rPr>
        <w:t>RwARTHRE</w:t>
      </w:r>
      <w:proofErr w:type="spellEnd"/>
      <w:r w:rsidRPr="00B30A51">
        <w:rPr>
          <w:rFonts w:ascii="Arial" w:eastAsia="Arial" w:hAnsi="Arial" w:cs="Arial"/>
          <w:sz w:val="24"/>
          <w:szCs w:val="24"/>
        </w:rPr>
        <w:t xml:space="preserve"> are indicator</w:t>
      </w:r>
      <w:r w:rsidR="00340B76">
        <w:rPr>
          <w:rFonts w:ascii="Arial" w:eastAsia="Arial" w:hAnsi="Arial" w:cs="Arial"/>
          <w:sz w:val="24"/>
          <w:szCs w:val="24"/>
        </w:rPr>
        <w:t xml:space="preserve"> </w:t>
      </w:r>
      <w:r w:rsidRPr="00B30A51">
        <w:rPr>
          <w:rFonts w:ascii="Arial" w:eastAsia="Arial" w:hAnsi="Arial" w:cs="Arial"/>
          <w:sz w:val="24"/>
          <w:szCs w:val="24"/>
        </w:rPr>
        <w:t>variables denoting whether or not the Respondent reports a doctor has ever told her/him that s/he had the specified condition. The conditions are 1) diabetes or high blood sugar; 2) cancer or a malignant tumor of any kind except skin cancer; 3) chronic lung disease except asthma such as chronic bronchitis or emphysema; 4) heart problems, which include heart attack, coronary heart disease, angina, congestive heart failure, or other heart problems; 5) stroke or transient ischemic attack (TIA); and 6) arthritis or rheumatism. 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EA3E03">
        <w:rPr>
          <w:rFonts w:ascii="Arial" w:eastAsia="Arial" w:hAnsi="Arial" w:cs="Arial"/>
          <w:sz w:val="24"/>
          <w:szCs w:val="24"/>
        </w:rPr>
        <w:t xml:space="preserve"> </w:t>
      </w:r>
      <w:r w:rsidRPr="00B30A51">
        <w:rPr>
          <w:rFonts w:ascii="Arial" w:eastAsia="Arial" w:hAnsi="Arial" w:cs="Arial"/>
          <w:sz w:val="24"/>
          <w:szCs w:val="24"/>
        </w:rPr>
        <w:t>We have constructed three new variables that capture prevalence of chronic conditions. “chronic” refers to having at least one of the conditions cited above. “</w:t>
      </w:r>
      <w:proofErr w:type="spellStart"/>
      <w:r w:rsidRPr="00B30A51">
        <w:rPr>
          <w:rFonts w:ascii="Arial" w:eastAsia="Arial" w:hAnsi="Arial" w:cs="Arial"/>
          <w:sz w:val="24"/>
          <w:szCs w:val="24"/>
        </w:rPr>
        <w:t>chronic_sum</w:t>
      </w:r>
      <w:proofErr w:type="spellEnd"/>
      <w:r w:rsidRPr="00B30A51">
        <w:rPr>
          <w:rFonts w:ascii="Arial" w:eastAsia="Arial" w:hAnsi="Arial" w:cs="Arial"/>
          <w:sz w:val="24"/>
          <w:szCs w:val="24"/>
        </w:rPr>
        <w:t>” refers to the total number of conditions ever diagnosed. “</w:t>
      </w:r>
      <w:proofErr w:type="spellStart"/>
      <w:r w:rsidRPr="00B30A51">
        <w:rPr>
          <w:rFonts w:ascii="Arial" w:eastAsia="Arial" w:hAnsi="Arial" w:cs="Arial"/>
          <w:sz w:val="24"/>
          <w:szCs w:val="24"/>
        </w:rPr>
        <w:t>chronic_severe</w:t>
      </w:r>
      <w:proofErr w:type="spellEnd"/>
      <w:r w:rsidRPr="00B30A51">
        <w:rPr>
          <w:rFonts w:ascii="Arial" w:eastAsia="Arial" w:hAnsi="Arial" w:cs="Arial"/>
          <w:sz w:val="24"/>
          <w:szCs w:val="24"/>
        </w:rPr>
        <w:t xml:space="preserve">” is a dummy variable that measures comorbidity, where an individual is diagnosed with having three or more of those conditions. At first, in order to evaluate further differences in onset of disease, we included the variable RADIAGDIAB, which indicates the age at which the respondent was first diagnosed with diabetes. </w:t>
      </w:r>
      <w:proofErr w:type="spellStart"/>
      <w:r w:rsidRPr="00B30A51">
        <w:rPr>
          <w:rFonts w:ascii="Arial" w:eastAsia="Arial" w:hAnsi="Arial" w:cs="Arial"/>
          <w:sz w:val="24"/>
          <w:szCs w:val="24"/>
        </w:rPr>
        <w:t>RwRECCANCR</w:t>
      </w:r>
      <w:proofErr w:type="spellEnd"/>
      <w:r w:rsidRPr="00B30A51">
        <w:rPr>
          <w:rFonts w:ascii="Arial" w:eastAsia="Arial" w:hAnsi="Arial" w:cs="Arial"/>
          <w:sz w:val="24"/>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w:t>
      </w:r>
      <w:r w:rsidRPr="00B30A51">
        <w:rPr>
          <w:rFonts w:ascii="Arial" w:eastAsia="Arial" w:hAnsi="Arial" w:cs="Arial"/>
          <w:sz w:val="24"/>
          <w:szCs w:val="24"/>
        </w:rPr>
        <w:lastRenderedPageBreak/>
        <w:t xml:space="preserve">does not report a new cancer diagnosis. </w:t>
      </w:r>
      <w:proofErr w:type="spellStart"/>
      <w:r w:rsidRPr="00B30A51">
        <w:rPr>
          <w:rFonts w:ascii="Arial" w:eastAsia="Arial" w:hAnsi="Arial" w:cs="Arial"/>
          <w:sz w:val="24"/>
          <w:szCs w:val="24"/>
        </w:rPr>
        <w:t>RwRECHRTATT</w:t>
      </w:r>
      <w:proofErr w:type="spellEnd"/>
      <w:r w:rsidRPr="00B30A51">
        <w:rPr>
          <w:rFonts w:ascii="Arial" w:eastAsia="Arial" w:hAnsi="Arial" w:cs="Arial"/>
          <w:sz w:val="24"/>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EA3E03">
        <w:rPr>
          <w:rFonts w:ascii="Arial" w:eastAsia="Arial" w:hAnsi="Arial" w:cs="Arial"/>
          <w:sz w:val="24"/>
          <w:szCs w:val="24"/>
        </w:rPr>
        <w:t>,</w:t>
      </w:r>
      <w:r w:rsidRPr="00B30A51">
        <w:rPr>
          <w:rFonts w:ascii="Arial" w:eastAsia="Arial" w:hAnsi="Arial" w:cs="Arial"/>
          <w:sz w:val="24"/>
          <w:szCs w:val="24"/>
        </w:rPr>
        <w:t xml:space="preserve"> we did not use these variables in the analysis.</w:t>
      </w:r>
    </w:p>
    <w:p w14:paraId="41DDFF4D" w14:textId="1BAAED64" w:rsidR="009070BA" w:rsidRPr="009070BA" w:rsidRDefault="009070BA" w:rsidP="00B30A51">
      <w:pPr>
        <w:spacing w:line="360" w:lineRule="auto"/>
        <w:jc w:val="both"/>
        <w:rPr>
          <w:rFonts w:ascii="Arial" w:eastAsia="Arial" w:hAnsi="Arial" w:cs="Arial"/>
          <w:b/>
          <w:sz w:val="24"/>
          <w:szCs w:val="24"/>
        </w:rPr>
      </w:pPr>
      <w:r w:rsidRPr="009070BA">
        <w:rPr>
          <w:rFonts w:ascii="Arial" w:eastAsia="Arial" w:hAnsi="Arial" w:cs="Arial"/>
          <w:b/>
          <w:sz w:val="24"/>
          <w:szCs w:val="24"/>
        </w:rPr>
        <w:t>Each Country</w:t>
      </w:r>
    </w:p>
    <w:p w14:paraId="197F2A4A" w14:textId="650014D1"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US (HRS).</w:t>
      </w:r>
      <w:r>
        <w:rPr>
          <w:rFonts w:ascii="Arial" w:eastAsia="Arial" w:hAnsi="Arial" w:cs="Arial"/>
          <w:sz w:val="24"/>
          <w:szCs w:val="24"/>
        </w:rPr>
        <w:t xml:space="preserve"> </w:t>
      </w:r>
      <w:r w:rsidRPr="009070BA">
        <w:rPr>
          <w:rFonts w:ascii="Arial" w:eastAsia="Arial" w:hAnsi="Arial" w:cs="Arial"/>
          <w:sz w:val="24"/>
          <w:szCs w:val="24"/>
        </w:rPr>
        <w:t>We are using the Harmonized version B HRS: 37,495 observations. October 2018- There is a new updated version C, until 2019 that was updated now in 2022 and contains 42,233 observations. It is a Respondent level file so each row represents a unique Respondent. This leaves us with 18,747 observations using only wave 12 (year 2014) of HRS.</w:t>
      </w:r>
    </w:p>
    <w:p w14:paraId="3148124A" w14:textId="5B43C8AB"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Mexico (MHAS).</w:t>
      </w:r>
      <w:r>
        <w:rPr>
          <w:rFonts w:ascii="Arial" w:eastAsia="Arial" w:hAnsi="Arial" w:cs="Arial"/>
          <w:sz w:val="24"/>
          <w:szCs w:val="24"/>
        </w:rPr>
        <w:t xml:space="preserve"> </w:t>
      </w:r>
      <w:r w:rsidRPr="009070BA">
        <w:rPr>
          <w:rFonts w:ascii="Arial" w:eastAsia="Arial" w:hAnsi="Arial" w:cs="Arial"/>
          <w:sz w:val="24"/>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51A5EA7F" w14:textId="1D846E39"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England (ELSA).</w:t>
      </w:r>
      <w:r>
        <w:rPr>
          <w:rFonts w:ascii="Arial" w:eastAsia="Arial" w:hAnsi="Arial" w:cs="Arial"/>
          <w:sz w:val="24"/>
          <w:szCs w:val="24"/>
        </w:rPr>
        <w:t xml:space="preserve"> </w:t>
      </w:r>
      <w:r w:rsidRPr="009070BA">
        <w:rPr>
          <w:rFonts w:ascii="Arial" w:eastAsia="Arial" w:hAnsi="Arial" w:cs="Arial"/>
          <w:sz w:val="24"/>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 w:val="24"/>
          <w:szCs w:val="24"/>
        </w:rPr>
        <w:t>makes adjustments</w:t>
      </w:r>
      <w:proofErr w:type="gramEnd"/>
      <w:r w:rsidRPr="009070BA">
        <w:rPr>
          <w:rFonts w:ascii="Arial" w:eastAsia="Arial" w:hAnsi="Arial" w:cs="Arial"/>
          <w:sz w:val="24"/>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6521EE64" w14:textId="77777777" w:rsidR="009070BA" w:rsidRPr="009070BA" w:rsidRDefault="009070BA" w:rsidP="009070BA">
      <w:pPr>
        <w:spacing w:line="360" w:lineRule="auto"/>
        <w:jc w:val="both"/>
        <w:rPr>
          <w:rFonts w:ascii="Arial" w:eastAsia="Arial" w:hAnsi="Arial" w:cs="Arial"/>
          <w:sz w:val="24"/>
          <w:szCs w:val="24"/>
        </w:rPr>
      </w:pPr>
    </w:p>
    <w:p w14:paraId="1C819CF8" w14:textId="77777777" w:rsidR="009070BA" w:rsidRPr="009070BA" w:rsidRDefault="009070BA" w:rsidP="009070BA">
      <w:pPr>
        <w:spacing w:line="360" w:lineRule="auto"/>
        <w:jc w:val="both"/>
        <w:rPr>
          <w:rFonts w:ascii="Arial" w:eastAsia="Arial" w:hAnsi="Arial" w:cs="Arial"/>
          <w:sz w:val="24"/>
          <w:szCs w:val="24"/>
        </w:rPr>
      </w:pPr>
    </w:p>
    <w:p w14:paraId="1E99EF73" w14:textId="66354D4F"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India (LASI).</w:t>
      </w:r>
      <w:r>
        <w:rPr>
          <w:rFonts w:ascii="Arial" w:eastAsia="Arial" w:hAnsi="Arial" w:cs="Arial"/>
          <w:sz w:val="24"/>
          <w:szCs w:val="24"/>
        </w:rPr>
        <w:t xml:space="preserve"> </w:t>
      </w:r>
      <w:r w:rsidRPr="009070BA">
        <w:rPr>
          <w:rFonts w:ascii="Arial" w:eastAsia="Arial" w:hAnsi="Arial" w:cs="Arial"/>
          <w:sz w:val="24"/>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areas. We use Version A.2 that makes corrections using the January 2021 released version of Wave 1 of the LASI data. </w:t>
      </w:r>
    </w:p>
    <w:p w14:paraId="1283C122" w14:textId="77777777" w:rsidR="009070BA" w:rsidRPr="009070BA" w:rsidRDefault="009070BA" w:rsidP="009070BA">
      <w:pPr>
        <w:spacing w:line="360" w:lineRule="auto"/>
        <w:jc w:val="both"/>
        <w:rPr>
          <w:rFonts w:ascii="Arial" w:eastAsia="Arial" w:hAnsi="Arial" w:cs="Arial"/>
          <w:sz w:val="24"/>
          <w:szCs w:val="24"/>
        </w:rPr>
      </w:pPr>
    </w:p>
    <w:p w14:paraId="5E416E3A" w14:textId="21748D04"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Europe (SHARE).</w:t>
      </w:r>
      <w:r>
        <w:rPr>
          <w:rFonts w:ascii="Arial" w:eastAsia="Arial" w:hAnsi="Arial" w:cs="Arial"/>
          <w:sz w:val="24"/>
          <w:szCs w:val="24"/>
        </w:rPr>
        <w:t xml:space="preserve"> </w:t>
      </w:r>
      <w:r w:rsidRPr="009070BA">
        <w:rPr>
          <w:rFonts w:ascii="Arial" w:eastAsia="Arial" w:hAnsi="Arial" w:cs="Arial"/>
          <w:sz w:val="24"/>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 w:val="24"/>
          <w:szCs w:val="24"/>
        </w:rPr>
        <w:t>makes adjustments</w:t>
      </w:r>
      <w:proofErr w:type="gramEnd"/>
      <w:r w:rsidRPr="009070BA">
        <w:rPr>
          <w:rFonts w:ascii="Arial" w:eastAsia="Arial" w:hAnsi="Arial" w:cs="Arial"/>
          <w:sz w:val="24"/>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sidR="004C54AC">
        <w:rPr>
          <w:rFonts w:ascii="Arial" w:eastAsia="Arial" w:hAnsi="Arial" w:cs="Arial"/>
          <w:sz w:val="24"/>
          <w:szCs w:val="24"/>
        </w:rPr>
        <w:t xml:space="preserve"> </w:t>
      </w:r>
      <w:r w:rsidRPr="009070BA">
        <w:rPr>
          <w:rFonts w:ascii="Arial" w:eastAsia="Arial" w:hAnsi="Arial" w:cs="Arial"/>
          <w:sz w:val="24"/>
          <w:szCs w:val="24"/>
        </w:rPr>
        <w:t>Wave 6 does not still have full coverage of European countries, with the following countries only added in Wave 7: Finland, Lithuania, Latvia, Slovakia, Romania, Bulgaria, Malta and Cyprus.</w:t>
      </w:r>
    </w:p>
    <w:p w14:paraId="3E0325FD" w14:textId="391C1C3E" w:rsidR="009070BA" w:rsidRPr="009070BA" w:rsidRDefault="009070BA" w:rsidP="009070BA">
      <w:pPr>
        <w:spacing w:line="360" w:lineRule="auto"/>
        <w:jc w:val="both"/>
        <w:rPr>
          <w:rFonts w:ascii="Arial" w:eastAsia="Arial" w:hAnsi="Arial" w:cs="Arial"/>
          <w:sz w:val="24"/>
          <w:szCs w:val="24"/>
        </w:rPr>
      </w:pPr>
      <w:r w:rsidRPr="004C54AC">
        <w:rPr>
          <w:rFonts w:ascii="Arial" w:eastAsia="Arial" w:hAnsi="Arial" w:cs="Arial"/>
          <w:b/>
          <w:sz w:val="24"/>
          <w:szCs w:val="24"/>
        </w:rPr>
        <w:t xml:space="preserve">China </w:t>
      </w:r>
      <w:r w:rsidR="004C54AC" w:rsidRPr="004C54AC">
        <w:rPr>
          <w:rFonts w:ascii="Arial" w:eastAsia="Arial" w:hAnsi="Arial" w:cs="Arial"/>
          <w:b/>
          <w:sz w:val="24"/>
          <w:szCs w:val="24"/>
        </w:rPr>
        <w:t>(</w:t>
      </w:r>
      <w:r w:rsidRPr="004C54AC">
        <w:rPr>
          <w:rFonts w:ascii="Arial" w:eastAsia="Arial" w:hAnsi="Arial" w:cs="Arial"/>
          <w:b/>
          <w:sz w:val="24"/>
          <w:szCs w:val="24"/>
        </w:rPr>
        <w:t>CHARLS</w:t>
      </w:r>
      <w:r w:rsidR="004C54AC" w:rsidRPr="004C54AC">
        <w:rPr>
          <w:rFonts w:ascii="Arial" w:eastAsia="Arial" w:hAnsi="Arial" w:cs="Arial"/>
          <w:b/>
          <w:sz w:val="24"/>
          <w:szCs w:val="24"/>
        </w:rPr>
        <w:t>).</w:t>
      </w:r>
      <w:r w:rsidR="004C54AC">
        <w:rPr>
          <w:rFonts w:ascii="Arial" w:eastAsia="Arial" w:hAnsi="Arial" w:cs="Arial"/>
          <w:sz w:val="24"/>
          <w:szCs w:val="24"/>
        </w:rPr>
        <w:t xml:space="preserve"> </w:t>
      </w:r>
      <w:r w:rsidRPr="009070BA">
        <w:rPr>
          <w:rFonts w:ascii="Arial" w:eastAsia="Arial" w:hAnsi="Arial" w:cs="Arial"/>
          <w:sz w:val="24"/>
          <w:szCs w:val="24"/>
        </w:rPr>
        <w:t xml:space="preserve">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w:t>
      </w:r>
      <w:r w:rsidRPr="009070BA">
        <w:rPr>
          <w:rFonts w:ascii="Arial" w:eastAsia="Arial" w:hAnsi="Arial" w:cs="Arial"/>
          <w:sz w:val="24"/>
          <w:szCs w:val="24"/>
        </w:rPr>
        <w:lastRenderedPageBreak/>
        <w:t>3. As we concentrate on ages 50 and above due to the other samples we do not include individuals younger than 50. This leaves us with a sample size of 16,344 individuals.</w:t>
      </w:r>
    </w:p>
    <w:p w14:paraId="2BC8F7B1" w14:textId="77777777" w:rsidR="009070BA" w:rsidRPr="009070BA" w:rsidRDefault="009070BA" w:rsidP="009070BA">
      <w:pPr>
        <w:spacing w:line="360" w:lineRule="auto"/>
        <w:jc w:val="both"/>
        <w:rPr>
          <w:rFonts w:ascii="Arial" w:eastAsia="Arial" w:hAnsi="Arial" w:cs="Arial"/>
          <w:sz w:val="24"/>
          <w:szCs w:val="24"/>
        </w:rPr>
      </w:pPr>
    </w:p>
    <w:p w14:paraId="58D644F9" w14:textId="579B97AD" w:rsidR="009070BA" w:rsidRPr="009070BA" w:rsidRDefault="009070BA" w:rsidP="009070BA">
      <w:pPr>
        <w:spacing w:line="360" w:lineRule="auto"/>
        <w:jc w:val="both"/>
        <w:rPr>
          <w:rFonts w:ascii="Arial" w:eastAsia="Arial" w:hAnsi="Arial" w:cs="Arial"/>
          <w:sz w:val="24"/>
          <w:szCs w:val="24"/>
        </w:rPr>
      </w:pPr>
      <w:r w:rsidRPr="00BA6CC5">
        <w:rPr>
          <w:rFonts w:ascii="Arial" w:eastAsia="Arial" w:hAnsi="Arial" w:cs="Arial"/>
          <w:b/>
          <w:sz w:val="24"/>
          <w:szCs w:val="24"/>
        </w:rPr>
        <w:t>KLOSA- Korea</w:t>
      </w:r>
      <w:r w:rsidR="00BA6CC5" w:rsidRPr="00BA6CC5">
        <w:rPr>
          <w:rFonts w:ascii="Arial" w:eastAsia="Arial" w:hAnsi="Arial" w:cs="Arial"/>
          <w:b/>
          <w:sz w:val="24"/>
          <w:szCs w:val="24"/>
        </w:rPr>
        <w:t>.</w:t>
      </w:r>
      <w:r w:rsidR="00BA6CC5">
        <w:rPr>
          <w:rFonts w:ascii="Arial" w:eastAsia="Arial" w:hAnsi="Arial" w:cs="Arial"/>
          <w:sz w:val="24"/>
          <w:szCs w:val="24"/>
        </w:rPr>
        <w:t xml:space="preserve"> </w:t>
      </w:r>
      <w:r w:rsidRPr="009070BA">
        <w:rPr>
          <w:rFonts w:ascii="Arial" w:eastAsia="Arial" w:hAnsi="Arial" w:cs="Arial"/>
          <w:sz w:val="24"/>
          <w:szCs w:val="24"/>
        </w:rPr>
        <w:t>The Korean Longitudinal Study of Ageing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w:t>
      </w:r>
      <w:proofErr w:type="spellStart"/>
      <w:r w:rsidRPr="009070BA">
        <w:rPr>
          <w:rFonts w:ascii="Arial" w:eastAsia="Arial" w:hAnsi="Arial" w:cs="Arial"/>
          <w:sz w:val="24"/>
          <w:szCs w:val="24"/>
        </w:rPr>
        <w:t>surveys</w:t>
      </w:r>
      <w:proofErr w:type="spellEnd"/>
      <w:r w:rsidRPr="009070BA">
        <w:rPr>
          <w:rFonts w:ascii="Arial" w:eastAsia="Arial" w:hAnsi="Arial" w:cs="Arial"/>
          <w:sz w:val="24"/>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with the first wave of the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 w:val="24"/>
          <w:szCs w:val="24"/>
        </w:rPr>
        <w:t>hamornized</w:t>
      </w:r>
      <w:proofErr w:type="spellEnd"/>
      <w:r w:rsidRPr="009070BA">
        <w:rPr>
          <w:rFonts w:ascii="Arial" w:eastAsia="Arial" w:hAnsi="Arial" w:cs="Arial"/>
          <w:sz w:val="24"/>
          <w:szCs w:val="24"/>
        </w:rPr>
        <w:t xml:space="preserve"> Version C that contains 11,174 observations or rows. It is a Respondent-level file so each row represents a unique Respondent. </w:t>
      </w:r>
    </w:p>
    <w:p w14:paraId="2F20EB7C" w14:textId="77777777" w:rsidR="009070BA" w:rsidRPr="009070BA" w:rsidRDefault="009070BA" w:rsidP="009070BA">
      <w:pPr>
        <w:spacing w:line="360" w:lineRule="auto"/>
        <w:jc w:val="both"/>
        <w:rPr>
          <w:rFonts w:ascii="Arial" w:eastAsia="Arial" w:hAnsi="Arial" w:cs="Arial"/>
          <w:sz w:val="24"/>
          <w:szCs w:val="24"/>
        </w:rPr>
      </w:pPr>
    </w:p>
    <w:p w14:paraId="11184C37" w14:textId="77777777" w:rsidR="009070BA" w:rsidRDefault="009070BA" w:rsidP="00B30A51">
      <w:pPr>
        <w:spacing w:line="360" w:lineRule="auto"/>
        <w:jc w:val="both"/>
        <w:rPr>
          <w:rFonts w:ascii="Arial" w:eastAsia="Arial" w:hAnsi="Arial" w:cs="Arial"/>
          <w:sz w:val="24"/>
          <w:szCs w:val="24"/>
        </w:rPr>
      </w:pPr>
    </w:p>
    <w:p w14:paraId="7B8778D4" w14:textId="77777777" w:rsidR="00C31D80" w:rsidRDefault="00C31D80" w:rsidP="00B30A51">
      <w:pPr>
        <w:spacing w:line="360" w:lineRule="auto"/>
        <w:jc w:val="both"/>
        <w:rPr>
          <w:rFonts w:ascii="Arial" w:eastAsia="Arial" w:hAnsi="Arial" w:cs="Arial"/>
          <w:sz w:val="24"/>
          <w:szCs w:val="24"/>
        </w:rPr>
      </w:pPr>
    </w:p>
    <w:p w14:paraId="735262D0" w14:textId="77777777" w:rsidR="005A1DD2" w:rsidRPr="00DC623A" w:rsidRDefault="005A1DD2" w:rsidP="005A1DD2">
      <w:pPr>
        <w:pStyle w:val="SMcaption"/>
        <w:rPr>
          <w:rFonts w:ascii="Arial" w:hAnsi="Arial" w:cs="Arial"/>
          <w:sz w:val="20"/>
        </w:rPr>
      </w:pPr>
      <w:r>
        <w:rPr>
          <w:rFonts w:ascii="Arial" w:hAnsi="Arial" w:cs="Arial"/>
          <w:noProof/>
          <w:sz w:val="20"/>
        </w:rPr>
        <w:drawing>
          <wp:inline distT="0" distB="0" distL="0" distR="0" wp14:anchorId="050DFD0A" wp14:editId="51895863">
            <wp:extent cx="6145642" cy="471450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6630" cy="4722933"/>
                    </a:xfrm>
                    <a:prstGeom prst="rect">
                      <a:avLst/>
                    </a:prstGeom>
                  </pic:spPr>
                </pic:pic>
              </a:graphicData>
            </a:graphic>
          </wp:inline>
        </w:drawing>
      </w:r>
    </w:p>
    <w:p w14:paraId="7514860E" w14:textId="16259AE0" w:rsidR="00EA3E03" w:rsidRDefault="005A1DD2" w:rsidP="00B30A51">
      <w:pPr>
        <w:spacing w:line="360" w:lineRule="auto"/>
        <w:jc w:val="both"/>
        <w:rPr>
          <w:rFonts w:ascii="Arial" w:eastAsia="Arial" w:hAnsi="Arial" w:cs="Arial"/>
          <w:sz w:val="24"/>
          <w:szCs w:val="24"/>
        </w:rPr>
      </w:pPr>
      <w:r>
        <w:rPr>
          <w:rFonts w:ascii="Arial" w:eastAsia="Arial" w:hAnsi="Arial" w:cs="Arial"/>
          <w:sz w:val="24"/>
          <w:szCs w:val="24"/>
        </w:rPr>
        <w:t xml:space="preserve">Fig S1. </w:t>
      </w:r>
      <w:r w:rsidR="00CC2752">
        <w:rPr>
          <w:rFonts w:ascii="Arial" w:eastAsia="Arial" w:hAnsi="Arial" w:cs="Arial"/>
          <w:sz w:val="24"/>
          <w:szCs w:val="24"/>
        </w:rPr>
        <w:t>All health conditions</w:t>
      </w:r>
      <w:r w:rsidR="00C05481">
        <w:rPr>
          <w:rFonts w:ascii="Arial" w:eastAsia="Arial" w:hAnsi="Arial" w:cs="Arial"/>
          <w:sz w:val="24"/>
          <w:szCs w:val="24"/>
        </w:rPr>
        <w:t xml:space="preserve"> for all countries for women and men</w:t>
      </w:r>
    </w:p>
    <w:p w14:paraId="4A9ECBA6" w14:textId="48F77433" w:rsidR="006B639E" w:rsidRDefault="006B639E" w:rsidP="00B30A51">
      <w:pPr>
        <w:spacing w:line="360" w:lineRule="auto"/>
        <w:jc w:val="both"/>
        <w:rPr>
          <w:rFonts w:ascii="Arial" w:eastAsia="Arial" w:hAnsi="Arial" w:cs="Arial"/>
          <w:sz w:val="24"/>
          <w:szCs w:val="24"/>
        </w:rPr>
      </w:pPr>
    </w:p>
    <w:p w14:paraId="58319AA6" w14:textId="0206AF25" w:rsidR="006B639E" w:rsidRDefault="006B639E" w:rsidP="00B30A51">
      <w:pPr>
        <w:spacing w:line="360" w:lineRule="auto"/>
        <w:jc w:val="both"/>
        <w:rPr>
          <w:rFonts w:ascii="Arial" w:eastAsia="Arial" w:hAnsi="Arial" w:cs="Arial"/>
          <w:sz w:val="24"/>
          <w:szCs w:val="24"/>
        </w:rPr>
      </w:pPr>
    </w:p>
    <w:p w14:paraId="5579D3F0" w14:textId="3DC4928E" w:rsidR="006B639E" w:rsidRDefault="006B639E" w:rsidP="00B30A51">
      <w:pPr>
        <w:spacing w:line="360" w:lineRule="auto"/>
        <w:jc w:val="both"/>
        <w:rPr>
          <w:rFonts w:ascii="Arial" w:eastAsia="Arial" w:hAnsi="Arial" w:cs="Arial"/>
          <w:sz w:val="24"/>
          <w:szCs w:val="24"/>
        </w:rPr>
      </w:pPr>
    </w:p>
    <w:p w14:paraId="39371F70" w14:textId="12BDDAF7" w:rsidR="006B639E" w:rsidRDefault="006B639E" w:rsidP="00B30A51">
      <w:pPr>
        <w:spacing w:line="360" w:lineRule="auto"/>
        <w:jc w:val="both"/>
        <w:rPr>
          <w:rFonts w:ascii="Arial" w:eastAsia="Arial" w:hAnsi="Arial" w:cs="Arial"/>
          <w:sz w:val="24"/>
          <w:szCs w:val="24"/>
        </w:rPr>
      </w:pPr>
    </w:p>
    <w:p w14:paraId="1427BD2E" w14:textId="53914CA6" w:rsidR="006B639E" w:rsidRDefault="006B639E" w:rsidP="00B30A51">
      <w:pPr>
        <w:spacing w:line="360" w:lineRule="auto"/>
        <w:jc w:val="both"/>
        <w:rPr>
          <w:rFonts w:ascii="Arial" w:eastAsia="Arial" w:hAnsi="Arial" w:cs="Arial"/>
          <w:sz w:val="24"/>
          <w:szCs w:val="24"/>
        </w:rPr>
      </w:pPr>
    </w:p>
    <w:p w14:paraId="2AE674D6" w14:textId="77777777" w:rsidR="006B639E" w:rsidRDefault="006B639E" w:rsidP="006B639E">
      <w:pPr>
        <w:pStyle w:val="SMHeading"/>
        <w:rPr>
          <w:rFonts w:ascii="Arial" w:hAnsi="Arial" w:cs="Arial"/>
          <w:sz w:val="20"/>
          <w:szCs w:val="20"/>
        </w:rPr>
      </w:pPr>
      <w:r>
        <w:rPr>
          <w:rFonts w:ascii="Arial" w:hAnsi="Arial" w:cs="Arial"/>
          <w:noProof/>
          <w:sz w:val="20"/>
          <w:szCs w:val="20"/>
        </w:rPr>
        <w:lastRenderedPageBreak/>
        <w:drawing>
          <wp:inline distT="0" distB="0" distL="0" distR="0" wp14:anchorId="2A728B21" wp14:editId="296182A2">
            <wp:extent cx="6024028" cy="66264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6707" cy="6629378"/>
                    </a:xfrm>
                    <a:prstGeom prst="rect">
                      <a:avLst/>
                    </a:prstGeom>
                  </pic:spPr>
                </pic:pic>
              </a:graphicData>
            </a:graphic>
          </wp:inline>
        </w:drawing>
      </w:r>
    </w:p>
    <w:p w14:paraId="661CF08F" w14:textId="77777777" w:rsidR="006B639E" w:rsidRDefault="006B639E" w:rsidP="006B639E">
      <w:pPr>
        <w:pStyle w:val="SMHeading"/>
        <w:rPr>
          <w:rFonts w:ascii="Arial" w:hAnsi="Arial" w:cs="Arial"/>
          <w:sz w:val="20"/>
          <w:szCs w:val="20"/>
        </w:rPr>
      </w:pPr>
    </w:p>
    <w:p w14:paraId="2C56D079" w14:textId="32176389" w:rsidR="00FE6226" w:rsidRDefault="006B639E" w:rsidP="00B30A51">
      <w:pPr>
        <w:spacing w:line="360" w:lineRule="auto"/>
        <w:jc w:val="both"/>
        <w:rPr>
          <w:rFonts w:ascii="Arial" w:eastAsia="Arial" w:hAnsi="Arial" w:cs="Arial"/>
          <w:sz w:val="24"/>
          <w:szCs w:val="24"/>
        </w:rPr>
      </w:pPr>
      <w:r>
        <w:rPr>
          <w:rFonts w:ascii="Arial" w:eastAsia="Arial" w:hAnsi="Arial" w:cs="Arial"/>
          <w:sz w:val="24"/>
          <w:szCs w:val="24"/>
        </w:rPr>
        <w:t xml:space="preserve">Fig S2. </w:t>
      </w:r>
      <w:r w:rsidR="00CC2752">
        <w:rPr>
          <w:rFonts w:ascii="Arial" w:eastAsia="Arial" w:hAnsi="Arial" w:cs="Arial"/>
          <w:sz w:val="24"/>
          <w:szCs w:val="24"/>
        </w:rPr>
        <w:t>Heatmap with health conditions for all countries for women and men</w:t>
      </w:r>
    </w:p>
    <w:p w14:paraId="143F6600" w14:textId="5F38C260" w:rsidR="00FE6226" w:rsidRDefault="00FE6226" w:rsidP="00B30A51">
      <w:pPr>
        <w:spacing w:line="360" w:lineRule="auto"/>
        <w:jc w:val="both"/>
        <w:rPr>
          <w:rFonts w:ascii="Arial" w:eastAsia="Arial" w:hAnsi="Arial" w:cs="Arial"/>
          <w:sz w:val="24"/>
          <w:szCs w:val="24"/>
        </w:rPr>
      </w:pPr>
    </w:p>
    <w:p w14:paraId="5F4C71BA" w14:textId="3AF7DDED" w:rsidR="00FE6226" w:rsidRDefault="00FE6226" w:rsidP="00CC2752">
      <w:pPr>
        <w:pStyle w:val="SMcaption"/>
        <w:jc w:val="center"/>
        <w:rPr>
          <w:rFonts w:ascii="Arial" w:hAnsi="Arial" w:cs="Arial"/>
          <w:sz w:val="20"/>
        </w:rPr>
      </w:pPr>
      <w:r>
        <w:rPr>
          <w:rFonts w:ascii="Arial" w:hAnsi="Arial" w:cs="Arial"/>
          <w:noProof/>
          <w:sz w:val="20"/>
        </w:rPr>
        <w:lastRenderedPageBreak/>
        <w:drawing>
          <wp:inline distT="0" distB="0" distL="0" distR="0" wp14:anchorId="39B01191" wp14:editId="329EBD05">
            <wp:extent cx="4824188" cy="69169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23">
                      <a:extLst>
                        <a:ext uri="{28A0092B-C50C-407E-A947-70E740481C1C}">
                          <a14:useLocalDpi xmlns:a14="http://schemas.microsoft.com/office/drawing/2010/main" val="0"/>
                        </a:ext>
                      </a:extLst>
                    </a:blip>
                    <a:stretch>
                      <a:fillRect/>
                    </a:stretch>
                  </pic:blipFill>
                  <pic:spPr>
                    <a:xfrm>
                      <a:off x="0" y="0"/>
                      <a:ext cx="4835584" cy="6933243"/>
                    </a:xfrm>
                    <a:prstGeom prst="rect">
                      <a:avLst/>
                    </a:prstGeom>
                  </pic:spPr>
                </pic:pic>
              </a:graphicData>
            </a:graphic>
          </wp:inline>
        </w:drawing>
      </w:r>
    </w:p>
    <w:p w14:paraId="0732297A" w14:textId="77777777" w:rsidR="00242915" w:rsidRDefault="00242915" w:rsidP="00242915">
      <w:pPr>
        <w:pStyle w:val="SMcaption"/>
        <w:rPr>
          <w:rFonts w:ascii="Arial" w:hAnsi="Arial" w:cs="Arial"/>
          <w:sz w:val="20"/>
        </w:rPr>
      </w:pPr>
    </w:p>
    <w:p w14:paraId="12B3CDD5" w14:textId="3B4321DC" w:rsidR="00FE6226" w:rsidRDefault="00FE6226" w:rsidP="00242915">
      <w:pPr>
        <w:pStyle w:val="SMcaption"/>
        <w:rPr>
          <w:rFonts w:ascii="Arial" w:hAnsi="Arial" w:cs="Arial"/>
          <w:sz w:val="20"/>
        </w:rPr>
        <w:sectPr w:rsidR="00FE6226" w:rsidSect="00F23F19">
          <w:headerReference w:type="default" r:id="rId24"/>
          <w:footerReference w:type="default" r:id="rId25"/>
          <w:pgSz w:w="12240" w:h="15840"/>
          <w:pgMar w:top="1440" w:right="1080" w:bottom="1440" w:left="1080" w:header="720" w:footer="720" w:gutter="0"/>
          <w:pgNumType w:start="1"/>
          <w:cols w:space="720"/>
          <w:docGrid w:linePitch="360"/>
        </w:sectPr>
      </w:pPr>
      <w:r>
        <w:rPr>
          <w:rFonts w:ascii="Arial" w:hAnsi="Arial" w:cs="Arial"/>
          <w:sz w:val="20"/>
        </w:rPr>
        <w:t>Fig S3</w:t>
      </w:r>
      <w:r w:rsidR="00242915">
        <w:rPr>
          <w:rFonts w:ascii="Arial" w:hAnsi="Arial" w:cs="Arial"/>
          <w:sz w:val="20"/>
        </w:rPr>
        <w:t xml:space="preserve"> The contribution </w:t>
      </w:r>
      <w:proofErr w:type="gramStart"/>
      <w:r w:rsidR="00242915">
        <w:rPr>
          <w:rFonts w:ascii="Arial" w:hAnsi="Arial" w:cs="Arial"/>
          <w:sz w:val="20"/>
        </w:rPr>
        <w:t>of  each</w:t>
      </w:r>
      <w:proofErr w:type="gramEnd"/>
      <w:r w:rsidR="00242915">
        <w:rPr>
          <w:rFonts w:ascii="Arial" w:hAnsi="Arial" w:cs="Arial"/>
          <w:sz w:val="20"/>
        </w:rPr>
        <w:t xml:space="preserve"> type of health component to the gender gap.</w:t>
      </w:r>
    </w:p>
    <w:p w14:paraId="4D0A824F" w14:textId="0D292360" w:rsidR="00FE6226" w:rsidRDefault="00FE6226" w:rsidP="00FE6226">
      <w:pPr>
        <w:pStyle w:val="SMHeading"/>
        <w:rPr>
          <w:rFonts w:ascii="Arial" w:hAnsi="Arial" w:cs="Arial"/>
          <w:sz w:val="20"/>
          <w:szCs w:val="20"/>
        </w:rPr>
      </w:pPr>
      <w:r>
        <w:rPr>
          <w:rFonts w:ascii="Arial" w:hAnsi="Arial" w:cs="Arial"/>
          <w:sz w:val="20"/>
          <w:szCs w:val="20"/>
        </w:rPr>
        <w:lastRenderedPageBreak/>
        <w:t xml:space="preserve">Table S1 </w:t>
      </w:r>
      <w:r w:rsidR="005D579A">
        <w:rPr>
          <w:rFonts w:ascii="Arial" w:hAnsi="Arial" w:cs="Arial"/>
          <w:sz w:val="20"/>
          <w:szCs w:val="20"/>
        </w:rPr>
        <w:t>Sample Characteristics and sample tests for different characteristics for women and men separately, weighted.</w:t>
      </w:r>
    </w:p>
    <w:p w14:paraId="7908CD7D" w14:textId="06B0F097" w:rsidR="00FE6226" w:rsidRPr="00A03415" w:rsidRDefault="00FE6226" w:rsidP="00FE6226">
      <w:pPr>
        <w:pStyle w:val="SMHeading"/>
        <w:rPr>
          <w:rFonts w:ascii="Arial" w:hAnsi="Arial" w:cs="Arial"/>
          <w:sz w:val="20"/>
          <w:szCs w:val="20"/>
        </w:rPr>
        <w:sectPr w:rsidR="00FE6226" w:rsidRPr="00A03415" w:rsidSect="00E33190">
          <w:pgSz w:w="15840" w:h="12240" w:orient="landscape"/>
          <w:pgMar w:top="1800" w:right="1440" w:bottom="1800" w:left="1440" w:header="720" w:footer="720" w:gutter="0"/>
          <w:pgNumType w:start="1"/>
          <w:cols w:space="720"/>
          <w:docGrid w:linePitch="360"/>
        </w:sectPr>
      </w:pPr>
      <w:r>
        <w:object w:dxaOrig="16989" w:dyaOrig="9705" w14:anchorId="678E7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9.45pt;height:395.7pt" o:ole="">
            <v:imagedata r:id="rId26" o:title=""/>
          </v:shape>
          <o:OLEObject Type="Embed" ProgID="Excel.Sheet.12" ShapeID="_x0000_i1025" DrawAspect="Content" ObjectID="_1748421097" r:id="rId27"/>
        </w:object>
      </w:r>
    </w:p>
    <w:p w14:paraId="026D74C1" w14:textId="281998FA" w:rsidR="0009777F" w:rsidRDefault="0009777F" w:rsidP="0009777F">
      <w:pPr>
        <w:rPr>
          <w:rFonts w:ascii="Arial" w:hAnsi="Arial" w:cs="Arial"/>
          <w:b/>
          <w:bCs/>
          <w:sz w:val="24"/>
          <w:szCs w:val="24"/>
        </w:rPr>
      </w:pPr>
      <w:r w:rsidRPr="003F6C37">
        <w:rPr>
          <w:rFonts w:ascii="Arial" w:hAnsi="Arial" w:cs="Arial"/>
          <w:b/>
          <w:bCs/>
          <w:sz w:val="24"/>
          <w:szCs w:val="24"/>
        </w:rPr>
        <w:lastRenderedPageBreak/>
        <w:t>Country-Specific Figures</w:t>
      </w:r>
      <w:r>
        <w:rPr>
          <w:rFonts w:ascii="Arial" w:hAnsi="Arial" w:cs="Arial"/>
          <w:b/>
          <w:bCs/>
          <w:sz w:val="24"/>
          <w:szCs w:val="24"/>
        </w:rPr>
        <w:t xml:space="preserve"> for health conditions</w:t>
      </w:r>
    </w:p>
    <w:p w14:paraId="790E898E" w14:textId="3BE4CBE1" w:rsidR="0009777F" w:rsidRDefault="0009777F" w:rsidP="0009777F">
      <w:pPr>
        <w:rPr>
          <w:rFonts w:ascii="Arial" w:hAnsi="Arial" w:cs="Arial"/>
          <w:b/>
          <w:bCs/>
          <w:sz w:val="24"/>
          <w:szCs w:val="24"/>
        </w:rPr>
      </w:pPr>
      <w:r>
        <w:rPr>
          <w:rFonts w:ascii="Arial" w:hAnsi="Arial" w:cs="Arial"/>
          <w:b/>
          <w:bCs/>
          <w:sz w:val="24"/>
          <w:szCs w:val="24"/>
        </w:rPr>
        <w:t>HRS</w:t>
      </w:r>
    </w:p>
    <w:p w14:paraId="536E58BE" w14:textId="629D1452"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49CBBAD2" wp14:editId="201BB936">
            <wp:extent cx="6190615" cy="619061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3F218779" w14:textId="78F13BF6" w:rsidR="0009777F" w:rsidRDefault="0009777F" w:rsidP="0009777F">
      <w:pPr>
        <w:rPr>
          <w:rFonts w:ascii="Arial" w:hAnsi="Arial" w:cs="Arial"/>
          <w:b/>
          <w:bCs/>
          <w:sz w:val="24"/>
          <w:szCs w:val="24"/>
        </w:rPr>
      </w:pPr>
    </w:p>
    <w:p w14:paraId="5996344B" w14:textId="7260F8AF" w:rsidR="0009777F" w:rsidRDefault="0009777F" w:rsidP="0009777F">
      <w:pPr>
        <w:rPr>
          <w:rFonts w:ascii="Arial" w:hAnsi="Arial" w:cs="Arial"/>
          <w:b/>
          <w:bCs/>
          <w:sz w:val="24"/>
          <w:szCs w:val="24"/>
        </w:rPr>
      </w:pPr>
    </w:p>
    <w:p w14:paraId="0D3150CE" w14:textId="37F5B2CC" w:rsidR="0009777F" w:rsidRDefault="0009777F" w:rsidP="0009777F">
      <w:pPr>
        <w:rPr>
          <w:rFonts w:ascii="Arial" w:hAnsi="Arial" w:cs="Arial"/>
          <w:b/>
          <w:bCs/>
          <w:sz w:val="24"/>
          <w:szCs w:val="24"/>
        </w:rPr>
      </w:pPr>
    </w:p>
    <w:p w14:paraId="67D90C48" w14:textId="0CB90DA3" w:rsidR="0009777F" w:rsidRDefault="0009777F" w:rsidP="0009777F">
      <w:pPr>
        <w:rPr>
          <w:rFonts w:ascii="Arial" w:hAnsi="Arial" w:cs="Arial"/>
          <w:b/>
          <w:bCs/>
          <w:sz w:val="24"/>
          <w:szCs w:val="24"/>
        </w:rPr>
      </w:pPr>
    </w:p>
    <w:p w14:paraId="324CD3C6" w14:textId="1016040B" w:rsidR="0009777F" w:rsidRDefault="0009777F" w:rsidP="0009777F">
      <w:pPr>
        <w:rPr>
          <w:rFonts w:ascii="Arial" w:hAnsi="Arial" w:cs="Arial"/>
          <w:b/>
          <w:bCs/>
          <w:sz w:val="24"/>
          <w:szCs w:val="24"/>
        </w:rPr>
      </w:pPr>
    </w:p>
    <w:p w14:paraId="6E1ED442" w14:textId="77777777" w:rsidR="0009777F" w:rsidRDefault="0009777F" w:rsidP="0009777F">
      <w:pPr>
        <w:rPr>
          <w:rFonts w:ascii="Arial" w:hAnsi="Arial" w:cs="Arial"/>
          <w:sz w:val="24"/>
          <w:szCs w:val="24"/>
        </w:rPr>
      </w:pPr>
      <w:r>
        <w:rPr>
          <w:rFonts w:ascii="Arial" w:hAnsi="Arial" w:cs="Arial"/>
          <w:sz w:val="24"/>
          <w:szCs w:val="24"/>
        </w:rPr>
        <w:lastRenderedPageBreak/>
        <w:t>ELSA</w:t>
      </w:r>
    </w:p>
    <w:p w14:paraId="37A5C90D" w14:textId="32F97254"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26A3C05C" wp14:editId="73173F1B">
            <wp:extent cx="6159261" cy="6159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66910" cy="6166910"/>
                    </a:xfrm>
                    <a:prstGeom prst="rect">
                      <a:avLst/>
                    </a:prstGeom>
                  </pic:spPr>
                </pic:pic>
              </a:graphicData>
            </a:graphic>
          </wp:inline>
        </w:drawing>
      </w:r>
    </w:p>
    <w:p w14:paraId="1F85B571" w14:textId="5DDCE169" w:rsidR="00FE6226" w:rsidRDefault="00FE6226" w:rsidP="00E523E1">
      <w:pPr>
        <w:spacing w:line="360" w:lineRule="auto"/>
        <w:jc w:val="both"/>
        <w:rPr>
          <w:rFonts w:ascii="Arial" w:eastAsia="Arial" w:hAnsi="Arial" w:cs="Arial"/>
          <w:sz w:val="24"/>
          <w:szCs w:val="24"/>
        </w:rPr>
      </w:pPr>
    </w:p>
    <w:p w14:paraId="7DC05F45" w14:textId="5813CA02" w:rsidR="0009777F" w:rsidRDefault="0009777F" w:rsidP="00E523E1">
      <w:pPr>
        <w:spacing w:line="360" w:lineRule="auto"/>
        <w:jc w:val="both"/>
        <w:rPr>
          <w:rFonts w:ascii="Arial" w:eastAsia="Arial" w:hAnsi="Arial" w:cs="Arial"/>
          <w:sz w:val="24"/>
          <w:szCs w:val="24"/>
        </w:rPr>
      </w:pPr>
    </w:p>
    <w:p w14:paraId="0A3996F5" w14:textId="5E60DB84" w:rsidR="0009777F" w:rsidRDefault="0009777F" w:rsidP="00E523E1">
      <w:pPr>
        <w:spacing w:line="360" w:lineRule="auto"/>
        <w:jc w:val="both"/>
        <w:rPr>
          <w:rFonts w:ascii="Arial" w:eastAsia="Arial" w:hAnsi="Arial" w:cs="Arial"/>
          <w:sz w:val="24"/>
          <w:szCs w:val="24"/>
        </w:rPr>
      </w:pPr>
    </w:p>
    <w:p w14:paraId="44D23EBB" w14:textId="50BD555D" w:rsidR="0009777F" w:rsidRDefault="0009777F" w:rsidP="00E523E1">
      <w:pPr>
        <w:spacing w:line="360" w:lineRule="auto"/>
        <w:jc w:val="both"/>
        <w:rPr>
          <w:rFonts w:ascii="Arial" w:eastAsia="Arial" w:hAnsi="Arial" w:cs="Arial"/>
          <w:sz w:val="24"/>
          <w:szCs w:val="24"/>
        </w:rPr>
      </w:pPr>
    </w:p>
    <w:p w14:paraId="0A80AAED" w14:textId="052A0D49" w:rsidR="0009777F" w:rsidRDefault="0009777F" w:rsidP="00E523E1">
      <w:pPr>
        <w:spacing w:line="360" w:lineRule="auto"/>
        <w:jc w:val="both"/>
        <w:rPr>
          <w:rFonts w:ascii="Arial" w:eastAsia="Arial" w:hAnsi="Arial" w:cs="Arial"/>
          <w:sz w:val="24"/>
          <w:szCs w:val="24"/>
        </w:rPr>
      </w:pPr>
    </w:p>
    <w:p w14:paraId="308FD6B4" w14:textId="77777777" w:rsidR="0009777F" w:rsidRDefault="0009777F" w:rsidP="0009777F">
      <w:pPr>
        <w:rPr>
          <w:rFonts w:ascii="Arial" w:hAnsi="Arial" w:cs="Arial"/>
          <w:sz w:val="24"/>
          <w:szCs w:val="24"/>
        </w:rPr>
      </w:pPr>
      <w:r>
        <w:rPr>
          <w:rFonts w:ascii="Arial" w:hAnsi="Arial" w:cs="Arial"/>
          <w:sz w:val="24"/>
          <w:szCs w:val="24"/>
        </w:rPr>
        <w:lastRenderedPageBreak/>
        <w:t>KLOSA</w:t>
      </w:r>
      <w:r>
        <w:rPr>
          <w:rFonts w:ascii="Arial" w:hAnsi="Arial" w:cs="Arial"/>
          <w:noProof/>
          <w:sz w:val="24"/>
          <w:szCs w:val="24"/>
        </w:rPr>
        <w:drawing>
          <wp:inline distT="0" distB="0" distL="0" distR="0" wp14:anchorId="192C8A7D" wp14:editId="5CC9A1BE">
            <wp:extent cx="6400800"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2429" cy="6402429"/>
                    </a:xfrm>
                    <a:prstGeom prst="rect">
                      <a:avLst/>
                    </a:prstGeom>
                  </pic:spPr>
                </pic:pic>
              </a:graphicData>
            </a:graphic>
          </wp:inline>
        </w:drawing>
      </w:r>
    </w:p>
    <w:p w14:paraId="368958CD" w14:textId="3E4EE90A" w:rsidR="0009777F" w:rsidRDefault="0009777F" w:rsidP="00E523E1">
      <w:pPr>
        <w:spacing w:line="360" w:lineRule="auto"/>
        <w:jc w:val="both"/>
        <w:rPr>
          <w:rFonts w:ascii="Arial" w:eastAsia="Arial" w:hAnsi="Arial" w:cs="Arial"/>
          <w:sz w:val="24"/>
          <w:szCs w:val="24"/>
        </w:rPr>
      </w:pPr>
    </w:p>
    <w:p w14:paraId="744EF780" w14:textId="1479E5A9" w:rsidR="0009777F" w:rsidRDefault="0009777F" w:rsidP="00E523E1">
      <w:pPr>
        <w:spacing w:line="360" w:lineRule="auto"/>
        <w:jc w:val="both"/>
        <w:rPr>
          <w:rFonts w:ascii="Arial" w:eastAsia="Arial" w:hAnsi="Arial" w:cs="Arial"/>
          <w:sz w:val="24"/>
          <w:szCs w:val="24"/>
        </w:rPr>
      </w:pPr>
    </w:p>
    <w:p w14:paraId="236C3720" w14:textId="098B78FB" w:rsidR="0009777F" w:rsidRDefault="0009777F" w:rsidP="00E523E1">
      <w:pPr>
        <w:spacing w:line="360" w:lineRule="auto"/>
        <w:jc w:val="both"/>
        <w:rPr>
          <w:rFonts w:ascii="Arial" w:eastAsia="Arial" w:hAnsi="Arial" w:cs="Arial"/>
          <w:sz w:val="24"/>
          <w:szCs w:val="24"/>
        </w:rPr>
      </w:pPr>
    </w:p>
    <w:p w14:paraId="46ACEB0F" w14:textId="72C268ED" w:rsidR="0009777F" w:rsidRDefault="0009777F" w:rsidP="00E523E1">
      <w:pPr>
        <w:spacing w:line="360" w:lineRule="auto"/>
        <w:jc w:val="both"/>
        <w:rPr>
          <w:rFonts w:ascii="Arial" w:eastAsia="Arial" w:hAnsi="Arial" w:cs="Arial"/>
          <w:sz w:val="24"/>
          <w:szCs w:val="24"/>
        </w:rPr>
      </w:pPr>
    </w:p>
    <w:p w14:paraId="27403B11" w14:textId="6626D576" w:rsidR="0009777F" w:rsidRDefault="0009777F" w:rsidP="00E523E1">
      <w:pPr>
        <w:spacing w:line="360" w:lineRule="auto"/>
        <w:jc w:val="both"/>
        <w:rPr>
          <w:rFonts w:ascii="Arial" w:eastAsia="Arial" w:hAnsi="Arial" w:cs="Arial"/>
          <w:sz w:val="24"/>
          <w:szCs w:val="24"/>
        </w:rPr>
      </w:pPr>
    </w:p>
    <w:p w14:paraId="3D3F0AE8" w14:textId="77777777" w:rsidR="0009777F" w:rsidRDefault="0009777F" w:rsidP="0009777F">
      <w:pPr>
        <w:rPr>
          <w:rFonts w:ascii="Arial" w:hAnsi="Arial" w:cs="Arial"/>
          <w:sz w:val="24"/>
          <w:szCs w:val="24"/>
        </w:rPr>
      </w:pPr>
      <w:r>
        <w:rPr>
          <w:rFonts w:ascii="Arial" w:hAnsi="Arial" w:cs="Arial"/>
          <w:sz w:val="24"/>
          <w:szCs w:val="24"/>
        </w:rPr>
        <w:lastRenderedPageBreak/>
        <w:t>India- LASI</w:t>
      </w:r>
    </w:p>
    <w:p w14:paraId="369231A9"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7A253D12" wp14:editId="01A4C2DF">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2187EFE5" w14:textId="77777777" w:rsidR="0009777F" w:rsidRDefault="0009777F" w:rsidP="0009777F">
      <w:pPr>
        <w:rPr>
          <w:rFonts w:ascii="Arial" w:hAnsi="Arial" w:cs="Arial"/>
          <w:sz w:val="24"/>
          <w:szCs w:val="24"/>
        </w:rPr>
      </w:pPr>
    </w:p>
    <w:p w14:paraId="770AF350" w14:textId="77777777" w:rsidR="0009777F" w:rsidRDefault="0009777F" w:rsidP="0009777F">
      <w:pPr>
        <w:rPr>
          <w:rFonts w:ascii="Arial" w:hAnsi="Arial" w:cs="Arial"/>
          <w:sz w:val="24"/>
          <w:szCs w:val="24"/>
        </w:rPr>
      </w:pPr>
    </w:p>
    <w:p w14:paraId="7AD80B59" w14:textId="28D484B5" w:rsidR="0009777F" w:rsidRDefault="0009777F" w:rsidP="00E523E1">
      <w:pPr>
        <w:spacing w:line="360" w:lineRule="auto"/>
        <w:jc w:val="both"/>
        <w:rPr>
          <w:rFonts w:ascii="Arial" w:eastAsia="Arial" w:hAnsi="Arial" w:cs="Arial"/>
          <w:sz w:val="24"/>
          <w:szCs w:val="24"/>
        </w:rPr>
      </w:pPr>
    </w:p>
    <w:p w14:paraId="7BF3E739" w14:textId="56FA6862" w:rsidR="0009777F" w:rsidRDefault="0009777F" w:rsidP="00E523E1">
      <w:pPr>
        <w:spacing w:line="360" w:lineRule="auto"/>
        <w:jc w:val="both"/>
        <w:rPr>
          <w:rFonts w:ascii="Arial" w:eastAsia="Arial" w:hAnsi="Arial" w:cs="Arial"/>
          <w:sz w:val="24"/>
          <w:szCs w:val="24"/>
        </w:rPr>
      </w:pPr>
    </w:p>
    <w:p w14:paraId="5F8364C5" w14:textId="4EBDCC5B" w:rsidR="0009777F" w:rsidRDefault="0009777F" w:rsidP="00E523E1">
      <w:pPr>
        <w:spacing w:line="360" w:lineRule="auto"/>
        <w:jc w:val="both"/>
        <w:rPr>
          <w:rFonts w:ascii="Arial" w:eastAsia="Arial" w:hAnsi="Arial" w:cs="Arial"/>
          <w:sz w:val="24"/>
          <w:szCs w:val="24"/>
        </w:rPr>
      </w:pPr>
    </w:p>
    <w:p w14:paraId="5940EC54" w14:textId="77777777" w:rsidR="0009777F" w:rsidRDefault="0009777F" w:rsidP="0009777F">
      <w:pPr>
        <w:rPr>
          <w:rFonts w:ascii="Arial" w:hAnsi="Arial" w:cs="Arial"/>
          <w:sz w:val="24"/>
          <w:szCs w:val="24"/>
        </w:rPr>
      </w:pPr>
      <w:r>
        <w:rPr>
          <w:rFonts w:ascii="Arial" w:hAnsi="Arial" w:cs="Arial"/>
          <w:sz w:val="24"/>
          <w:szCs w:val="24"/>
        </w:rPr>
        <w:lastRenderedPageBreak/>
        <w:t>Mexico- MHAS</w:t>
      </w:r>
    </w:p>
    <w:p w14:paraId="2AB74382" w14:textId="77777777" w:rsidR="0009777F" w:rsidRDefault="0009777F" w:rsidP="0009777F">
      <w:pPr>
        <w:rPr>
          <w:rFonts w:ascii="Arial" w:hAnsi="Arial" w:cs="Arial"/>
          <w:sz w:val="24"/>
          <w:szCs w:val="24"/>
        </w:rPr>
      </w:pPr>
    </w:p>
    <w:p w14:paraId="53A5A8C5"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15485F8A" wp14:editId="14860009">
            <wp:extent cx="6435306" cy="643530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38210" cy="6438210"/>
                    </a:xfrm>
                    <a:prstGeom prst="rect">
                      <a:avLst/>
                    </a:prstGeom>
                  </pic:spPr>
                </pic:pic>
              </a:graphicData>
            </a:graphic>
          </wp:inline>
        </w:drawing>
      </w:r>
    </w:p>
    <w:p w14:paraId="6255A363" w14:textId="11CB9B58" w:rsidR="0009777F" w:rsidRDefault="0009777F" w:rsidP="00E523E1">
      <w:pPr>
        <w:spacing w:line="360" w:lineRule="auto"/>
        <w:jc w:val="both"/>
        <w:rPr>
          <w:rFonts w:ascii="Arial" w:eastAsia="Arial" w:hAnsi="Arial" w:cs="Arial"/>
          <w:sz w:val="24"/>
          <w:szCs w:val="24"/>
        </w:rPr>
      </w:pPr>
    </w:p>
    <w:p w14:paraId="4B133CEF" w14:textId="3C157EFB" w:rsidR="0009777F" w:rsidRDefault="0009777F" w:rsidP="00E523E1">
      <w:pPr>
        <w:spacing w:line="360" w:lineRule="auto"/>
        <w:jc w:val="both"/>
        <w:rPr>
          <w:rFonts w:ascii="Arial" w:eastAsia="Arial" w:hAnsi="Arial" w:cs="Arial"/>
          <w:sz w:val="24"/>
          <w:szCs w:val="24"/>
        </w:rPr>
      </w:pPr>
    </w:p>
    <w:p w14:paraId="1FB53B14" w14:textId="06A82438" w:rsidR="0009777F" w:rsidRDefault="0009777F" w:rsidP="00E523E1">
      <w:pPr>
        <w:spacing w:line="360" w:lineRule="auto"/>
        <w:jc w:val="both"/>
        <w:rPr>
          <w:rFonts w:ascii="Arial" w:eastAsia="Arial" w:hAnsi="Arial" w:cs="Arial"/>
          <w:sz w:val="24"/>
          <w:szCs w:val="24"/>
        </w:rPr>
      </w:pPr>
    </w:p>
    <w:p w14:paraId="7B82236D" w14:textId="4A95F772" w:rsidR="0009777F" w:rsidRDefault="0009777F" w:rsidP="00E523E1">
      <w:pPr>
        <w:spacing w:line="360" w:lineRule="auto"/>
        <w:jc w:val="both"/>
        <w:rPr>
          <w:rFonts w:ascii="Arial" w:eastAsia="Arial" w:hAnsi="Arial" w:cs="Arial"/>
          <w:sz w:val="24"/>
          <w:szCs w:val="24"/>
        </w:rPr>
      </w:pPr>
    </w:p>
    <w:p w14:paraId="76ACCFBB" w14:textId="77777777" w:rsidR="0009777F" w:rsidRDefault="0009777F" w:rsidP="0009777F">
      <w:pPr>
        <w:rPr>
          <w:rFonts w:ascii="Arial" w:hAnsi="Arial" w:cs="Arial"/>
          <w:sz w:val="24"/>
          <w:szCs w:val="24"/>
        </w:rPr>
      </w:pPr>
      <w:r>
        <w:rPr>
          <w:rFonts w:ascii="Arial" w:hAnsi="Arial" w:cs="Arial"/>
          <w:sz w:val="24"/>
          <w:szCs w:val="24"/>
        </w:rPr>
        <w:lastRenderedPageBreak/>
        <w:t>SHARE- Europe</w:t>
      </w:r>
    </w:p>
    <w:p w14:paraId="7642AB26" w14:textId="79CDDEBB" w:rsidR="0009777F" w:rsidRDefault="0009777F" w:rsidP="00E523E1">
      <w:pPr>
        <w:spacing w:line="360" w:lineRule="auto"/>
        <w:jc w:val="both"/>
        <w:rPr>
          <w:rFonts w:ascii="Arial" w:eastAsia="Arial" w:hAnsi="Arial" w:cs="Arial"/>
          <w:sz w:val="24"/>
          <w:szCs w:val="24"/>
        </w:rPr>
      </w:pPr>
      <w:r>
        <w:rPr>
          <w:rFonts w:ascii="Arial" w:hAnsi="Arial" w:cs="Arial"/>
          <w:noProof/>
          <w:sz w:val="24"/>
          <w:szCs w:val="24"/>
        </w:rPr>
        <w:drawing>
          <wp:inline distT="0" distB="0" distL="0" distR="0" wp14:anchorId="77F67962" wp14:editId="6411DEE3">
            <wp:extent cx="6190615" cy="619061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69E6B80C" w14:textId="67475059" w:rsidR="0009777F" w:rsidRDefault="0009777F" w:rsidP="00E523E1">
      <w:pPr>
        <w:spacing w:line="360" w:lineRule="auto"/>
        <w:jc w:val="both"/>
        <w:rPr>
          <w:rFonts w:ascii="Arial" w:eastAsia="Arial" w:hAnsi="Arial" w:cs="Arial"/>
          <w:sz w:val="24"/>
          <w:szCs w:val="24"/>
        </w:rPr>
      </w:pPr>
    </w:p>
    <w:p w14:paraId="35E24245" w14:textId="44152609" w:rsidR="0009777F" w:rsidRDefault="0009777F" w:rsidP="00E523E1">
      <w:pPr>
        <w:spacing w:line="360" w:lineRule="auto"/>
        <w:jc w:val="both"/>
        <w:rPr>
          <w:rFonts w:ascii="Arial" w:eastAsia="Arial" w:hAnsi="Arial" w:cs="Arial"/>
          <w:sz w:val="24"/>
          <w:szCs w:val="24"/>
        </w:rPr>
      </w:pPr>
    </w:p>
    <w:p w14:paraId="7A61005B" w14:textId="7657A222" w:rsidR="0009777F" w:rsidRDefault="0009777F" w:rsidP="00E523E1">
      <w:pPr>
        <w:spacing w:line="360" w:lineRule="auto"/>
        <w:jc w:val="both"/>
        <w:rPr>
          <w:rFonts w:ascii="Arial" w:eastAsia="Arial" w:hAnsi="Arial" w:cs="Arial"/>
          <w:sz w:val="24"/>
          <w:szCs w:val="24"/>
        </w:rPr>
      </w:pPr>
    </w:p>
    <w:p w14:paraId="1AF3F4F4" w14:textId="1C08FF32" w:rsidR="0009777F" w:rsidRDefault="0009777F" w:rsidP="00E523E1">
      <w:pPr>
        <w:spacing w:line="360" w:lineRule="auto"/>
        <w:jc w:val="both"/>
        <w:rPr>
          <w:rFonts w:ascii="Arial" w:eastAsia="Arial" w:hAnsi="Arial" w:cs="Arial"/>
          <w:sz w:val="24"/>
          <w:szCs w:val="24"/>
        </w:rPr>
      </w:pPr>
    </w:p>
    <w:p w14:paraId="083BB2A4" w14:textId="104C32DE" w:rsidR="0009777F" w:rsidRPr="00B30A51" w:rsidRDefault="0009777F" w:rsidP="00E523E1">
      <w:pPr>
        <w:spacing w:line="360" w:lineRule="auto"/>
        <w:jc w:val="both"/>
        <w:rPr>
          <w:rFonts w:ascii="Arial" w:eastAsia="Arial" w:hAnsi="Arial" w:cs="Arial"/>
          <w:sz w:val="24"/>
          <w:szCs w:val="24"/>
        </w:rPr>
      </w:pPr>
    </w:p>
    <w:sectPr w:rsidR="0009777F" w:rsidRPr="00B30A51" w:rsidSect="00B7657D">
      <w:headerReference w:type="default" r:id="rId34"/>
      <w:footerReference w:type="default" r:id="rId35"/>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Nepomuceno, Marilia" w:date="2023-05-16T09:40:00Z" w:initials="NM">
    <w:p w14:paraId="2FFA7377" w14:textId="46C41641" w:rsidR="004B0C1F" w:rsidRPr="00742769" w:rsidRDefault="004B0C1F">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w:t>
      </w:r>
      <w:proofErr w:type="spellStart"/>
      <w:r w:rsidRPr="00742769">
        <w:rPr>
          <w:lang w:val="pt-BR"/>
        </w:rPr>
        <w:t>is</w:t>
      </w:r>
      <w:proofErr w:type="spellEnd"/>
      <w:r w:rsidRPr="00742769">
        <w:rPr>
          <w:lang w:val="pt-BR"/>
        </w:rPr>
        <w:t xml:space="preserve"> </w:t>
      </w:r>
      <w:proofErr w:type="spellStart"/>
      <w:r w:rsidRPr="00742769">
        <w:rPr>
          <w:lang w:val="pt-BR"/>
        </w:rPr>
        <w:t>only</w:t>
      </w:r>
      <w:proofErr w:type="spellEnd"/>
      <w:r w:rsidRPr="00742769">
        <w:rPr>
          <w:lang w:val="pt-BR"/>
        </w:rPr>
        <w:t xml:space="preserve"> </w:t>
      </w:r>
      <w:proofErr w:type="spellStart"/>
      <w:r w:rsidRPr="00742769">
        <w:rPr>
          <w:lang w:val="pt-BR"/>
        </w:rPr>
        <w:t>an</w:t>
      </w:r>
      <w:proofErr w:type="spellEnd"/>
      <w:r w:rsidRPr="00742769">
        <w:rPr>
          <w:lang w:val="pt-BR"/>
        </w:rPr>
        <w:t xml:space="preserve"> </w:t>
      </w:r>
      <w:proofErr w:type="spellStart"/>
      <w:r w:rsidRPr="00742769">
        <w:rPr>
          <w:lang w:val="pt-BR"/>
        </w:rPr>
        <w:t>idea</w:t>
      </w:r>
      <w:proofErr w:type="spellEnd"/>
      <w:r w:rsidRPr="00742769">
        <w:rPr>
          <w:lang w:val="pt-BR"/>
        </w:rPr>
        <w:t xml:space="preserve">. </w:t>
      </w:r>
    </w:p>
  </w:comment>
  <w:comment w:id="28" w:author="Author" w:date="2023-06-16T11:39:00Z" w:initials="Author">
    <w:p w14:paraId="3CBD2132" w14:textId="4C989381" w:rsidR="00994A69" w:rsidRPr="00994A69" w:rsidRDefault="00994A69">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125" w:author="Nepomuceno, Marilia" w:date="2023-05-15T16:29:00Z" w:initials="NM">
    <w:p w14:paraId="47ABE283" w14:textId="3CC64B27" w:rsidR="0055444C" w:rsidRDefault="0055444C">
      <w:pPr>
        <w:pStyle w:val="CommentText"/>
      </w:pPr>
      <w:r>
        <w:rPr>
          <w:rStyle w:val="CommentReference"/>
        </w:rPr>
        <w:annotationRef/>
      </w:r>
      <w:proofErr w:type="spellStart"/>
      <w:r w:rsidRPr="00742769">
        <w:rPr>
          <w:lang w:val="pt-BR"/>
        </w:rPr>
        <w:t>Nao</w:t>
      </w:r>
      <w:proofErr w:type="spellEnd"/>
      <w:r w:rsidRPr="00742769">
        <w:rPr>
          <w:lang w:val="pt-BR"/>
        </w:rPr>
        <w:t xml:space="preserve"> sei se este </w:t>
      </w:r>
      <w:proofErr w:type="spellStart"/>
      <w:r w:rsidRPr="00742769">
        <w:rPr>
          <w:lang w:val="pt-BR"/>
        </w:rPr>
        <w:t>paragrafo</w:t>
      </w:r>
      <w:proofErr w:type="spellEnd"/>
      <w:r w:rsidRPr="00742769">
        <w:rPr>
          <w:lang w:val="pt-BR"/>
        </w:rPr>
        <w:t xml:space="preserve"> deveria estar aqui.</w:t>
      </w:r>
      <w:r w:rsidR="00AE3669" w:rsidRPr="00742769">
        <w:rPr>
          <w:lang w:val="pt-BR"/>
        </w:rPr>
        <w:t xml:space="preserve"> </w:t>
      </w:r>
      <w:r w:rsidR="00AE3669">
        <w:t xml:space="preserve">Eu </w:t>
      </w:r>
      <w:proofErr w:type="spellStart"/>
      <w:r w:rsidR="00AE3669">
        <w:t>usaria</w:t>
      </w:r>
      <w:proofErr w:type="spellEnd"/>
      <w:r w:rsidR="00AE3669">
        <w:t xml:space="preserve"> no </w:t>
      </w:r>
      <w:proofErr w:type="spellStart"/>
      <w:r w:rsidR="00AE3669">
        <w:t>resumo</w:t>
      </w:r>
      <w:proofErr w:type="spellEnd"/>
      <w:r>
        <w:t xml:space="preserve"> </w:t>
      </w:r>
    </w:p>
  </w:comment>
  <w:comment w:id="126" w:author="Author" w:date="2023-06-16T11:39:00Z" w:initials="Author">
    <w:p w14:paraId="3EE1019D" w14:textId="3F3DECF8" w:rsidR="00994A69" w:rsidRPr="00994A69" w:rsidRDefault="00994A69">
      <w:pPr>
        <w:pStyle w:val="CommentText"/>
        <w:rPr>
          <w:lang w:val="pt-BR"/>
        </w:rPr>
      </w:pPr>
      <w:r>
        <w:rPr>
          <w:rStyle w:val="CommentReference"/>
        </w:rPr>
        <w:annotationRef/>
      </w:r>
      <w:r w:rsidRPr="00994A69">
        <w:rPr>
          <w:lang w:val="pt-BR"/>
        </w:rPr>
        <w:t>Acaba que algumas revistas gostam</w:t>
      </w:r>
      <w:r>
        <w:rPr>
          <w:lang w:val="pt-BR"/>
        </w:rPr>
        <w:t xml:space="preserve"> de um “</w:t>
      </w:r>
      <w:proofErr w:type="spellStart"/>
      <w:r>
        <w:rPr>
          <w:lang w:val="pt-BR"/>
        </w:rPr>
        <w:t>summary</w:t>
      </w:r>
      <w:proofErr w:type="spellEnd"/>
      <w:r>
        <w:rPr>
          <w:lang w:val="pt-BR"/>
        </w:rPr>
        <w:t xml:space="preserve">” concluindo a ideia central, por isso coloquei aqui. Se a gente for para PNAS eles pedem um “teaser” de uma frase com a mensagem principal, etc. Mas </w:t>
      </w:r>
      <w:proofErr w:type="spellStart"/>
      <w:r>
        <w:rPr>
          <w:lang w:val="pt-BR"/>
        </w:rPr>
        <w:t>näo</w:t>
      </w:r>
      <w:proofErr w:type="spellEnd"/>
      <w:r>
        <w:rPr>
          <w:lang w:val="pt-BR"/>
        </w:rPr>
        <w:t xml:space="preserve"> é necessário.</w:t>
      </w:r>
    </w:p>
  </w:comment>
  <w:comment w:id="131" w:author="Nepomuceno, Marilia" w:date="2023-05-22T15:36:00Z" w:initials="NM">
    <w:p w14:paraId="78B6346F" w14:textId="2A451DC0" w:rsidR="00A87123" w:rsidRDefault="00A87123">
      <w:pPr>
        <w:pStyle w:val="CommentText"/>
      </w:pPr>
      <w:r>
        <w:rPr>
          <w:rStyle w:val="CommentReference"/>
        </w:rPr>
        <w:annotationRef/>
      </w:r>
      <w:r>
        <w:t>I am not sure if this sentence is clear.</w:t>
      </w:r>
    </w:p>
  </w:comment>
  <w:comment w:id="132" w:author="Author" w:date="2023-06-16T11:41:00Z" w:initials="Author">
    <w:p w14:paraId="4EBE4455" w14:textId="762AE454" w:rsidR="00994A69" w:rsidRPr="00994A69" w:rsidRDefault="00994A69">
      <w:pPr>
        <w:pStyle w:val="CommentText"/>
        <w:rPr>
          <w:lang w:val="pt-BR"/>
        </w:rPr>
      </w:pPr>
      <w:r>
        <w:rPr>
          <w:rStyle w:val="CommentReference"/>
        </w:rPr>
        <w:annotationRef/>
      </w:r>
      <w:r w:rsidRPr="00994A69">
        <w:rPr>
          <w:lang w:val="pt-BR"/>
        </w:rPr>
        <w:t xml:space="preserve">Tema de </w:t>
      </w:r>
      <w:proofErr w:type="spellStart"/>
      <w:r w:rsidRPr="00994A69">
        <w:rPr>
          <w:lang w:val="pt-BR"/>
        </w:rPr>
        <w:t>reuniao</w:t>
      </w:r>
      <w:proofErr w:type="spellEnd"/>
      <w:r w:rsidRPr="00994A69">
        <w:rPr>
          <w:lang w:val="pt-BR"/>
        </w:rPr>
        <w:t xml:space="preserve"> principal para mim: </w:t>
      </w:r>
      <w:r>
        <w:rPr>
          <w:lang w:val="pt-BR"/>
        </w:rPr>
        <w:t xml:space="preserve">se a gente adiciona uma discussão sobre </w:t>
      </w:r>
      <w:proofErr w:type="spellStart"/>
      <w:r>
        <w:rPr>
          <w:lang w:val="pt-BR"/>
        </w:rPr>
        <w:t>welfare</w:t>
      </w:r>
      <w:proofErr w:type="spellEnd"/>
      <w:r>
        <w:rPr>
          <w:lang w:val="pt-BR"/>
        </w:rPr>
        <w:t xml:space="preserve"> </w:t>
      </w:r>
      <w:proofErr w:type="spellStart"/>
      <w:r>
        <w:rPr>
          <w:lang w:val="pt-BR"/>
        </w:rPr>
        <w:t>state</w:t>
      </w:r>
      <w:proofErr w:type="spellEnd"/>
      <w:r>
        <w:rPr>
          <w:lang w:val="pt-BR"/>
        </w:rPr>
        <w:t xml:space="preserve"> system, etc.</w:t>
      </w:r>
    </w:p>
  </w:comment>
  <w:comment w:id="137" w:author="Nepomuceno, Marilia" w:date="2023-05-15T16:35:00Z" w:initials="NM">
    <w:p w14:paraId="06FB7D7E" w14:textId="223A64F0" w:rsidR="006315A5" w:rsidRPr="00742769" w:rsidRDefault="006315A5">
      <w:pPr>
        <w:pStyle w:val="CommentText"/>
        <w:rPr>
          <w:lang w:val="pt-BR"/>
        </w:rPr>
      </w:pPr>
      <w:r>
        <w:rPr>
          <w:rStyle w:val="CommentReference"/>
        </w:rPr>
        <w:annotationRef/>
      </w:r>
      <w:r w:rsidRPr="00742769">
        <w:rPr>
          <w:lang w:val="pt-BR"/>
        </w:rPr>
        <w:t xml:space="preserve">Tirei </w:t>
      </w:r>
      <w:proofErr w:type="spellStart"/>
      <w:r w:rsidRPr="00742769">
        <w:rPr>
          <w:lang w:val="pt-BR"/>
        </w:rPr>
        <w:t>pq</w:t>
      </w:r>
      <w:proofErr w:type="spellEnd"/>
      <w:r w:rsidRPr="00742769">
        <w:rPr>
          <w:lang w:val="pt-BR"/>
        </w:rPr>
        <w:t xml:space="preserve"> </w:t>
      </w:r>
      <w:proofErr w:type="spellStart"/>
      <w:r w:rsidRPr="00742769">
        <w:rPr>
          <w:lang w:val="pt-BR"/>
        </w:rPr>
        <w:t>vc</w:t>
      </w:r>
      <w:proofErr w:type="spellEnd"/>
      <w:r w:rsidRPr="00742769">
        <w:rPr>
          <w:lang w:val="pt-BR"/>
        </w:rPr>
        <w:t xml:space="preserve"> </w:t>
      </w:r>
      <w:proofErr w:type="spellStart"/>
      <w:r w:rsidRPr="00742769">
        <w:rPr>
          <w:lang w:val="pt-BR"/>
        </w:rPr>
        <w:t>ja</w:t>
      </w:r>
      <w:proofErr w:type="spellEnd"/>
      <w:r w:rsidRPr="00742769">
        <w:rPr>
          <w:lang w:val="pt-BR"/>
        </w:rPr>
        <w:t xml:space="preserve"> falou que as </w:t>
      </w:r>
      <w:proofErr w:type="spellStart"/>
      <w:r w:rsidRPr="00742769">
        <w:rPr>
          <w:lang w:val="pt-BR"/>
        </w:rPr>
        <w:t>variaveis</w:t>
      </w:r>
      <w:proofErr w:type="spellEnd"/>
      <w:r w:rsidRPr="00742769">
        <w:rPr>
          <w:lang w:val="pt-BR"/>
        </w:rPr>
        <w:t xml:space="preserve"> </w:t>
      </w:r>
      <w:proofErr w:type="spellStart"/>
      <w:r w:rsidRPr="00742769">
        <w:rPr>
          <w:lang w:val="pt-BR"/>
        </w:rPr>
        <w:t>sao</w:t>
      </w:r>
      <w:proofErr w:type="spellEnd"/>
      <w:r w:rsidRPr="00742769">
        <w:rPr>
          <w:lang w:val="pt-BR"/>
        </w:rPr>
        <w:t xml:space="preserve"> harmonizadas</w:t>
      </w:r>
    </w:p>
  </w:comment>
  <w:comment w:id="185" w:author="Nepomuceno, Marilia" w:date="2023-05-15T16:51:00Z" w:initials="NM">
    <w:p w14:paraId="08B847EC" w14:textId="7CACE912" w:rsidR="00F650B5" w:rsidRPr="00742769" w:rsidRDefault="00F650B5">
      <w:pPr>
        <w:pStyle w:val="CommentText"/>
        <w:rPr>
          <w:lang w:val="pt-BR"/>
        </w:rPr>
      </w:pPr>
      <w:r>
        <w:rPr>
          <w:rStyle w:val="CommentReference"/>
        </w:rPr>
        <w:annotationRef/>
      </w:r>
      <w:r w:rsidRPr="00742769">
        <w:rPr>
          <w:lang w:val="pt-BR"/>
        </w:rPr>
        <w:t xml:space="preserve">As </w:t>
      </w:r>
      <w:proofErr w:type="spellStart"/>
      <w:r w:rsidRPr="00742769">
        <w:rPr>
          <w:lang w:val="pt-BR"/>
        </w:rPr>
        <w:t>equacoes</w:t>
      </w:r>
      <w:proofErr w:type="spellEnd"/>
      <w:r w:rsidRPr="00742769">
        <w:rPr>
          <w:lang w:val="pt-BR"/>
        </w:rPr>
        <w:t xml:space="preserve"> </w:t>
      </w:r>
      <w:proofErr w:type="spellStart"/>
      <w:r w:rsidRPr="00742769">
        <w:rPr>
          <w:lang w:val="pt-BR"/>
        </w:rPr>
        <w:t>estao</w:t>
      </w:r>
      <w:proofErr w:type="spellEnd"/>
      <w:r w:rsidRPr="00742769">
        <w:rPr>
          <w:lang w:val="pt-BR"/>
        </w:rPr>
        <w:t xml:space="preserve"> erradas. O “n” deve ser </w:t>
      </w:r>
      <w:proofErr w:type="spellStart"/>
      <w:r w:rsidRPr="00742769">
        <w:rPr>
          <w:lang w:val="pt-BR"/>
        </w:rPr>
        <w:t>subescrito</w:t>
      </w:r>
      <w:proofErr w:type="spellEnd"/>
      <w:r w:rsidRPr="00742769">
        <w:rPr>
          <w:lang w:val="pt-BR"/>
        </w:rPr>
        <w:t xml:space="preserve">. Tentei arrumar </w:t>
      </w:r>
      <w:r w:rsidR="008947CA" w:rsidRPr="00742769">
        <w:rPr>
          <w:lang w:val="pt-BR"/>
        </w:rPr>
        <w:t xml:space="preserve">em </w:t>
      </w:r>
      <w:proofErr w:type="gramStart"/>
      <w:r w:rsidR="008947CA" w:rsidRPr="00742769">
        <w:rPr>
          <w:lang w:val="pt-BR"/>
        </w:rPr>
        <w:t>cima</w:t>
      </w:r>
      <w:proofErr w:type="gramEnd"/>
      <w:r w:rsidRPr="00742769">
        <w:rPr>
          <w:lang w:val="pt-BR"/>
        </w:rPr>
        <w:t xml:space="preserve"> mas </w:t>
      </w:r>
      <w:proofErr w:type="spellStart"/>
      <w:r w:rsidRPr="00742769">
        <w:rPr>
          <w:lang w:val="pt-BR"/>
        </w:rPr>
        <w:t>nao</w:t>
      </w:r>
      <w:proofErr w:type="spellEnd"/>
      <w:r w:rsidRPr="00742769">
        <w:rPr>
          <w:lang w:val="pt-BR"/>
        </w:rPr>
        <w:t xml:space="preserve"> sei se vai dar certo rs. Tem que arrumar aqui </w:t>
      </w:r>
      <w:proofErr w:type="spellStart"/>
      <w:r w:rsidRPr="00742769">
        <w:rPr>
          <w:lang w:val="pt-BR"/>
        </w:rPr>
        <w:t>tambem</w:t>
      </w:r>
      <w:proofErr w:type="spellEnd"/>
    </w:p>
  </w:comment>
  <w:comment w:id="186" w:author="Author" w:date="2023-06-16T11:41:00Z" w:initials="Author">
    <w:p w14:paraId="512C81C5" w14:textId="24292F0A" w:rsidR="00994A69" w:rsidRPr="00994A69" w:rsidRDefault="00994A69">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189" w:author="Nepomuceno, Marilia" w:date="2023-05-15T16:53:00Z" w:initials="NM">
    <w:p w14:paraId="48DD8B21" w14:textId="0B3CEEB2" w:rsidR="00030E32" w:rsidRPr="00742769" w:rsidRDefault="00030E32">
      <w:pPr>
        <w:pStyle w:val="CommentText"/>
        <w:rPr>
          <w:lang w:val="pt-BR"/>
        </w:rPr>
      </w:pPr>
      <w:r>
        <w:rPr>
          <w:rStyle w:val="CommentReference"/>
        </w:rPr>
        <w:annotationRef/>
      </w:r>
      <w:r w:rsidRPr="00742769">
        <w:rPr>
          <w:lang w:val="pt-BR"/>
        </w:rPr>
        <w:t>Precisamos especificar isso aq</w:t>
      </w:r>
      <w:r w:rsidR="00D47D5E" w:rsidRPr="00742769">
        <w:rPr>
          <w:lang w:val="pt-BR"/>
        </w:rPr>
        <w:t>ui ou no material suplementar? Se sim</w:t>
      </w:r>
      <w:r w:rsidR="000C0847" w:rsidRPr="00742769">
        <w:rPr>
          <w:lang w:val="pt-BR"/>
        </w:rPr>
        <w:t>,</w:t>
      </w:r>
      <w:r w:rsidR="00D47D5E" w:rsidRPr="00742769">
        <w:rPr>
          <w:lang w:val="pt-BR"/>
        </w:rPr>
        <w:t xml:space="preserve"> temos </w:t>
      </w:r>
      <w:proofErr w:type="gramStart"/>
      <w:r w:rsidR="00D47D5E" w:rsidRPr="00742769">
        <w:rPr>
          <w:lang w:val="pt-BR"/>
        </w:rPr>
        <w:t>q</w:t>
      </w:r>
      <w:proofErr w:type="gramEnd"/>
      <w:r w:rsidR="00D47D5E" w:rsidRPr="00742769">
        <w:rPr>
          <w:lang w:val="pt-BR"/>
        </w:rPr>
        <w:t xml:space="preserve"> reescrever, </w:t>
      </w:r>
      <w:r w:rsidR="000C0847" w:rsidRPr="00742769">
        <w:rPr>
          <w:lang w:val="pt-BR"/>
        </w:rPr>
        <w:t xml:space="preserve">aqui </w:t>
      </w:r>
      <w:proofErr w:type="spellStart"/>
      <w:r w:rsidR="00D47D5E" w:rsidRPr="00742769">
        <w:rPr>
          <w:lang w:val="pt-BR"/>
        </w:rPr>
        <w:t>esta</w:t>
      </w:r>
      <w:r w:rsidR="000C0847" w:rsidRPr="00742769">
        <w:rPr>
          <w:lang w:val="pt-BR"/>
        </w:rPr>
        <w:t>h</w:t>
      </w:r>
      <w:proofErr w:type="spellEnd"/>
      <w:r w:rsidR="00D47D5E" w:rsidRPr="00742769">
        <w:rPr>
          <w:lang w:val="pt-BR"/>
        </w:rPr>
        <w:t xml:space="preserve"> a </w:t>
      </w:r>
      <w:proofErr w:type="spellStart"/>
      <w:r w:rsidR="00D47D5E" w:rsidRPr="00742769">
        <w:rPr>
          <w:lang w:val="pt-BR"/>
        </w:rPr>
        <w:t>copia</w:t>
      </w:r>
      <w:proofErr w:type="spellEnd"/>
      <w:r w:rsidR="00D47D5E" w:rsidRPr="00742769">
        <w:rPr>
          <w:lang w:val="pt-BR"/>
        </w:rPr>
        <w:t xml:space="preserve"> do nosso artigo do VYB</w:t>
      </w:r>
    </w:p>
  </w:comment>
  <w:comment w:id="190" w:author="Author" w:date="2023-06-16T11:43:00Z" w:initials="Author">
    <w:p w14:paraId="5F9AEA70" w14:textId="0BA50EBE" w:rsidR="00994A69" w:rsidRPr="00994A69" w:rsidRDefault="00994A69">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193" w:author="Nepomuceno, Marilia" w:date="2023-05-22T15:45:00Z" w:initials="NM">
    <w:p w14:paraId="7845F7DD" w14:textId="1B2CA405" w:rsidR="00976ADA" w:rsidRDefault="00976ADA">
      <w:pPr>
        <w:pStyle w:val="CommentText"/>
      </w:pPr>
      <w:r>
        <w:rPr>
          <w:rStyle w:val="CommentReference"/>
        </w:rPr>
        <w:annotationRef/>
      </w:r>
      <w:r w:rsidRPr="00742769">
        <w:rPr>
          <w:lang w:val="pt-BR"/>
        </w:rPr>
        <w:t xml:space="preserve">Tirei </w:t>
      </w:r>
      <w:proofErr w:type="spellStart"/>
      <w:r w:rsidRPr="00742769">
        <w:rPr>
          <w:lang w:val="pt-BR"/>
        </w:rPr>
        <w:t>pq</w:t>
      </w:r>
      <w:proofErr w:type="spellEnd"/>
      <w:r w:rsidRPr="00742769">
        <w:rPr>
          <w:lang w:val="pt-BR"/>
        </w:rPr>
        <w:t xml:space="preserve"> </w:t>
      </w:r>
      <w:proofErr w:type="spellStart"/>
      <w:r w:rsidRPr="00742769">
        <w:rPr>
          <w:lang w:val="pt-BR"/>
        </w:rPr>
        <w:t>nao</w:t>
      </w:r>
      <w:proofErr w:type="spellEnd"/>
      <w:r w:rsidRPr="00742769">
        <w:rPr>
          <w:lang w:val="pt-BR"/>
        </w:rPr>
        <w:t xml:space="preserve"> vejo o </w:t>
      </w:r>
      <w:proofErr w:type="spellStart"/>
      <w:r w:rsidRPr="00742769">
        <w:rPr>
          <w:lang w:val="pt-BR"/>
        </w:rPr>
        <w:t>pq</w:t>
      </w:r>
      <w:proofErr w:type="spellEnd"/>
      <w:r w:rsidRPr="00742769">
        <w:rPr>
          <w:lang w:val="pt-BR"/>
        </w:rPr>
        <w:t xml:space="preserve"> de destacar o US aqui. </w:t>
      </w:r>
      <w:r>
        <w:t xml:space="preserve">It is up to you to </w:t>
      </w:r>
      <w:r>
        <w:rPr>
          <w:rFonts w:ascii="Segoe UI Emoji" w:eastAsia="Segoe UI Emoji" w:hAnsi="Segoe UI Emoji" w:cs="Segoe UI Emoji"/>
        </w:rPr>
        <w:t>😊</w:t>
      </w:r>
    </w:p>
  </w:comment>
  <w:comment w:id="194" w:author="Author" w:date="2023-06-16T11:43:00Z" w:initials="Author">
    <w:p w14:paraId="53C9A845" w14:textId="22442F00" w:rsidR="00994A69" w:rsidRDefault="00994A69">
      <w:pPr>
        <w:pStyle w:val="CommentText"/>
      </w:pPr>
      <w:r>
        <w:rPr>
          <w:rStyle w:val="CommentReference"/>
        </w:rPr>
        <w:annotationRef/>
      </w:r>
      <w:proofErr w:type="spellStart"/>
      <w:r>
        <w:t>Depende</w:t>
      </w:r>
      <w:proofErr w:type="spellEnd"/>
      <w:r>
        <w:t xml:space="preserve"> da </w:t>
      </w:r>
      <w:proofErr w:type="spellStart"/>
      <w:r>
        <w:t>revista</w:t>
      </w:r>
      <w:proofErr w:type="spellEnd"/>
      <w:r>
        <w:t xml:space="preserve">, </w:t>
      </w:r>
      <w:proofErr w:type="spellStart"/>
      <w:r>
        <w:t>kkkk</w:t>
      </w:r>
      <w:proofErr w:type="spellEnd"/>
    </w:p>
  </w:comment>
  <w:comment w:id="211" w:author="Nepomuceno, Marilia" w:date="2023-05-22T15:58:00Z" w:initials="NM">
    <w:p w14:paraId="232FAB8C" w14:textId="50F63836" w:rsidR="00F76C42" w:rsidRDefault="00F76C42">
      <w:pPr>
        <w:pStyle w:val="CommentText"/>
      </w:pPr>
      <w:r>
        <w:rPr>
          <w:rStyle w:val="CommentReference"/>
        </w:rPr>
        <w:annotationRef/>
      </w:r>
      <w:proofErr w:type="gramStart"/>
      <w:r>
        <w:t>Personal opinion</w:t>
      </w:r>
      <w:proofErr w:type="gramEnd"/>
      <w:r>
        <w:t>: I am not sure if you should highlight the panel A here. It would be easier for the reader to focus on panel B in this paragraph.</w:t>
      </w:r>
    </w:p>
  </w:comment>
  <w:comment w:id="212" w:author="Author" w:date="2023-06-16T11:43:00Z" w:initials="Author">
    <w:p w14:paraId="5C725953" w14:textId="1B7C5A91" w:rsidR="00994A69" w:rsidRPr="00994A69" w:rsidRDefault="00994A69">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216" w:author="Nepomuceno, Marilia" w:date="2023-05-22T15:59:00Z" w:initials="NM">
    <w:p w14:paraId="7D37B806" w14:textId="3C1439A4" w:rsidR="00E92DCF" w:rsidRDefault="00E92DCF">
      <w:pPr>
        <w:pStyle w:val="CommentText"/>
      </w:pPr>
      <w:r>
        <w:rPr>
          <w:rStyle w:val="CommentReference"/>
        </w:rPr>
        <w:annotationRef/>
      </w:r>
      <w:r>
        <w:t>Removed because you have already mentioned it.</w:t>
      </w:r>
    </w:p>
  </w:comment>
  <w:comment w:id="217" w:author="Author" w:date="2023-06-16T11:44:00Z" w:initials="Author">
    <w:p w14:paraId="572BB6BB" w14:textId="55A6B4BC" w:rsidR="00994A69" w:rsidRDefault="00994A69">
      <w:pPr>
        <w:pStyle w:val="CommentText"/>
      </w:pPr>
      <w:r>
        <w:rPr>
          <w:rStyle w:val="CommentReference"/>
        </w:rPr>
        <w:annotationRef/>
      </w:r>
      <w:r>
        <w:t>thanks</w:t>
      </w:r>
    </w:p>
  </w:comment>
  <w:comment w:id="242" w:author="Nepomuceno, Marilia" w:date="2023-05-22T16:38:00Z" w:initials="NM">
    <w:p w14:paraId="129FB4D6" w14:textId="1ECDEBBB" w:rsidR="004C0A67" w:rsidRPr="00742769" w:rsidRDefault="004C0A67">
      <w:pPr>
        <w:pStyle w:val="CommentText"/>
        <w:rPr>
          <w:lang w:val="pt-BR"/>
        </w:rPr>
      </w:pPr>
      <w:r>
        <w:rPr>
          <w:rStyle w:val="CommentReference"/>
        </w:rPr>
        <w:annotationRef/>
      </w:r>
      <w:r w:rsidR="001C10B3" w:rsidRPr="00742769">
        <w:rPr>
          <w:lang w:val="pt-BR"/>
        </w:rPr>
        <w:t xml:space="preserve">Estou pensando nesta figura… </w:t>
      </w:r>
      <w:proofErr w:type="spellStart"/>
      <w:r w:rsidR="001C10B3" w:rsidRPr="00742769">
        <w:rPr>
          <w:lang w:val="pt-BR"/>
        </w:rPr>
        <w:t>Vc</w:t>
      </w:r>
      <w:proofErr w:type="spellEnd"/>
      <w:r w:rsidR="001C10B3" w:rsidRPr="00742769">
        <w:rPr>
          <w:lang w:val="pt-BR"/>
        </w:rPr>
        <w:t xml:space="preserve"> </w:t>
      </w:r>
      <w:proofErr w:type="spellStart"/>
      <w:r w:rsidR="001C10B3" w:rsidRPr="00742769">
        <w:rPr>
          <w:lang w:val="pt-BR"/>
        </w:rPr>
        <w:t>nao</w:t>
      </w:r>
      <w:proofErr w:type="spellEnd"/>
      <w:r w:rsidR="001C10B3" w:rsidRPr="00742769">
        <w:rPr>
          <w:lang w:val="pt-BR"/>
        </w:rPr>
        <w:t xml:space="preserve"> </w:t>
      </w:r>
      <w:proofErr w:type="spellStart"/>
      <w:proofErr w:type="gramStart"/>
      <w:r w:rsidR="001C10B3" w:rsidRPr="00742769">
        <w:rPr>
          <w:lang w:val="pt-BR"/>
        </w:rPr>
        <w:t>esta</w:t>
      </w:r>
      <w:proofErr w:type="spellEnd"/>
      <w:proofErr w:type="gramEnd"/>
      <w:r w:rsidR="001C10B3" w:rsidRPr="00742769">
        <w:rPr>
          <w:lang w:val="pt-BR"/>
        </w:rPr>
        <w:t xml:space="preserve"> usando</w:t>
      </w:r>
      <w:r w:rsidRPr="00742769">
        <w:rPr>
          <w:lang w:val="pt-BR"/>
        </w:rPr>
        <w:t xml:space="preserve"> o valor absoluto da </w:t>
      </w:r>
      <w:proofErr w:type="spellStart"/>
      <w:r w:rsidRPr="00742769">
        <w:rPr>
          <w:lang w:val="pt-BR"/>
        </w:rPr>
        <w:t>contribuicao</w:t>
      </w:r>
      <w:proofErr w:type="spellEnd"/>
      <w:r w:rsidR="001C10B3" w:rsidRPr="00742769">
        <w:rPr>
          <w:lang w:val="pt-BR"/>
        </w:rPr>
        <w:t xml:space="preserve"> nem do gap. </w:t>
      </w:r>
      <w:proofErr w:type="spellStart"/>
      <w:r w:rsidR="001C10B3" w:rsidRPr="00742769">
        <w:rPr>
          <w:lang w:val="pt-BR"/>
        </w:rPr>
        <w:t>Sera</w:t>
      </w:r>
      <w:proofErr w:type="spellEnd"/>
      <w:r w:rsidR="001C10B3" w:rsidRPr="00742769">
        <w:rPr>
          <w:lang w:val="pt-BR"/>
        </w:rPr>
        <w:t xml:space="preserve"> que </w:t>
      </w:r>
      <w:proofErr w:type="spellStart"/>
      <w:r w:rsidR="001C10B3" w:rsidRPr="00742769">
        <w:rPr>
          <w:lang w:val="pt-BR"/>
        </w:rPr>
        <w:t>deveriamos</w:t>
      </w:r>
      <w:proofErr w:type="spellEnd"/>
      <w:r w:rsidR="001C10B3" w:rsidRPr="00742769">
        <w:rPr>
          <w:lang w:val="pt-BR"/>
        </w:rPr>
        <w:t xml:space="preserve"> usar?</w:t>
      </w:r>
      <w:r w:rsidR="00A63E64" w:rsidRPr="00742769">
        <w:rPr>
          <w:lang w:val="pt-BR"/>
        </w:rPr>
        <w:t xml:space="preserve"> </w:t>
      </w:r>
      <w:proofErr w:type="spellStart"/>
      <w:r w:rsidR="001C10B3" w:rsidRPr="00742769">
        <w:rPr>
          <w:lang w:val="pt-BR"/>
        </w:rPr>
        <w:t>Ex</w:t>
      </w:r>
      <w:proofErr w:type="spellEnd"/>
      <w:r w:rsidR="001C10B3" w:rsidRPr="00742769">
        <w:rPr>
          <w:lang w:val="pt-BR"/>
        </w:rPr>
        <w:t xml:space="preserve">: </w:t>
      </w:r>
      <w:proofErr w:type="spellStart"/>
      <w:r w:rsidR="00A63E64" w:rsidRPr="00742769">
        <w:rPr>
          <w:lang w:val="pt-BR"/>
        </w:rPr>
        <w:t>dinamarca</w:t>
      </w:r>
      <w:proofErr w:type="spellEnd"/>
      <w:r w:rsidR="00A63E64" w:rsidRPr="00742769">
        <w:rPr>
          <w:lang w:val="pt-BR"/>
        </w:rPr>
        <w:t xml:space="preserve"> e US tem o mesmo valor absolut</w:t>
      </w:r>
      <w:r w:rsidR="001C10B3" w:rsidRPr="00742769">
        <w:rPr>
          <w:lang w:val="pt-BR"/>
        </w:rPr>
        <w:t>o</w:t>
      </w:r>
      <w:r w:rsidR="00A63E64" w:rsidRPr="00742769">
        <w:rPr>
          <w:lang w:val="pt-BR"/>
        </w:rPr>
        <w:t xml:space="preserve"> da </w:t>
      </w:r>
      <w:proofErr w:type="spellStart"/>
      <w:r w:rsidR="00A63E64" w:rsidRPr="00742769">
        <w:rPr>
          <w:lang w:val="pt-BR"/>
        </w:rPr>
        <w:t>contribuicao</w:t>
      </w:r>
      <w:proofErr w:type="spellEnd"/>
      <w:r w:rsidR="00A63E64" w:rsidRPr="00742769">
        <w:rPr>
          <w:lang w:val="pt-BR"/>
        </w:rPr>
        <w:t xml:space="preserve"> da </w:t>
      </w:r>
      <w:proofErr w:type="spellStart"/>
      <w:r w:rsidR="00A63E64" w:rsidRPr="00742769">
        <w:rPr>
          <w:lang w:val="pt-BR"/>
        </w:rPr>
        <w:t>disability</w:t>
      </w:r>
      <w:proofErr w:type="spellEnd"/>
      <w:r w:rsidR="00A63E64" w:rsidRPr="00742769">
        <w:rPr>
          <w:lang w:val="pt-BR"/>
        </w:rPr>
        <w:t xml:space="preserve">, mas </w:t>
      </w:r>
      <w:proofErr w:type="spellStart"/>
      <w:r w:rsidR="00A63E64" w:rsidRPr="00742769">
        <w:rPr>
          <w:lang w:val="pt-BR"/>
        </w:rPr>
        <w:t>dinamarca</w:t>
      </w:r>
      <w:proofErr w:type="spellEnd"/>
      <w:r w:rsidR="00A63E64" w:rsidRPr="00742769">
        <w:rPr>
          <w:lang w:val="pt-BR"/>
        </w:rPr>
        <w:t xml:space="preserve"> </w:t>
      </w:r>
      <w:proofErr w:type="spellStart"/>
      <w:proofErr w:type="gramStart"/>
      <w:r w:rsidR="00A63E64" w:rsidRPr="00742769">
        <w:rPr>
          <w:lang w:val="pt-BR"/>
        </w:rPr>
        <w:t>eh</w:t>
      </w:r>
      <w:proofErr w:type="spellEnd"/>
      <w:proofErr w:type="gramEnd"/>
      <w:r w:rsidR="00A63E64" w:rsidRPr="00742769">
        <w:rPr>
          <w:lang w:val="pt-BR"/>
        </w:rPr>
        <w:t xml:space="preserve"> positiv</w:t>
      </w:r>
      <w:r w:rsidR="001C10B3" w:rsidRPr="00742769">
        <w:rPr>
          <w:lang w:val="pt-BR"/>
        </w:rPr>
        <w:t>o</w:t>
      </w:r>
      <w:r w:rsidR="00A63E64" w:rsidRPr="00742769">
        <w:rPr>
          <w:lang w:val="pt-BR"/>
        </w:rPr>
        <w:t xml:space="preserve"> e US </w:t>
      </w:r>
      <w:r w:rsidR="001C10B3" w:rsidRPr="00742769">
        <w:rPr>
          <w:lang w:val="pt-BR"/>
        </w:rPr>
        <w:t>negativo.</w:t>
      </w:r>
      <w:r w:rsidR="00763E60" w:rsidRPr="00742769">
        <w:rPr>
          <w:lang w:val="pt-BR"/>
        </w:rPr>
        <w:t xml:space="preserve"> </w:t>
      </w:r>
      <w:proofErr w:type="spellStart"/>
      <w:r w:rsidR="00763E60" w:rsidRPr="00742769">
        <w:rPr>
          <w:lang w:val="pt-BR"/>
        </w:rPr>
        <w:t>Sera</w:t>
      </w:r>
      <w:proofErr w:type="spellEnd"/>
      <w:r w:rsidR="00763E60" w:rsidRPr="00742769">
        <w:rPr>
          <w:lang w:val="pt-BR"/>
        </w:rPr>
        <w:t xml:space="preserve"> que seria mais coerente fazer o ranking dos valores absolutos?</w:t>
      </w:r>
    </w:p>
  </w:comment>
  <w:comment w:id="243" w:author="Author" w:date="2023-06-16T11:44:00Z" w:initials="Author">
    <w:p w14:paraId="5C1B9F39" w14:textId="131FBC78" w:rsidR="00994A69" w:rsidRPr="00994A69" w:rsidRDefault="00994A69">
      <w:pPr>
        <w:pStyle w:val="CommentText"/>
        <w:rPr>
          <w:lang w:val="pt-BR"/>
        </w:rPr>
      </w:pPr>
      <w:r>
        <w:rPr>
          <w:rStyle w:val="CommentReference"/>
        </w:rPr>
        <w:annotationRef/>
      </w:r>
      <w:r w:rsidRPr="00994A69">
        <w:rPr>
          <w:lang w:val="pt-BR"/>
        </w:rPr>
        <w:t xml:space="preserve">Aqui </w:t>
      </w:r>
      <w:proofErr w:type="spellStart"/>
      <w:r w:rsidRPr="00994A69">
        <w:rPr>
          <w:lang w:val="pt-BR"/>
        </w:rPr>
        <w:t>sao</w:t>
      </w:r>
      <w:proofErr w:type="spellEnd"/>
      <w:r w:rsidRPr="00994A69">
        <w:rPr>
          <w:lang w:val="pt-BR"/>
        </w:rPr>
        <w:t xml:space="preserve"> ambos: números absolutos e</w:t>
      </w:r>
      <w:r>
        <w:rPr>
          <w:lang w:val="pt-BR"/>
        </w:rPr>
        <w:t xml:space="preserve"> a contr. Mas sim, também estou repensando essa figura e acho que está pouco informativa. Vou pensar como fazer isso de forma diferente.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FA7377" w15:done="0"/>
  <w15:commentEx w15:paraId="3CBD2132" w15:paraIdParent="2FFA7377" w15:done="0"/>
  <w15:commentEx w15:paraId="47ABE283" w15:done="0"/>
  <w15:commentEx w15:paraId="3EE1019D" w15:paraIdParent="47ABE283" w15:done="0"/>
  <w15:commentEx w15:paraId="78B6346F" w15:done="0"/>
  <w15:commentEx w15:paraId="4EBE4455" w15:paraIdParent="78B6346F" w15:done="0"/>
  <w15:commentEx w15:paraId="06FB7D7E" w15:done="0"/>
  <w15:commentEx w15:paraId="08B847EC" w15:done="0"/>
  <w15:commentEx w15:paraId="512C81C5" w15:paraIdParent="08B847EC" w15:done="0"/>
  <w15:commentEx w15:paraId="48DD8B21" w15:done="0"/>
  <w15:commentEx w15:paraId="5F9AEA70" w15:paraIdParent="48DD8B21" w15:done="0"/>
  <w15:commentEx w15:paraId="7845F7DD" w15:done="0"/>
  <w15:commentEx w15:paraId="53C9A845" w15:paraIdParent="7845F7DD" w15:done="0"/>
  <w15:commentEx w15:paraId="232FAB8C" w15:done="0"/>
  <w15:commentEx w15:paraId="5C725953" w15:paraIdParent="232FAB8C" w15:done="0"/>
  <w15:commentEx w15:paraId="7D37B806" w15:done="0"/>
  <w15:commentEx w15:paraId="572BB6BB" w15:paraIdParent="7D37B806" w15:done="0"/>
  <w15:commentEx w15:paraId="129FB4D6" w15:done="0"/>
  <w15:commentEx w15:paraId="5C1B9F39" w15:paraIdParent="129F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6C882" w16cex:dateUtc="2023-06-16T09:39:00Z"/>
  <w16cex:commentExtensible w16cex:durableId="2836C8CE" w16cex:dateUtc="2023-06-16T09:41:00Z"/>
  <w16cex:commentExtensible w16cex:durableId="2836C8EB" w16cex:dateUtc="2023-06-16T09:41:00Z"/>
  <w16cex:commentExtensible w16cex:durableId="2836C94D" w16cex:dateUtc="2023-06-16T09:43:00Z"/>
  <w16cex:commentExtensible w16cex:durableId="2836C971" w16cex:dateUtc="2023-06-16T09:43:00Z"/>
  <w16cex:commentExtensible w16cex:durableId="2836C97D" w16cex:dateUtc="2023-06-16T09:43:00Z"/>
  <w16cex:commentExtensible w16cex:durableId="2836C998" w16cex:dateUtc="2023-06-16T09:44:00Z"/>
  <w16cex:commentExtensible w16cex:durableId="2836C9A6" w16cex:dateUtc="2023-06-16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FA7377" w16cid:durableId="280DCE1A"/>
  <w16cid:commentId w16cid:paraId="3CBD2132" w16cid:durableId="2836C857"/>
  <w16cid:commentId w16cid:paraId="47ABE283" w16cid:durableId="280CDC6E"/>
  <w16cid:commentId w16cid:paraId="3EE1019D" w16cid:durableId="2836C882"/>
  <w16cid:commentId w16cid:paraId="78B6346F" w16cid:durableId="28160A94"/>
  <w16cid:commentId w16cid:paraId="4EBE4455" w16cid:durableId="2836C8CE"/>
  <w16cid:commentId w16cid:paraId="06FB7D7E" w16cid:durableId="280CDDBF"/>
  <w16cid:commentId w16cid:paraId="08B847EC" w16cid:durableId="280CE18E"/>
  <w16cid:commentId w16cid:paraId="512C81C5" w16cid:durableId="2836C8EB"/>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7D37B806" w16cid:durableId="28160FEB"/>
  <w16cid:commentId w16cid:paraId="572BB6BB" w16cid:durableId="2836C998"/>
  <w16cid:commentId w16cid:paraId="129FB4D6" w16cid:durableId="28161909"/>
  <w16cid:commentId w16cid:paraId="5C1B9F39" w16cid:durableId="2836C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41A16" w14:textId="77777777" w:rsidR="00CF7FDC" w:rsidRDefault="00CF7FDC">
      <w:pPr>
        <w:spacing w:after="0"/>
      </w:pPr>
      <w:r>
        <w:separator/>
      </w:r>
    </w:p>
  </w:endnote>
  <w:endnote w:type="continuationSeparator" w:id="0">
    <w:p w14:paraId="08BBC8DA" w14:textId="77777777" w:rsidR="00CF7FDC" w:rsidRDefault="00CF7F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7FC92" w14:textId="77777777" w:rsidR="009D1D4B" w:rsidRDefault="009D1D4B">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9D1D4B" w:rsidRDefault="009D1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8" w14:textId="306CBD6D" w:rsidR="009D1D4B" w:rsidRDefault="009D1D4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9D1D4B" w:rsidRDefault="009D1D4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5E03B" w14:textId="77777777" w:rsidR="00CF7FDC" w:rsidRDefault="00CF7FDC">
      <w:pPr>
        <w:spacing w:after="0"/>
      </w:pPr>
      <w:r>
        <w:separator/>
      </w:r>
    </w:p>
  </w:footnote>
  <w:footnote w:type="continuationSeparator" w:id="0">
    <w:p w14:paraId="520ADEB0" w14:textId="77777777" w:rsidR="00CF7FDC" w:rsidRDefault="00CF7F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5DD2" w14:textId="77777777" w:rsidR="009D1D4B" w:rsidRPr="005001AC" w:rsidRDefault="009D1D4B" w:rsidP="00E33190">
    <w:pPr>
      <w:jc w:val="right"/>
      <w:rPr>
        <w:sz w:val="20"/>
      </w:rPr>
    </w:pPr>
  </w:p>
  <w:p w14:paraId="7B4624DE" w14:textId="77777777" w:rsidR="009D1D4B" w:rsidRDefault="009D1D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6" w14:textId="77777777" w:rsidR="009D1D4B" w:rsidRDefault="009D1D4B">
    <w:pPr>
      <w:jc w:val="right"/>
      <w:rPr>
        <w:sz w:val="20"/>
        <w:szCs w:val="20"/>
      </w:rPr>
    </w:pPr>
  </w:p>
  <w:p w14:paraId="000002F7" w14:textId="77777777" w:rsidR="009D1D4B" w:rsidRDefault="009D1D4B"/>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5689"/>
    <w:rsid w:val="000167F6"/>
    <w:rsid w:val="00030E32"/>
    <w:rsid w:val="00036D14"/>
    <w:rsid w:val="00037515"/>
    <w:rsid w:val="00037587"/>
    <w:rsid w:val="00041CFD"/>
    <w:rsid w:val="00047B0C"/>
    <w:rsid w:val="00067464"/>
    <w:rsid w:val="0008309F"/>
    <w:rsid w:val="00083FD8"/>
    <w:rsid w:val="000843E0"/>
    <w:rsid w:val="0009777F"/>
    <w:rsid w:val="000A1F57"/>
    <w:rsid w:val="000A2D2A"/>
    <w:rsid w:val="000B2BCF"/>
    <w:rsid w:val="000B3AEE"/>
    <w:rsid w:val="000B47DE"/>
    <w:rsid w:val="000C0847"/>
    <w:rsid w:val="000D2DC7"/>
    <w:rsid w:val="000E7D8E"/>
    <w:rsid w:val="000F1580"/>
    <w:rsid w:val="00101673"/>
    <w:rsid w:val="00105467"/>
    <w:rsid w:val="00106216"/>
    <w:rsid w:val="001218C8"/>
    <w:rsid w:val="00142C2A"/>
    <w:rsid w:val="00152047"/>
    <w:rsid w:val="001524B4"/>
    <w:rsid w:val="00154583"/>
    <w:rsid w:val="001647FF"/>
    <w:rsid w:val="001750AF"/>
    <w:rsid w:val="00175B36"/>
    <w:rsid w:val="00183C30"/>
    <w:rsid w:val="00184CB4"/>
    <w:rsid w:val="00185B61"/>
    <w:rsid w:val="001A1B33"/>
    <w:rsid w:val="001C10B3"/>
    <w:rsid w:val="001C227A"/>
    <w:rsid w:val="001C7682"/>
    <w:rsid w:val="001E0A75"/>
    <w:rsid w:val="001E682F"/>
    <w:rsid w:val="001F7823"/>
    <w:rsid w:val="002042D1"/>
    <w:rsid w:val="002115EB"/>
    <w:rsid w:val="00214911"/>
    <w:rsid w:val="00224207"/>
    <w:rsid w:val="00227F78"/>
    <w:rsid w:val="00231B83"/>
    <w:rsid w:val="00232924"/>
    <w:rsid w:val="002363D7"/>
    <w:rsid w:val="00242915"/>
    <w:rsid w:val="00243C56"/>
    <w:rsid w:val="00252DCE"/>
    <w:rsid w:val="0025608A"/>
    <w:rsid w:val="00263B02"/>
    <w:rsid w:val="00264162"/>
    <w:rsid w:val="00280AD5"/>
    <w:rsid w:val="002A5F53"/>
    <w:rsid w:val="002A7EE3"/>
    <w:rsid w:val="002C007B"/>
    <w:rsid w:val="002C1082"/>
    <w:rsid w:val="002C55ED"/>
    <w:rsid w:val="002E222B"/>
    <w:rsid w:val="002F3FE1"/>
    <w:rsid w:val="002F5852"/>
    <w:rsid w:val="00313987"/>
    <w:rsid w:val="00322014"/>
    <w:rsid w:val="0032279B"/>
    <w:rsid w:val="00322FE2"/>
    <w:rsid w:val="0032523C"/>
    <w:rsid w:val="0032561D"/>
    <w:rsid w:val="00334713"/>
    <w:rsid w:val="00337D4B"/>
    <w:rsid w:val="0034087B"/>
    <w:rsid w:val="00340B76"/>
    <w:rsid w:val="00344C85"/>
    <w:rsid w:val="003475D8"/>
    <w:rsid w:val="003565B6"/>
    <w:rsid w:val="00357859"/>
    <w:rsid w:val="00377B69"/>
    <w:rsid w:val="00380BA0"/>
    <w:rsid w:val="003902A0"/>
    <w:rsid w:val="00391EE5"/>
    <w:rsid w:val="00396D59"/>
    <w:rsid w:val="003B0C33"/>
    <w:rsid w:val="003B723B"/>
    <w:rsid w:val="003B7A33"/>
    <w:rsid w:val="003C35DA"/>
    <w:rsid w:val="003D1975"/>
    <w:rsid w:val="003D6C1B"/>
    <w:rsid w:val="003E095A"/>
    <w:rsid w:val="003E7433"/>
    <w:rsid w:val="003F06C4"/>
    <w:rsid w:val="003F62F1"/>
    <w:rsid w:val="0043713B"/>
    <w:rsid w:val="00445CE8"/>
    <w:rsid w:val="00451F62"/>
    <w:rsid w:val="00464535"/>
    <w:rsid w:val="0046557A"/>
    <w:rsid w:val="00466830"/>
    <w:rsid w:val="0047289C"/>
    <w:rsid w:val="004A3CE9"/>
    <w:rsid w:val="004A558D"/>
    <w:rsid w:val="004A78A8"/>
    <w:rsid w:val="004A7ABC"/>
    <w:rsid w:val="004B0C1F"/>
    <w:rsid w:val="004B6F17"/>
    <w:rsid w:val="004B7C1F"/>
    <w:rsid w:val="004C0A67"/>
    <w:rsid w:val="004C54AC"/>
    <w:rsid w:val="004D3975"/>
    <w:rsid w:val="004D5B5E"/>
    <w:rsid w:val="004F2072"/>
    <w:rsid w:val="004F265A"/>
    <w:rsid w:val="004F29A3"/>
    <w:rsid w:val="005104A6"/>
    <w:rsid w:val="00526DD5"/>
    <w:rsid w:val="0054066C"/>
    <w:rsid w:val="00543F29"/>
    <w:rsid w:val="00545D6E"/>
    <w:rsid w:val="005512D7"/>
    <w:rsid w:val="00552EFD"/>
    <w:rsid w:val="0055444C"/>
    <w:rsid w:val="00567D6A"/>
    <w:rsid w:val="00582071"/>
    <w:rsid w:val="00585D53"/>
    <w:rsid w:val="005906D3"/>
    <w:rsid w:val="005A0906"/>
    <w:rsid w:val="005A0B32"/>
    <w:rsid w:val="005A1DD2"/>
    <w:rsid w:val="005A255B"/>
    <w:rsid w:val="005B04CB"/>
    <w:rsid w:val="005B4F0D"/>
    <w:rsid w:val="005C47C4"/>
    <w:rsid w:val="005C7293"/>
    <w:rsid w:val="005D1361"/>
    <w:rsid w:val="005D198E"/>
    <w:rsid w:val="005D2DB9"/>
    <w:rsid w:val="005D579A"/>
    <w:rsid w:val="005E1A2A"/>
    <w:rsid w:val="005E2CBB"/>
    <w:rsid w:val="005E371A"/>
    <w:rsid w:val="005E71E2"/>
    <w:rsid w:val="00610D83"/>
    <w:rsid w:val="00630B14"/>
    <w:rsid w:val="00631506"/>
    <w:rsid w:val="006315A5"/>
    <w:rsid w:val="00631E52"/>
    <w:rsid w:val="00640D6C"/>
    <w:rsid w:val="0064509E"/>
    <w:rsid w:val="0065577D"/>
    <w:rsid w:val="0066539A"/>
    <w:rsid w:val="00665A6D"/>
    <w:rsid w:val="00685B27"/>
    <w:rsid w:val="0069074D"/>
    <w:rsid w:val="00694C17"/>
    <w:rsid w:val="006A22B5"/>
    <w:rsid w:val="006A36A5"/>
    <w:rsid w:val="006A528D"/>
    <w:rsid w:val="006B067D"/>
    <w:rsid w:val="006B639E"/>
    <w:rsid w:val="006C51E4"/>
    <w:rsid w:val="006D2668"/>
    <w:rsid w:val="006D327E"/>
    <w:rsid w:val="006D413E"/>
    <w:rsid w:val="006E0762"/>
    <w:rsid w:val="006E13FD"/>
    <w:rsid w:val="006E3BBD"/>
    <w:rsid w:val="006E58CF"/>
    <w:rsid w:val="006E61A2"/>
    <w:rsid w:val="006E6E89"/>
    <w:rsid w:val="006F5405"/>
    <w:rsid w:val="006F5A22"/>
    <w:rsid w:val="00704DF4"/>
    <w:rsid w:val="007058A1"/>
    <w:rsid w:val="00712FA1"/>
    <w:rsid w:val="00714BEC"/>
    <w:rsid w:val="00725202"/>
    <w:rsid w:val="00742769"/>
    <w:rsid w:val="0074583A"/>
    <w:rsid w:val="00752552"/>
    <w:rsid w:val="007620EB"/>
    <w:rsid w:val="00763E60"/>
    <w:rsid w:val="00766305"/>
    <w:rsid w:val="00781F19"/>
    <w:rsid w:val="00785706"/>
    <w:rsid w:val="0079339A"/>
    <w:rsid w:val="00797456"/>
    <w:rsid w:val="00797720"/>
    <w:rsid w:val="007B2F24"/>
    <w:rsid w:val="007B4FED"/>
    <w:rsid w:val="007B7BBB"/>
    <w:rsid w:val="007C42B5"/>
    <w:rsid w:val="007C6354"/>
    <w:rsid w:val="007C6B99"/>
    <w:rsid w:val="007C6D56"/>
    <w:rsid w:val="007D2716"/>
    <w:rsid w:val="007D59D4"/>
    <w:rsid w:val="007D62F6"/>
    <w:rsid w:val="007E0FF4"/>
    <w:rsid w:val="007E1C32"/>
    <w:rsid w:val="007E1D9D"/>
    <w:rsid w:val="00800F99"/>
    <w:rsid w:val="00802F76"/>
    <w:rsid w:val="00807FE1"/>
    <w:rsid w:val="00812D86"/>
    <w:rsid w:val="0081335C"/>
    <w:rsid w:val="00825058"/>
    <w:rsid w:val="0083403D"/>
    <w:rsid w:val="0083595B"/>
    <w:rsid w:val="00835DCE"/>
    <w:rsid w:val="00842EBA"/>
    <w:rsid w:val="00843F09"/>
    <w:rsid w:val="008747FF"/>
    <w:rsid w:val="00874F1E"/>
    <w:rsid w:val="008947CA"/>
    <w:rsid w:val="008B1C35"/>
    <w:rsid w:val="008B6ECA"/>
    <w:rsid w:val="008B7966"/>
    <w:rsid w:val="008C16BC"/>
    <w:rsid w:val="008D789A"/>
    <w:rsid w:val="008F708E"/>
    <w:rsid w:val="009070BA"/>
    <w:rsid w:val="009130DE"/>
    <w:rsid w:val="009207E2"/>
    <w:rsid w:val="00921488"/>
    <w:rsid w:val="00922CA0"/>
    <w:rsid w:val="00930897"/>
    <w:rsid w:val="00934E77"/>
    <w:rsid w:val="009372EB"/>
    <w:rsid w:val="009469DB"/>
    <w:rsid w:val="00946DF2"/>
    <w:rsid w:val="00951C16"/>
    <w:rsid w:val="00956255"/>
    <w:rsid w:val="00962880"/>
    <w:rsid w:val="009639A9"/>
    <w:rsid w:val="00970004"/>
    <w:rsid w:val="00972727"/>
    <w:rsid w:val="00976ADA"/>
    <w:rsid w:val="00987CD0"/>
    <w:rsid w:val="00993E33"/>
    <w:rsid w:val="00994A69"/>
    <w:rsid w:val="00997325"/>
    <w:rsid w:val="009A1A97"/>
    <w:rsid w:val="009C620F"/>
    <w:rsid w:val="009D0516"/>
    <w:rsid w:val="009D1D4B"/>
    <w:rsid w:val="009D510E"/>
    <w:rsid w:val="009D54D2"/>
    <w:rsid w:val="009E2049"/>
    <w:rsid w:val="009F06CA"/>
    <w:rsid w:val="009F252A"/>
    <w:rsid w:val="00A038E3"/>
    <w:rsid w:val="00A11134"/>
    <w:rsid w:val="00A14635"/>
    <w:rsid w:val="00A17299"/>
    <w:rsid w:val="00A176F6"/>
    <w:rsid w:val="00A32BE0"/>
    <w:rsid w:val="00A33DA6"/>
    <w:rsid w:val="00A42757"/>
    <w:rsid w:val="00A42A07"/>
    <w:rsid w:val="00A50CB3"/>
    <w:rsid w:val="00A52C95"/>
    <w:rsid w:val="00A63E64"/>
    <w:rsid w:val="00A645E5"/>
    <w:rsid w:val="00A75C1D"/>
    <w:rsid w:val="00A76BA4"/>
    <w:rsid w:val="00A80760"/>
    <w:rsid w:val="00A83F76"/>
    <w:rsid w:val="00A87123"/>
    <w:rsid w:val="00A93FE6"/>
    <w:rsid w:val="00A94022"/>
    <w:rsid w:val="00AA546F"/>
    <w:rsid w:val="00AB0ED5"/>
    <w:rsid w:val="00AB4B93"/>
    <w:rsid w:val="00AB64B4"/>
    <w:rsid w:val="00AC3182"/>
    <w:rsid w:val="00AD24DF"/>
    <w:rsid w:val="00AE3669"/>
    <w:rsid w:val="00AF7473"/>
    <w:rsid w:val="00B06277"/>
    <w:rsid w:val="00B133DD"/>
    <w:rsid w:val="00B175C7"/>
    <w:rsid w:val="00B30A51"/>
    <w:rsid w:val="00B45C95"/>
    <w:rsid w:val="00B548BD"/>
    <w:rsid w:val="00B57718"/>
    <w:rsid w:val="00B6641D"/>
    <w:rsid w:val="00B6657E"/>
    <w:rsid w:val="00B72F48"/>
    <w:rsid w:val="00B73BDF"/>
    <w:rsid w:val="00B7657D"/>
    <w:rsid w:val="00B835C4"/>
    <w:rsid w:val="00B9091A"/>
    <w:rsid w:val="00B92538"/>
    <w:rsid w:val="00B93E8B"/>
    <w:rsid w:val="00BA4B06"/>
    <w:rsid w:val="00BA6CC5"/>
    <w:rsid w:val="00BB0F2C"/>
    <w:rsid w:val="00BC36AC"/>
    <w:rsid w:val="00BC6B12"/>
    <w:rsid w:val="00BD0C4A"/>
    <w:rsid w:val="00BD1717"/>
    <w:rsid w:val="00BD6BB8"/>
    <w:rsid w:val="00BD724E"/>
    <w:rsid w:val="00BF094D"/>
    <w:rsid w:val="00BF3180"/>
    <w:rsid w:val="00C0188F"/>
    <w:rsid w:val="00C035F2"/>
    <w:rsid w:val="00C0493A"/>
    <w:rsid w:val="00C05481"/>
    <w:rsid w:val="00C13944"/>
    <w:rsid w:val="00C21BF9"/>
    <w:rsid w:val="00C27F32"/>
    <w:rsid w:val="00C314D9"/>
    <w:rsid w:val="00C31D80"/>
    <w:rsid w:val="00C3479B"/>
    <w:rsid w:val="00C44C07"/>
    <w:rsid w:val="00C51787"/>
    <w:rsid w:val="00C71E6F"/>
    <w:rsid w:val="00C82623"/>
    <w:rsid w:val="00C90CA5"/>
    <w:rsid w:val="00CA26E2"/>
    <w:rsid w:val="00CA569A"/>
    <w:rsid w:val="00CA5953"/>
    <w:rsid w:val="00CA781E"/>
    <w:rsid w:val="00CB15D6"/>
    <w:rsid w:val="00CC2752"/>
    <w:rsid w:val="00CC54E3"/>
    <w:rsid w:val="00CD1220"/>
    <w:rsid w:val="00CD4A9F"/>
    <w:rsid w:val="00CE1A00"/>
    <w:rsid w:val="00CE70DE"/>
    <w:rsid w:val="00CE73E6"/>
    <w:rsid w:val="00CF19A1"/>
    <w:rsid w:val="00CF5DCE"/>
    <w:rsid w:val="00CF609E"/>
    <w:rsid w:val="00CF7FDC"/>
    <w:rsid w:val="00D0380B"/>
    <w:rsid w:val="00D1078E"/>
    <w:rsid w:val="00D1151F"/>
    <w:rsid w:val="00D14912"/>
    <w:rsid w:val="00D24EDC"/>
    <w:rsid w:val="00D2656D"/>
    <w:rsid w:val="00D309C5"/>
    <w:rsid w:val="00D35633"/>
    <w:rsid w:val="00D360A8"/>
    <w:rsid w:val="00D368F2"/>
    <w:rsid w:val="00D462FE"/>
    <w:rsid w:val="00D47D5E"/>
    <w:rsid w:val="00D55CA5"/>
    <w:rsid w:val="00D7472F"/>
    <w:rsid w:val="00D748F9"/>
    <w:rsid w:val="00D8006C"/>
    <w:rsid w:val="00D800F9"/>
    <w:rsid w:val="00D80B6C"/>
    <w:rsid w:val="00D85F41"/>
    <w:rsid w:val="00DA267A"/>
    <w:rsid w:val="00DA67AE"/>
    <w:rsid w:val="00DB1726"/>
    <w:rsid w:val="00DC68AD"/>
    <w:rsid w:val="00DE38F0"/>
    <w:rsid w:val="00DF0AFE"/>
    <w:rsid w:val="00DF2CAF"/>
    <w:rsid w:val="00E001C2"/>
    <w:rsid w:val="00E019CD"/>
    <w:rsid w:val="00E02C0A"/>
    <w:rsid w:val="00E1053A"/>
    <w:rsid w:val="00E15D8C"/>
    <w:rsid w:val="00E16693"/>
    <w:rsid w:val="00E171D1"/>
    <w:rsid w:val="00E25A70"/>
    <w:rsid w:val="00E33190"/>
    <w:rsid w:val="00E404EF"/>
    <w:rsid w:val="00E459EA"/>
    <w:rsid w:val="00E50E51"/>
    <w:rsid w:val="00E523E1"/>
    <w:rsid w:val="00E616BE"/>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735F"/>
    <w:rsid w:val="00EF7EBE"/>
    <w:rsid w:val="00F00B99"/>
    <w:rsid w:val="00F14BF8"/>
    <w:rsid w:val="00F15D8A"/>
    <w:rsid w:val="00F22B16"/>
    <w:rsid w:val="00F23F19"/>
    <w:rsid w:val="00F2560C"/>
    <w:rsid w:val="00F379EE"/>
    <w:rsid w:val="00F40A3A"/>
    <w:rsid w:val="00F62067"/>
    <w:rsid w:val="00F64E04"/>
    <w:rsid w:val="00F650B5"/>
    <w:rsid w:val="00F6596D"/>
    <w:rsid w:val="00F6707B"/>
    <w:rsid w:val="00F71DA5"/>
    <w:rsid w:val="00F76C42"/>
    <w:rsid w:val="00F830E9"/>
    <w:rsid w:val="00F86EF0"/>
    <w:rsid w:val="00F91693"/>
    <w:rsid w:val="00F92781"/>
    <w:rsid w:val="00FA1FD2"/>
    <w:rsid w:val="00FA5180"/>
    <w:rsid w:val="00FA74BB"/>
    <w:rsid w:val="00FB391F"/>
    <w:rsid w:val="00FC01E9"/>
    <w:rsid w:val="00FC3CF0"/>
    <w:rsid w:val="00FD4E9F"/>
    <w:rsid w:val="00FE1364"/>
    <w:rsid w:val="00FE28AF"/>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share-project.org/" TargetMode="External"/><Relationship Id="rId26" Type="http://schemas.openxmlformats.org/officeDocument/2006/relationships/image" Target="media/image8.emf"/><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share-project.org/" TargetMode="External"/><Relationship Id="rId25" Type="http://schemas.openxmlformats.org/officeDocument/2006/relationships/footer" Target="footer1.xm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2aging.or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32" Type="http://schemas.openxmlformats.org/officeDocument/2006/relationships/image" Target="media/image1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g2aging.org/"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package" Target="embeddings/Microsoft_Excel_Worksheet.xlsx"/><Relationship Id="rId30" Type="http://schemas.openxmlformats.org/officeDocument/2006/relationships/image" Target="media/image11.png"/><Relationship Id="rId35" Type="http://schemas.openxmlformats.org/officeDocument/2006/relationships/footer" Target="footer2.xml"/><Relationship Id="rId8" Type="http://schemas.openxmlformats.org/officeDocument/2006/relationships/hyperlink" Target="mailto:Vanessa.DiLego@oeaw.ac.a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07434E-F414-47DD-B1C6-BC88CC29E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37</Pages>
  <Words>25673</Words>
  <Characters>146338</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171668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Author</cp:lastModifiedBy>
  <cp:revision>2</cp:revision>
  <dcterms:created xsi:type="dcterms:W3CDTF">2023-06-16T09:45:00Z</dcterms:created>
  <dcterms:modified xsi:type="dcterms:W3CDTF">2023-06-16T09:45:00Z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http://www.zotero.org/styles/springer-basic-author-date</vt:lpwstr>
  </property>
</Properties>
</file>