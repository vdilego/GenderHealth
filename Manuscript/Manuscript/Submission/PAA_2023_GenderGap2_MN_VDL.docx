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5" w14:textId="77777777" w:rsidR="00B133DD" w:rsidRDefault="00A50CB3">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77777777"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 Vienna Institute of Demography at the Austrian Academy of Sciences</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42769" w:rsidRDefault="00A50CB3">
      <w:pPr>
        <w:rPr>
          <w:rFonts w:ascii="Arial" w:eastAsia="Arial" w:hAnsi="Arial" w:cs="Arial"/>
          <w:sz w:val="20"/>
          <w:szCs w:val="20"/>
          <w:lang w:val="pt-BR"/>
          <w:rPrChange w:id="12" w:author="Author" w:date="2023-06-16T11:22:00Z">
            <w:rPr>
              <w:rFonts w:ascii="Arial" w:eastAsia="Arial" w:hAnsi="Arial" w:cs="Arial"/>
              <w:sz w:val="20"/>
              <w:szCs w:val="20"/>
            </w:rPr>
          </w:rPrChange>
        </w:rPr>
      </w:pPr>
      <w:r w:rsidRPr="00742769">
        <w:rPr>
          <w:rFonts w:ascii="Arial" w:eastAsia="Arial" w:hAnsi="Arial" w:cs="Arial"/>
          <w:sz w:val="20"/>
          <w:szCs w:val="20"/>
          <w:vertAlign w:val="superscript"/>
          <w:lang w:val="pt-BR"/>
          <w:rPrChange w:id="13" w:author="Author" w:date="2023-06-16T11:22:00Z">
            <w:rPr>
              <w:rFonts w:ascii="Arial" w:eastAsia="Arial" w:hAnsi="Arial" w:cs="Arial"/>
              <w:sz w:val="20"/>
              <w:szCs w:val="20"/>
              <w:vertAlign w:val="superscript"/>
            </w:rPr>
          </w:rPrChange>
        </w:rPr>
        <w:t xml:space="preserve">3 </w:t>
      </w:r>
      <w:r w:rsidRPr="00742769">
        <w:rPr>
          <w:rFonts w:ascii="Arial" w:eastAsia="Arial" w:hAnsi="Arial" w:cs="Arial"/>
          <w:sz w:val="20"/>
          <w:szCs w:val="20"/>
          <w:lang w:val="pt-BR"/>
          <w:rPrChange w:id="14" w:author="Author" w:date="2023-06-16T11:22:00Z">
            <w:rPr>
              <w:rFonts w:ascii="Arial" w:eastAsia="Arial" w:hAnsi="Arial" w:cs="Arial"/>
              <w:sz w:val="20"/>
              <w:szCs w:val="20"/>
            </w:rPr>
          </w:rPrChange>
        </w:rPr>
        <w:t>Universidade Federal de Minas Gerais, Cedeplar,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2E"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5" w:name="_Hlk131605738"/>
    </w:p>
    <w:p w14:paraId="0000002F" w14:textId="77777777" w:rsidR="00B133DD" w:rsidRDefault="00A50CB3" w:rsidP="008B1C35">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p>
    <w:p w14:paraId="00000031" w14:textId="1F16E928" w:rsidR="00B133DD" w:rsidDel="00A87E99" w:rsidRDefault="00A50CB3" w:rsidP="00A87E99">
      <w:pPr>
        <w:keepNext/>
        <w:pBdr>
          <w:top w:val="nil"/>
          <w:left w:val="nil"/>
          <w:bottom w:val="nil"/>
          <w:right w:val="nil"/>
          <w:between w:val="nil"/>
        </w:pBdr>
        <w:spacing w:after="0" w:line="360" w:lineRule="auto"/>
        <w:jc w:val="both"/>
        <w:rPr>
          <w:del w:id="16" w:author="Di Lego Goncalves, Vanessa" w:date="2023-06-22T11:52: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4A78A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4D3975">
        <w:rPr>
          <w:rFonts w:ascii="Arial" w:eastAsia="Arial" w:hAnsi="Arial" w:cs="Arial"/>
          <w:color w:val="000000"/>
          <w:sz w:val="24"/>
          <w:szCs w:val="24"/>
        </w:rPr>
        <w:fldChar w:fldCharType="separate"/>
      </w:r>
      <w:r w:rsidR="002E222B" w:rsidRPr="002E222B">
        <w:rPr>
          <w:rFonts w:ascii="Arial" w:eastAsia="Arial" w:hAnsi="Arial" w:cs="Arial"/>
          <w:noProof/>
          <w:color w:val="000000"/>
          <w:sz w:val="24"/>
          <w:szCs w:val="24"/>
        </w:rPr>
        <w:t>(WHO 2020; European Institute for Gender Equality 2021; World Economic Forum 2021)</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Overall, gaps are an easy and straightforward way to relate the difference between two quantities. However, </w:t>
      </w:r>
      <w:del w:id="17" w:author="Di Lego Goncalves, Vanessa" w:date="2023-06-22T11:48:00Z">
        <w:r w:rsidDel="00135575">
          <w:rPr>
            <w:rFonts w:ascii="Arial" w:eastAsia="Arial" w:hAnsi="Arial" w:cs="Arial"/>
            <w:sz w:val="24"/>
            <w:szCs w:val="24"/>
          </w:rPr>
          <w:delText>to measure health differences between genders</w:delText>
        </w:r>
      </w:del>
      <w:del w:id="18" w:author="Di Lego Goncalves, Vanessa" w:date="2023-06-22T11:50:00Z">
        <w:r w:rsidDel="00A87E99">
          <w:rPr>
            <w:rFonts w:ascii="Arial" w:eastAsia="Arial" w:hAnsi="Arial" w:cs="Arial"/>
            <w:sz w:val="24"/>
            <w:szCs w:val="24"/>
          </w:rPr>
          <w:delText xml:space="preserve">, </w:delText>
        </w:r>
      </w:del>
      <w:ins w:id="19" w:author="Di Lego Goncalves, Vanessa" w:date="2023-06-22T11:48:00Z">
        <w:r w:rsidR="00135575">
          <w:rPr>
            <w:rFonts w:ascii="Arial" w:eastAsia="Arial" w:hAnsi="Arial" w:cs="Arial"/>
            <w:sz w:val="24"/>
            <w:szCs w:val="24"/>
          </w:rPr>
          <w:t xml:space="preserve"> </w:t>
        </w:r>
      </w:ins>
      <w:ins w:id="20" w:author="Di Lego Goncalves, Vanessa" w:date="2023-06-22T11:52:00Z">
        <w:r w:rsidR="00A87E99">
          <w:rPr>
            <w:rFonts w:ascii="Arial" w:eastAsia="Arial" w:hAnsi="Arial" w:cs="Arial"/>
            <w:sz w:val="24"/>
            <w:szCs w:val="24"/>
          </w:rPr>
          <w:t xml:space="preserve">gender </w:t>
        </w:r>
      </w:ins>
      <w:r>
        <w:rPr>
          <w:rFonts w:ascii="Arial" w:eastAsia="Arial" w:hAnsi="Arial" w:cs="Arial"/>
          <w:sz w:val="24"/>
          <w:szCs w:val="24"/>
        </w:rPr>
        <w:t>gaps</w:t>
      </w:r>
      <w:ins w:id="21" w:author="Di Lego Goncalves, Vanessa" w:date="2023-06-22T11:52:00Z">
        <w:r w:rsidR="00A87E99">
          <w:rPr>
            <w:rFonts w:ascii="Arial" w:eastAsia="Arial" w:hAnsi="Arial" w:cs="Arial"/>
            <w:sz w:val="24"/>
            <w:szCs w:val="24"/>
          </w:rPr>
          <w:t xml:space="preserve"> in health</w:t>
        </w:r>
      </w:ins>
      <w:r>
        <w:rPr>
          <w:rFonts w:ascii="Arial" w:eastAsia="Arial" w:hAnsi="Arial" w:cs="Arial"/>
          <w:sz w:val="24"/>
          <w:szCs w:val="24"/>
        </w:rPr>
        <w:t xml:space="preserve"> may blend several </w:t>
      </w:r>
      <w:del w:id="22" w:author="Di Lego Goncalves, Vanessa" w:date="2023-06-22T11:54:00Z">
        <w:r w:rsidDel="00B078BE">
          <w:rPr>
            <w:rFonts w:ascii="Arial" w:eastAsia="Arial" w:hAnsi="Arial" w:cs="Arial"/>
            <w:sz w:val="24"/>
            <w:szCs w:val="24"/>
          </w:rPr>
          <w:delText xml:space="preserve">dimensions </w:delText>
        </w:r>
      </w:del>
      <w:ins w:id="23" w:author="Di Lego Goncalves, Vanessa" w:date="2023-06-22T11:54:00Z">
        <w:r w:rsidR="00B078BE">
          <w:rPr>
            <w:rFonts w:ascii="Arial" w:eastAsia="Arial" w:hAnsi="Arial" w:cs="Arial"/>
            <w:sz w:val="24"/>
            <w:szCs w:val="24"/>
          </w:rPr>
          <w:t>aspects</w:t>
        </w:r>
        <w:r w:rsidR="00B078BE">
          <w:rPr>
            <w:rFonts w:ascii="Arial" w:eastAsia="Arial" w:hAnsi="Arial" w:cs="Arial"/>
            <w:sz w:val="24"/>
            <w:szCs w:val="24"/>
          </w:rPr>
          <w:t xml:space="preserve"> </w:t>
        </w:r>
      </w:ins>
      <w:r>
        <w:rPr>
          <w:rFonts w:ascii="Arial" w:eastAsia="Arial" w:hAnsi="Arial" w:cs="Arial"/>
          <w:sz w:val="24"/>
          <w:szCs w:val="24"/>
        </w:rPr>
        <w:t xml:space="preserve">of health differences between women and men, and </w:t>
      </w:r>
      <w:del w:id="24" w:author="Di Lego Goncalves, Vanessa" w:date="2023-06-22T11:55:00Z">
        <w:r w:rsidDel="00B078BE">
          <w:rPr>
            <w:rFonts w:ascii="Arial" w:eastAsia="Arial" w:hAnsi="Arial" w:cs="Arial"/>
            <w:sz w:val="24"/>
            <w:szCs w:val="24"/>
          </w:rPr>
          <w:delText xml:space="preserve">consequently </w:delText>
        </w:r>
      </w:del>
      <w:del w:id="25" w:author="Di Lego Goncalves, Vanessa" w:date="2023-06-22T11:52:00Z">
        <w:r w:rsidDel="00A87E99">
          <w:rPr>
            <w:rFonts w:ascii="Arial" w:eastAsia="Arial" w:hAnsi="Arial" w:cs="Arial"/>
            <w:sz w:val="24"/>
            <w:szCs w:val="24"/>
          </w:rPr>
          <w:delText>lead to misleading conclusions.</w:delText>
        </w:r>
      </w:del>
    </w:p>
    <w:p w14:paraId="3FC6C470" w14:textId="7D733576" w:rsidR="00545D6E" w:rsidRDefault="006642DA" w:rsidP="008B1C35">
      <w:pPr>
        <w:keepNext/>
        <w:pBdr>
          <w:top w:val="nil"/>
          <w:left w:val="nil"/>
          <w:bottom w:val="nil"/>
          <w:right w:val="nil"/>
          <w:between w:val="nil"/>
        </w:pBdr>
        <w:spacing w:after="0" w:line="360" w:lineRule="auto"/>
        <w:jc w:val="both"/>
        <w:rPr>
          <w:ins w:id="26" w:author="Di Lego Goncalves, Vanessa" w:date="2023-06-22T11:55:00Z"/>
          <w:rFonts w:ascii="Arial" w:eastAsia="Arial" w:hAnsi="Arial" w:cs="Arial"/>
          <w:sz w:val="24"/>
          <w:szCs w:val="24"/>
        </w:rPr>
      </w:pPr>
      <w:ins w:id="27" w:author="Di Lego Goncalves, Vanessa" w:date="2023-06-22T11:55:00Z">
        <w:r>
          <w:rPr>
            <w:rFonts w:ascii="Arial" w:eastAsia="Arial" w:hAnsi="Arial" w:cs="Arial"/>
            <w:sz w:val="24"/>
            <w:szCs w:val="24"/>
          </w:rPr>
          <w:t xml:space="preserve">can </w:t>
        </w:r>
      </w:ins>
      <w:ins w:id="28" w:author="Di Lego Goncalves, Vanessa" w:date="2023-06-22T12:19:00Z">
        <w:r w:rsidR="00482B51">
          <w:rPr>
            <w:rFonts w:ascii="Arial" w:eastAsia="Arial" w:hAnsi="Arial" w:cs="Arial"/>
            <w:sz w:val="24"/>
            <w:szCs w:val="24"/>
          </w:rPr>
          <w:t xml:space="preserve">engender </w:t>
        </w:r>
      </w:ins>
      <w:ins w:id="29" w:author="Di Lego Goncalves, Vanessa" w:date="2023-06-22T11:51:00Z">
        <w:r w:rsidR="00A87E99">
          <w:rPr>
            <w:rFonts w:ascii="Arial" w:eastAsia="Arial" w:hAnsi="Arial" w:cs="Arial"/>
            <w:sz w:val="24"/>
            <w:szCs w:val="24"/>
          </w:rPr>
          <w:t xml:space="preserve">misleading conclusions when used </w:t>
        </w:r>
      </w:ins>
      <w:ins w:id="30" w:author="Di Lego Goncalves, Vanessa" w:date="2023-06-22T12:17:00Z">
        <w:r w:rsidR="005548AB">
          <w:rPr>
            <w:rFonts w:ascii="Arial" w:eastAsia="Arial" w:hAnsi="Arial" w:cs="Arial"/>
            <w:sz w:val="24"/>
            <w:szCs w:val="24"/>
          </w:rPr>
          <w:t xml:space="preserve">interchangeably </w:t>
        </w:r>
      </w:ins>
      <w:ins w:id="31" w:author="Di Lego Goncalves, Vanessa" w:date="2023-06-22T11:51:00Z">
        <w:r w:rsidR="00A87E99">
          <w:rPr>
            <w:rFonts w:ascii="Arial" w:eastAsia="Arial" w:hAnsi="Arial" w:cs="Arial"/>
            <w:sz w:val="24"/>
            <w:szCs w:val="24"/>
          </w:rPr>
          <w:t xml:space="preserve">as </w:t>
        </w:r>
      </w:ins>
      <w:ins w:id="32" w:author="Di Lego Goncalves, Vanessa" w:date="2023-06-22T12:17:00Z">
        <w:r w:rsidR="005548AB">
          <w:rPr>
            <w:rFonts w:ascii="Arial" w:eastAsia="Arial" w:hAnsi="Arial" w:cs="Arial"/>
            <w:sz w:val="24"/>
            <w:szCs w:val="24"/>
          </w:rPr>
          <w:t>indicators</w:t>
        </w:r>
      </w:ins>
      <w:ins w:id="33" w:author="Di Lego Goncalves, Vanessa" w:date="2023-06-22T11:51:00Z">
        <w:r w:rsidR="00A87E99">
          <w:rPr>
            <w:rFonts w:ascii="Arial" w:eastAsia="Arial" w:hAnsi="Arial" w:cs="Arial"/>
            <w:sz w:val="24"/>
            <w:szCs w:val="24"/>
          </w:rPr>
          <w:t xml:space="preserve"> of inequality. </w:t>
        </w:r>
      </w:ins>
    </w:p>
    <w:p w14:paraId="1329CCF2" w14:textId="77777777" w:rsidR="00DE073E" w:rsidRDefault="00DE073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5C3FDA0C" w:rsidR="00BD724E" w:rsidRDefault="00C612D7" w:rsidP="004B0C1F">
      <w:pPr>
        <w:keepNext/>
        <w:pBdr>
          <w:top w:val="nil"/>
          <w:left w:val="nil"/>
          <w:bottom w:val="nil"/>
          <w:right w:val="nil"/>
          <w:between w:val="nil"/>
        </w:pBdr>
        <w:spacing w:after="0" w:line="360" w:lineRule="auto"/>
        <w:jc w:val="both"/>
        <w:rPr>
          <w:rFonts w:ascii="Arial" w:eastAsia="Arial" w:hAnsi="Arial" w:cs="Arial"/>
          <w:sz w:val="24"/>
          <w:szCs w:val="24"/>
        </w:rPr>
      </w:pPr>
      <w:ins w:id="34" w:author="Di Lego Goncalves, Vanessa" w:date="2023-06-22T12:19:00Z">
        <w:r>
          <w:rPr>
            <w:rFonts w:ascii="Arial" w:eastAsia="Arial" w:hAnsi="Arial" w:cs="Arial"/>
            <w:sz w:val="24"/>
            <w:szCs w:val="24"/>
          </w:rPr>
          <w:t>G</w:t>
        </w:r>
      </w:ins>
      <w:ins w:id="35" w:author="Di Lego Goncalves, Vanessa" w:date="2023-06-22T11:53:00Z">
        <w:r w:rsidR="00387B07">
          <w:rPr>
            <w:rFonts w:ascii="Arial" w:eastAsia="Arial" w:hAnsi="Arial" w:cs="Arial"/>
            <w:sz w:val="24"/>
            <w:szCs w:val="24"/>
          </w:rPr>
          <w:t xml:space="preserve">ender gaps in health are multifaceted </w:t>
        </w:r>
      </w:ins>
      <w:ins w:id="36" w:author="Di Lego Goncalves, Vanessa" w:date="2023-06-22T11:54:00Z">
        <w:r w:rsidR="00387B07">
          <w:rPr>
            <w:rFonts w:ascii="Arial" w:eastAsia="Arial" w:hAnsi="Arial" w:cs="Arial"/>
            <w:sz w:val="24"/>
            <w:szCs w:val="24"/>
          </w:rPr>
          <w:t xml:space="preserve">and the </w:t>
        </w:r>
      </w:ins>
      <w:proofErr w:type="spellStart"/>
      <w:ins w:id="37" w:author="Di Lego Goncalves, Vanessa" w:date="2023-06-22T11:53:00Z">
        <w:r w:rsidR="00D67F1C">
          <w:rPr>
            <w:rFonts w:ascii="Arial" w:eastAsia="Arial" w:hAnsi="Arial" w:cs="Arial"/>
            <w:sz w:val="24"/>
            <w:szCs w:val="24"/>
          </w:rPr>
          <w:t>t</w:t>
        </w:r>
      </w:ins>
      <w:commentRangeStart w:id="38"/>
      <w:commentRangeStart w:id="39"/>
      <w:del w:id="40" w:author="Di Lego Goncalves, Vanessa" w:date="2023-06-22T11:53:00Z">
        <w:r w:rsidR="00835DCE" w:rsidRPr="00835DCE" w:rsidDel="00D67F1C">
          <w:rPr>
            <w:rFonts w:ascii="Arial" w:eastAsia="Arial" w:hAnsi="Arial" w:cs="Arial"/>
            <w:sz w:val="24"/>
            <w:szCs w:val="24"/>
          </w:rPr>
          <w:delText>T</w:delText>
        </w:r>
      </w:del>
      <w:r w:rsidR="00835DCE" w:rsidRPr="00835DCE">
        <w:rPr>
          <w:rFonts w:ascii="Arial" w:eastAsia="Arial" w:hAnsi="Arial" w:cs="Arial"/>
          <w:sz w:val="24"/>
          <w:szCs w:val="24"/>
        </w:rPr>
        <w:t>he</w:t>
      </w:r>
      <w:proofErr w:type="spellEnd"/>
      <w:r w:rsidR="00835DCE" w:rsidRPr="00835DCE">
        <w:rPr>
          <w:rFonts w:ascii="Arial" w:eastAsia="Arial" w:hAnsi="Arial" w:cs="Arial"/>
          <w:sz w:val="24"/>
          <w:szCs w:val="24"/>
        </w:rPr>
        <w:t xml:space="preserve"> complex interplay between gender, health, and mortality unveils a paradox</w:t>
      </w:r>
      <w:commentRangeEnd w:id="38"/>
      <w:r w:rsidR="004B0C1F">
        <w:rPr>
          <w:rStyle w:val="CommentReference"/>
          <w:rFonts w:ascii="Times New Roman" w:eastAsia="Times New Roman" w:hAnsi="Times New Roman" w:cs="Times New Roman"/>
        </w:rPr>
        <w:commentReference w:id="38"/>
      </w:r>
      <w:commentRangeEnd w:id="39"/>
      <w:r w:rsidR="00994A69">
        <w:rPr>
          <w:rStyle w:val="CommentReference"/>
          <w:rFonts w:ascii="Times New Roman" w:eastAsia="Times New Roman" w:hAnsi="Times New Roman" w:cs="Times New Roman"/>
        </w:rPr>
        <w:commentReference w:id="39"/>
      </w:r>
      <w:r w:rsidR="00835DCE"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of ill health</w:t>
      </w:r>
      <w:r w:rsidR="00F830E9">
        <w:rPr>
          <w:rFonts w:ascii="Arial" w:eastAsia="Arial" w:hAnsi="Arial" w:cs="Arial"/>
          <w:sz w:val="24"/>
          <w:szCs w:val="24"/>
        </w:rPr>
        <w:t xml:space="preserve">. </w:t>
      </w:r>
      <w:del w:id="41" w:author="Di Lego Goncalves, Vanessa" w:date="2023-06-22T11:55:00Z">
        <w:r w:rsidR="00F830E9" w:rsidDel="00DE073E">
          <w:rPr>
            <w:rFonts w:ascii="Arial" w:eastAsia="Arial" w:hAnsi="Arial" w:cs="Arial"/>
            <w:sz w:val="24"/>
            <w:szCs w:val="24"/>
          </w:rPr>
          <w:delText>This paradox</w:delText>
        </w:r>
        <w:r w:rsidR="00545D6E" w:rsidRPr="00545D6E" w:rsidDel="00DE073E">
          <w:rPr>
            <w:rFonts w:ascii="Arial" w:eastAsia="Arial" w:hAnsi="Arial" w:cs="Arial"/>
            <w:sz w:val="24"/>
            <w:szCs w:val="24"/>
          </w:rPr>
          <w:delText xml:space="preserve"> underscores the multifaceted nature of gender gaps in health.</w:delText>
        </w:r>
        <w:r w:rsidR="00F91693" w:rsidDel="00DE073E">
          <w:rPr>
            <w:rFonts w:ascii="Arial" w:eastAsia="Arial" w:hAnsi="Arial" w:cs="Arial"/>
            <w:sz w:val="24"/>
            <w:szCs w:val="24"/>
          </w:rPr>
          <w:delText xml:space="preserve"> </w:delText>
        </w:r>
      </w:del>
      <w:r w:rsidR="00F91693">
        <w:rPr>
          <w:rFonts w:ascii="Arial" w:eastAsia="Arial" w:hAnsi="Arial" w:cs="Arial"/>
          <w:sz w:val="24"/>
          <w:szCs w:val="24"/>
        </w:rPr>
        <w:t>Despite women</w:t>
      </w:r>
      <w:ins w:id="42" w:author="Di Lego Goncalves, Vanessa" w:date="2023-06-22T11:56:00Z">
        <w:r w:rsidR="00DE073E">
          <w:rPr>
            <w:rFonts w:ascii="Arial" w:eastAsia="Arial" w:hAnsi="Arial" w:cs="Arial"/>
            <w:sz w:val="24"/>
            <w:szCs w:val="24"/>
          </w:rPr>
          <w:t>’</w:t>
        </w:r>
      </w:ins>
      <w:ins w:id="43" w:author="Di Lego Goncalves, Vanessa" w:date="2023-06-22T12:20:00Z">
        <w:r w:rsidR="00FA5DAB">
          <w:rPr>
            <w:rFonts w:ascii="Arial" w:eastAsia="Arial" w:hAnsi="Arial" w:cs="Arial"/>
            <w:sz w:val="24"/>
            <w:szCs w:val="24"/>
          </w:rPr>
          <w:t>s</w:t>
        </w:r>
      </w:ins>
      <w:r w:rsidR="00F91693">
        <w:rPr>
          <w:rFonts w:ascii="Arial" w:eastAsia="Arial" w:hAnsi="Arial" w:cs="Arial"/>
          <w:sz w:val="24"/>
          <w:szCs w:val="24"/>
        </w:rPr>
        <w:t xml:space="preserve"> survival advantage</w:t>
      </w:r>
      <w:ins w:id="44" w:author="Di Lego Goncalves, Vanessa" w:date="2023-06-22T12:20:00Z">
        <w:r w:rsidR="00FA5DAB">
          <w:rPr>
            <w:rFonts w:ascii="Arial" w:eastAsia="Arial" w:hAnsi="Arial" w:cs="Arial"/>
            <w:sz w:val="24"/>
            <w:szCs w:val="24"/>
          </w:rPr>
          <w:t xml:space="preserve"> even under extreme condition</w:t>
        </w:r>
      </w:ins>
      <w:ins w:id="45" w:author="Di Lego Goncalves, Vanessa" w:date="2023-06-22T12:21:00Z">
        <w:r w:rsidR="00FA5DAB">
          <w:rPr>
            <w:rFonts w:ascii="Arial" w:eastAsia="Arial" w:hAnsi="Arial" w:cs="Arial"/>
            <w:sz w:val="24"/>
            <w:szCs w:val="24"/>
          </w:rPr>
          <w:t>s</w:t>
        </w:r>
      </w:ins>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F91693" w:rsidRP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F91693" w:rsidRPr="00F91693">
        <w:rPr>
          <w:rFonts w:ascii="Arial" w:eastAsia="Arial" w:hAnsi="Arial" w:cs="Arial"/>
          <w:sz w:val="24"/>
          <w:szCs w:val="24"/>
        </w:rPr>
        <w:t>.</w:t>
      </w:r>
      <w:r w:rsidR="00F91693">
        <w:rPr>
          <w:rFonts w:ascii="Arial" w:eastAsia="Arial" w:hAnsi="Arial" w:cs="Arial"/>
          <w:sz w:val="24"/>
          <w:szCs w:val="24"/>
        </w:rPr>
        <w:t xml:space="preserve"> Women also tend to experience higher morbidity from acute and chronic conditions and more short-term disability</w:t>
      </w:r>
      <w:r w:rsidR="00752552">
        <w:rPr>
          <w:rFonts w:ascii="Arial" w:eastAsia="Arial" w:hAnsi="Arial" w:cs="Arial"/>
          <w:sz w:val="24"/>
          <w:szCs w:val="24"/>
        </w:rPr>
        <w:t xml:space="preserve"> </w:t>
      </w:r>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these facets </w:t>
      </w:r>
      <w:r w:rsidR="00F15D8A" w:rsidRPr="00F15D8A">
        <w:rPr>
          <w:rFonts w:ascii="Arial" w:eastAsia="Arial" w:hAnsi="Arial" w:cs="Arial"/>
          <w:sz w:val="24"/>
          <w:szCs w:val="24"/>
        </w:rPr>
        <w:t xml:space="preserve">may be overlooked, which </w:t>
      </w:r>
      <w:r w:rsidR="00F15D8A" w:rsidRPr="00F15D8A">
        <w:rPr>
          <w:rFonts w:ascii="Arial" w:eastAsia="Arial" w:hAnsi="Arial" w:cs="Arial"/>
          <w:sz w:val="24"/>
          <w:szCs w:val="24"/>
        </w:rPr>
        <w:lastRenderedPageBreak/>
        <w:t>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46" w:author="Nepomuceno, Marilia" w:date="2023-05-15T15:32:00Z"/>
          <w:rFonts w:ascii="Arial" w:eastAsia="Arial" w:hAnsi="Arial" w:cs="Arial"/>
          <w:sz w:val="24"/>
          <w:szCs w:val="24"/>
        </w:rPr>
      </w:pPr>
    </w:p>
    <w:p w14:paraId="0F68C088" w14:textId="0AD263F2"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6E13FD">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instrText>
      </w:r>
      <w:r w:rsidR="006E13FD">
        <w:rPr>
          <w:rFonts w:ascii="Arial" w:eastAsia="Arial" w:hAnsi="Arial" w:cs="Arial"/>
          <w:sz w:val="24"/>
          <w:szCs w:val="24"/>
        </w:rPr>
        <w:fldChar w:fldCharType="separate"/>
      </w:r>
      <w:r w:rsidR="006E13FD" w:rsidRPr="002E222B">
        <w:rPr>
          <w:rFonts w:ascii="Arial" w:eastAsia="Arial" w:hAnsi="Arial" w:cs="Arial"/>
          <w:noProof/>
          <w:sz w:val="24"/>
          <w:szCs w:val="24"/>
        </w:rPr>
        <w:t>(Nusselder and Looman 2004; van Raalte and Nepomuceno 2020; Nepomuceno et al. 2021</w:t>
      </w:r>
      <w:r w:rsidR="00A42757">
        <w:rPr>
          <w:rFonts w:ascii="Arial" w:eastAsia="Arial" w:hAnsi="Arial" w:cs="Arial"/>
          <w:noProof/>
          <w:sz w:val="24"/>
          <w:szCs w:val="24"/>
        </w:rPr>
        <w:t>;</w:t>
      </w:r>
      <w:r w:rsidR="00A42757" w:rsidRPr="00A42757">
        <w:rPr>
          <w:rFonts w:ascii="Arial" w:eastAsia="Arial" w:hAnsi="Arial" w:cs="Arial"/>
          <w:noProof/>
          <w:sz w:val="24"/>
          <w:szCs w:val="24"/>
        </w:rPr>
        <w:t xml:space="preserve"> </w:t>
      </w:r>
      <w:r w:rsidR="00A42757" w:rsidRPr="002E222B">
        <w:rPr>
          <w:rFonts w:ascii="Arial" w:eastAsia="Arial" w:hAnsi="Arial" w:cs="Arial"/>
          <w:noProof/>
          <w:sz w:val="24"/>
          <w:szCs w:val="24"/>
        </w:rPr>
        <w:t>Jagger et al. 2010; Mairey et al. 2014</w:t>
      </w:r>
      <w:r w:rsidR="006E13FD" w:rsidRPr="002E222B">
        <w:rPr>
          <w:rFonts w:ascii="Arial" w:eastAsia="Arial" w:hAnsi="Arial" w:cs="Arial"/>
          <w:noProof/>
          <w:sz w:val="24"/>
          <w:szCs w:val="24"/>
        </w:rPr>
        <w:t>)</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For some countries, where the gender gap in health expectancies 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0D2DC7">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w:instrText>
      </w:r>
      <w:r w:rsidR="000D2DC7" w:rsidRPr="00742769">
        <w:rPr>
          <w:rFonts w:ascii="Arial" w:eastAsia="Arial" w:hAnsi="Arial" w:cs="Arial"/>
          <w:sz w:val="24"/>
          <w:szCs w:val="24"/>
          <w:lang w:val="de-AT"/>
          <w:rPrChange w:id="47" w:author="Author" w:date="2023-06-16T11:22:00Z">
            <w:rPr>
              <w:rFonts w:ascii="Arial" w:eastAsia="Arial" w:hAnsi="Arial" w:cs="Arial"/>
              <w:sz w:val="24"/>
              <w:szCs w:val="24"/>
            </w:rPr>
          </w:rPrChange>
        </w:rPr>
        <w:instrText>,"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instrText>
      </w:r>
      <w:r w:rsidR="000D2DC7">
        <w:rPr>
          <w:rFonts w:ascii="Arial" w:eastAsia="Arial" w:hAnsi="Arial" w:cs="Arial"/>
          <w:sz w:val="24"/>
          <w:szCs w:val="24"/>
        </w:rPr>
        <w:fldChar w:fldCharType="separate"/>
      </w:r>
      <w:r w:rsidR="000D2DC7" w:rsidRPr="00742769">
        <w:rPr>
          <w:rFonts w:ascii="Arial" w:eastAsia="Arial" w:hAnsi="Arial" w:cs="Arial"/>
          <w:noProof/>
          <w:sz w:val="24"/>
          <w:szCs w:val="24"/>
          <w:lang w:val="de-AT"/>
          <w:rPrChange w:id="48" w:author="Author" w:date="2023-06-16T11:22:00Z">
            <w:rPr>
              <w:rFonts w:ascii="Arial" w:eastAsia="Arial" w:hAnsi="Arial" w:cs="Arial"/>
              <w:noProof/>
              <w:sz w:val="24"/>
              <w:szCs w:val="24"/>
            </w:rPr>
          </w:rPrChange>
        </w:rPr>
        <w:t>(Nusselder et al. 2010; Van Oyen et al. 2013</w:t>
      </w:r>
      <w:r w:rsidR="00C21BF9" w:rsidRPr="00742769">
        <w:rPr>
          <w:rFonts w:ascii="Arial" w:eastAsia="Arial" w:hAnsi="Arial" w:cs="Arial"/>
          <w:noProof/>
          <w:sz w:val="24"/>
          <w:szCs w:val="24"/>
          <w:lang w:val="de-AT"/>
          <w:rPrChange w:id="49" w:author="Author" w:date="2023-06-16T11:22:00Z">
            <w:rPr>
              <w:rFonts w:ascii="Arial" w:eastAsia="Arial" w:hAnsi="Arial" w:cs="Arial"/>
              <w:noProof/>
              <w:sz w:val="24"/>
              <w:szCs w:val="24"/>
            </w:rPr>
          </w:rPrChange>
        </w:rPr>
        <w:t>; Nepomuceno et al. 2021</w:t>
      </w:r>
      <w:r w:rsidR="000D2DC7" w:rsidRPr="00742769">
        <w:rPr>
          <w:rFonts w:ascii="Arial" w:eastAsia="Arial" w:hAnsi="Arial" w:cs="Arial"/>
          <w:noProof/>
          <w:sz w:val="24"/>
          <w:szCs w:val="24"/>
          <w:lang w:val="de-AT"/>
          <w:rPrChange w:id="50" w:author="Author" w:date="2023-06-16T11:22:00Z">
            <w:rPr>
              <w:rFonts w:ascii="Arial" w:eastAsia="Arial" w:hAnsi="Arial" w:cs="Arial"/>
              <w:noProof/>
              <w:sz w:val="24"/>
              <w:szCs w:val="24"/>
            </w:rPr>
          </w:rPrChange>
        </w:rPr>
        <w:t>)</w:t>
      </w:r>
      <w:r w:rsidR="000D2DC7">
        <w:rPr>
          <w:rFonts w:ascii="Arial" w:eastAsia="Arial" w:hAnsi="Arial" w:cs="Arial"/>
          <w:sz w:val="24"/>
          <w:szCs w:val="24"/>
        </w:rPr>
        <w:fldChar w:fldCharType="end"/>
      </w:r>
      <w:r w:rsidR="000D2DC7" w:rsidRPr="00742769">
        <w:rPr>
          <w:rFonts w:ascii="Arial" w:eastAsia="Arial" w:hAnsi="Arial" w:cs="Arial"/>
          <w:sz w:val="24"/>
          <w:szCs w:val="24"/>
          <w:lang w:val="de-AT"/>
          <w:rPrChange w:id="51" w:author="Author" w:date="2023-06-16T11:22:00Z">
            <w:rPr>
              <w:rFonts w:ascii="Arial" w:eastAsia="Arial" w:hAnsi="Arial" w:cs="Arial"/>
              <w:sz w:val="24"/>
              <w:szCs w:val="24"/>
            </w:rPr>
          </w:rPrChange>
        </w:rPr>
        <w:t xml:space="preserve">. </w:t>
      </w:r>
      <w:r w:rsidR="000D2DC7" w:rsidRPr="0043713B">
        <w:rPr>
          <w:rFonts w:ascii="Arial" w:eastAsia="Arial" w:hAnsi="Arial" w:cs="Arial"/>
          <w:sz w:val="24"/>
          <w:szCs w:val="24"/>
        </w:rPr>
        <w:t xml:space="preserve">As a consequence,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57212616" w14:textId="02E26033" w:rsidR="000B2BCF" w:rsidRDefault="005548AB">
      <w:pPr>
        <w:keepNext/>
        <w:spacing w:after="0" w:line="360" w:lineRule="auto"/>
        <w:jc w:val="both"/>
        <w:rPr>
          <w:rFonts w:ascii="Arial" w:eastAsia="Arial" w:hAnsi="Arial" w:cs="Arial"/>
          <w:sz w:val="24"/>
          <w:szCs w:val="24"/>
        </w:rPr>
      </w:pPr>
      <w:ins w:id="52" w:author="Di Lego Goncalves, Vanessa" w:date="2023-06-22T12:17:00Z">
        <w:r w:rsidRPr="006D327E">
          <w:rPr>
            <w:rFonts w:ascii="Arial" w:eastAsia="Arial" w:hAnsi="Arial" w:cs="Arial"/>
            <w:sz w:val="24"/>
            <w:szCs w:val="24"/>
          </w:rPr>
          <w:t xml:space="preserve">In this paper, </w:t>
        </w:r>
        <w:r>
          <w:rPr>
            <w:rFonts w:ascii="Arial" w:eastAsia="Arial" w:hAnsi="Arial" w:cs="Arial"/>
            <w:sz w:val="24"/>
            <w:szCs w:val="24"/>
          </w:rPr>
          <w:t xml:space="preserve">we </w:t>
        </w:r>
        <w:r w:rsidRPr="006D327E">
          <w:rPr>
            <w:rFonts w:ascii="Arial" w:eastAsia="Arial" w:hAnsi="Arial" w:cs="Arial"/>
            <w:sz w:val="24"/>
            <w:szCs w:val="24"/>
          </w:rPr>
          <w:t>estimate the gender gap in health expectancy</w:t>
        </w:r>
        <w:r>
          <w:rPr>
            <w:rFonts w:ascii="Arial" w:eastAsia="Arial" w:hAnsi="Arial" w:cs="Arial"/>
            <w:sz w:val="24"/>
            <w:szCs w:val="24"/>
          </w:rPr>
          <w:t xml:space="preserve"> as measured by disability- and chronic-free life expectancy </w:t>
        </w:r>
        <w:r>
          <w:rPr>
            <w:rFonts w:ascii="Arial" w:eastAsia="Arial" w:hAnsi="Arial" w:cs="Arial"/>
            <w:sz w:val="24"/>
            <w:szCs w:val="24"/>
          </w:rPr>
          <w:t>for ages 60 and over</w:t>
        </w:r>
        <w:r>
          <w:rPr>
            <w:rFonts w:ascii="Arial" w:eastAsia="Arial" w:hAnsi="Arial" w:cs="Arial"/>
            <w:sz w:val="24"/>
            <w:szCs w:val="24"/>
          </w:rPr>
          <w:t>. We additionally decompose the gender gap</w:t>
        </w:r>
        <w:r w:rsidRPr="006D327E">
          <w:rPr>
            <w:rFonts w:ascii="Arial" w:eastAsia="Arial" w:hAnsi="Arial" w:cs="Arial"/>
            <w:sz w:val="24"/>
            <w:szCs w:val="24"/>
          </w:rPr>
          <w:t xml:space="preserve"> and </w:t>
        </w:r>
        <w:r>
          <w:rPr>
            <w:rFonts w:ascii="Arial" w:eastAsia="Arial" w:hAnsi="Arial" w:cs="Arial"/>
            <w:sz w:val="24"/>
            <w:szCs w:val="24"/>
          </w:rPr>
          <w:t>assess the impact of</w:t>
        </w:r>
        <w:r w:rsidRPr="006D327E">
          <w:rPr>
            <w:rFonts w:ascii="Arial" w:eastAsia="Arial" w:hAnsi="Arial" w:cs="Arial"/>
            <w:sz w:val="24"/>
            <w:szCs w:val="24"/>
          </w:rPr>
          <w:t xml:space="preserve"> health and mortality </w:t>
        </w:r>
        <w:r>
          <w:rPr>
            <w:rFonts w:ascii="Arial" w:eastAsia="Arial" w:hAnsi="Arial" w:cs="Arial"/>
            <w:sz w:val="24"/>
            <w:szCs w:val="24"/>
          </w:rPr>
          <w:t>on</w:t>
        </w:r>
        <w:r w:rsidRPr="006D327E">
          <w:rPr>
            <w:rFonts w:ascii="Arial" w:eastAsia="Arial" w:hAnsi="Arial" w:cs="Arial"/>
            <w:sz w:val="24"/>
            <w:szCs w:val="24"/>
          </w:rPr>
          <w:t xml:space="preserve"> gender </w:t>
        </w:r>
        <w:r>
          <w:rPr>
            <w:rFonts w:ascii="Arial" w:eastAsia="Arial" w:hAnsi="Arial" w:cs="Arial"/>
            <w:sz w:val="24"/>
            <w:szCs w:val="24"/>
          </w:rPr>
          <w:t>inequalities</w:t>
        </w:r>
        <w:r w:rsidRPr="006D327E">
          <w:rPr>
            <w:rFonts w:ascii="Arial" w:eastAsia="Arial" w:hAnsi="Arial" w:cs="Arial"/>
            <w:sz w:val="24"/>
            <w:szCs w:val="24"/>
          </w:rPr>
          <w:t xml:space="preserve"> 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r>
          <w:rPr>
            <w:rFonts w:ascii="Arial" w:eastAsia="Arial" w:hAnsi="Arial" w:cs="Arial"/>
            <w:sz w:val="24"/>
            <w:szCs w:val="24"/>
          </w:rPr>
          <w:t>various</w:t>
        </w:r>
        <w:r w:rsidRPr="006D327E">
          <w:rPr>
            <w:rFonts w:ascii="Arial" w:eastAsia="Arial" w:hAnsi="Arial" w:cs="Arial"/>
            <w:sz w:val="24"/>
            <w:szCs w:val="24"/>
          </w:rPr>
          <w:t xml:space="preserve"> countries.</w:t>
        </w:r>
      </w:ins>
    </w:p>
    <w:p w14:paraId="679F0D8A" w14:textId="7AF0D4B7" w:rsidR="006D327E" w:rsidRDefault="006D327E" w:rsidP="00314CC0">
      <w:pPr>
        <w:keepNext/>
        <w:spacing w:after="0" w:line="360" w:lineRule="auto"/>
        <w:jc w:val="both"/>
        <w:rPr>
          <w:rFonts w:ascii="Arial" w:eastAsia="Arial" w:hAnsi="Arial" w:cs="Arial"/>
          <w:sz w:val="24"/>
          <w:szCs w:val="24"/>
        </w:rPr>
      </w:pPr>
      <w:r w:rsidRPr="006D327E">
        <w:rPr>
          <w:rFonts w:ascii="Arial" w:eastAsia="Arial" w:hAnsi="Arial" w:cs="Arial"/>
          <w:sz w:val="24"/>
          <w:szCs w:val="24"/>
        </w:rPr>
        <w:t xml:space="preserve">To date, studies that have </w:t>
      </w:r>
      <w:r w:rsidR="00466830">
        <w:rPr>
          <w:rFonts w:ascii="Arial" w:eastAsia="Arial" w:hAnsi="Arial" w:cs="Arial"/>
          <w:sz w:val="24"/>
          <w:szCs w:val="24"/>
        </w:rPr>
        <w:t>disentangle</w:t>
      </w:r>
      <w:r w:rsidR="001750AF">
        <w:rPr>
          <w:rFonts w:ascii="Arial" w:eastAsia="Arial" w:hAnsi="Arial" w:cs="Arial"/>
          <w:sz w:val="24"/>
          <w:szCs w:val="24"/>
        </w:rPr>
        <w:t>d</w:t>
      </w:r>
      <w:r w:rsidR="00466830">
        <w:rPr>
          <w:rFonts w:ascii="Arial" w:eastAsia="Arial" w:hAnsi="Arial" w:cs="Arial"/>
          <w:sz w:val="24"/>
          <w:szCs w:val="24"/>
        </w:rPr>
        <w:t xml:space="preserve"> </w:t>
      </w:r>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r w:rsidR="001E0A75">
        <w:rPr>
          <w:rFonts w:ascii="Arial" w:eastAsia="Arial" w:hAnsi="Arial" w:cs="Arial"/>
          <w:sz w:val="24"/>
          <w:szCs w:val="24"/>
        </w:rPr>
        <w:t xml:space="preserve"> </w:t>
      </w:r>
      <w:proofErr w:type="spellStart"/>
      <w:r w:rsidR="00466830">
        <w:rPr>
          <w:rFonts w:ascii="Arial" w:eastAsia="Arial" w:hAnsi="Arial" w:cs="Arial"/>
          <w:sz w:val="24"/>
          <w:szCs w:val="24"/>
        </w:rPr>
        <w:t>health</w:t>
      </w:r>
      <w:del w:id="53" w:author="Di Lego Goncalves, Vanessa" w:date="2023-06-22T12:16:00Z">
        <w:r w:rsidR="00466830" w:rsidDel="0020321A">
          <w:rPr>
            <w:rFonts w:ascii="Arial" w:eastAsia="Arial" w:hAnsi="Arial" w:cs="Arial"/>
            <w:sz w:val="24"/>
            <w:szCs w:val="24"/>
          </w:rPr>
          <w:delText xml:space="preserve"> (disability and </w:delText>
        </w:r>
        <w:r w:rsidR="001750AF" w:rsidDel="0020321A">
          <w:rPr>
            <w:rFonts w:ascii="Arial" w:eastAsia="Arial" w:hAnsi="Arial" w:cs="Arial"/>
            <w:sz w:val="24"/>
            <w:szCs w:val="24"/>
          </w:rPr>
          <w:delText>chronic conditions</w:delText>
        </w:r>
        <w:r w:rsidR="00466830" w:rsidDel="0020321A">
          <w:rPr>
            <w:rFonts w:ascii="Arial" w:eastAsia="Arial" w:hAnsi="Arial" w:cs="Arial"/>
            <w:sz w:val="24"/>
            <w:szCs w:val="24"/>
          </w:rPr>
          <w:delText xml:space="preserve">) </w:delText>
        </w:r>
      </w:del>
      <w:r w:rsidR="00466830">
        <w:rPr>
          <w:rFonts w:ascii="Arial" w:eastAsia="Arial" w:hAnsi="Arial" w:cs="Arial"/>
          <w:sz w:val="24"/>
          <w:szCs w:val="24"/>
        </w:rPr>
        <w:t>and</w:t>
      </w:r>
      <w:proofErr w:type="spellEnd"/>
      <w:r w:rsidR="00466830">
        <w:rPr>
          <w:rFonts w:ascii="Arial" w:eastAsia="Arial" w:hAnsi="Arial" w:cs="Arial"/>
          <w:sz w:val="24"/>
          <w:szCs w:val="24"/>
        </w:rPr>
        <w:t xml:space="preserve"> mortality dimensions</w:t>
      </w:r>
      <w:del w:id="54" w:author="Nepomuceno, Marilia" w:date="2023-05-17T13:45:00Z">
        <w:r w:rsidR="001750AF" w:rsidDel="001E0A75">
          <w:rPr>
            <w:rFonts w:ascii="Arial" w:eastAsia="Arial" w:hAnsi="Arial" w:cs="Arial"/>
            <w:sz w:val="24"/>
            <w:szCs w:val="24"/>
          </w:rPr>
          <w:delText xml:space="preserve"> </w:delText>
        </w:r>
      </w:del>
      <w:r w:rsidRPr="006D327E">
        <w:rPr>
          <w:rFonts w:ascii="Arial" w:eastAsia="Arial" w:hAnsi="Arial" w:cs="Arial"/>
          <w:sz w:val="24"/>
          <w:szCs w:val="24"/>
        </w:rPr>
        <w:t xml:space="preserve"> have mostl</w:t>
      </w:r>
      <w:r>
        <w:rPr>
          <w:rFonts w:ascii="Arial" w:eastAsia="Arial" w:hAnsi="Arial" w:cs="Arial"/>
          <w:sz w:val="24"/>
          <w:szCs w:val="24"/>
        </w:rPr>
        <w:t>y</w:t>
      </w:r>
      <w:r w:rsidRPr="006D327E">
        <w:rPr>
          <w:rFonts w:ascii="Arial" w:eastAsia="Arial" w:hAnsi="Arial" w:cs="Arial"/>
          <w:sz w:val="24"/>
          <w:szCs w:val="24"/>
        </w:rPr>
        <w:t xml:space="preserve"> focused on a specific set of countries or regions </w:t>
      </w:r>
      <w:r w:rsidR="00781F19">
        <w:rPr>
          <w:rFonts w:ascii="Arial" w:eastAsia="Arial" w:hAnsi="Arial" w:cs="Arial"/>
          <w:sz w:val="24"/>
          <w:szCs w:val="24"/>
        </w:rPr>
        <w:t xml:space="preserve">with shared </w:t>
      </w:r>
      <w:r w:rsidRPr="006D327E">
        <w:rPr>
          <w:rFonts w:ascii="Arial" w:eastAsia="Arial" w:hAnsi="Arial" w:cs="Arial"/>
          <w:sz w:val="24"/>
          <w:szCs w:val="24"/>
        </w:rPr>
        <w:t>societal values and gender roles</w:t>
      </w:r>
      <w:r w:rsidR="00781F19">
        <w:rPr>
          <w:rFonts w:ascii="Arial" w:eastAsia="Arial" w:hAnsi="Arial" w:cs="Arial"/>
          <w:sz w:val="24"/>
          <w:szCs w:val="24"/>
        </w:rPr>
        <w:t xml:space="preserve">. This is mainly </w:t>
      </w:r>
      <w:bookmarkStart w:id="55" w:name="_GoBack"/>
      <w:bookmarkEnd w:id="55"/>
      <w:del w:id="56" w:author="Di Lego Goncalves, Vanessa" w:date="2023-06-22T12:47:00Z">
        <w:r w:rsidRPr="006D327E" w:rsidDel="00033A2F">
          <w:rPr>
            <w:rFonts w:ascii="Arial" w:eastAsia="Arial" w:hAnsi="Arial" w:cs="Arial"/>
            <w:sz w:val="24"/>
            <w:szCs w:val="24"/>
          </w:rPr>
          <w:delText xml:space="preserve"> </w:delText>
        </w:r>
      </w:del>
      <w:ins w:id="57" w:author="Di Lego Goncalves, Vanessa" w:date="2023-06-22T12:47:00Z">
        <w:r w:rsidR="00033A2F">
          <w:rPr>
            <w:rFonts w:ascii="Arial" w:eastAsia="Arial" w:hAnsi="Arial" w:cs="Arial"/>
            <w:color w:val="000000"/>
            <w:sz w:val="24"/>
            <w:szCs w:val="24"/>
          </w:rPr>
          <w:t>due to the fact that c</w:t>
        </w:r>
        <w:r w:rsidR="00033A2F">
          <w:rPr>
            <w:rFonts w:ascii="Arial" w:eastAsia="Arial" w:hAnsi="Arial" w:cs="Arial"/>
            <w:color w:val="000000"/>
            <w:sz w:val="24"/>
            <w:szCs w:val="24"/>
          </w:rPr>
          <w:t xml:space="preserve">omparative analyses are challenging, as the quality and validity of health indicators vary from country to country </w:t>
        </w:r>
        <w:r w:rsidR="00033A2F">
          <w:rPr>
            <w:rFonts w:ascii="Arial" w:eastAsia="Arial" w:hAnsi="Arial" w:cs="Arial"/>
            <w:color w:val="000000"/>
            <w:sz w:val="24"/>
            <w:szCs w:val="24"/>
          </w:rPr>
          <w:fldChar w:fldCharType="begin" w:fldLock="1"/>
        </w:r>
        <w:r w:rsidR="00033A2F">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instrText>
        </w:r>
        <w:r w:rsidR="00033A2F">
          <w:rPr>
            <w:rFonts w:ascii="Arial" w:eastAsia="Arial" w:hAnsi="Arial" w:cs="Arial"/>
            <w:color w:val="000000"/>
            <w:sz w:val="24"/>
            <w:szCs w:val="24"/>
          </w:rPr>
          <w:fldChar w:fldCharType="separate"/>
        </w:r>
        <w:r w:rsidR="00033A2F" w:rsidRPr="00C71E6F">
          <w:rPr>
            <w:rFonts w:ascii="Arial" w:eastAsia="Arial" w:hAnsi="Arial" w:cs="Arial"/>
            <w:noProof/>
            <w:color w:val="000000"/>
            <w:sz w:val="24"/>
            <w:szCs w:val="24"/>
          </w:rPr>
          <w:t>(Gardner et al. 2012; Crimmins et al. 2019; Ailshire and Carr 2021)</w:t>
        </w:r>
        <w:r w:rsidR="00033A2F">
          <w:rPr>
            <w:rFonts w:ascii="Arial" w:eastAsia="Arial" w:hAnsi="Arial" w:cs="Arial"/>
            <w:color w:val="000000"/>
            <w:sz w:val="24"/>
            <w:szCs w:val="24"/>
          </w:rPr>
          <w:fldChar w:fldCharType="end"/>
        </w:r>
        <w:r w:rsidR="00033A2F">
          <w:rPr>
            <w:rFonts w:ascii="Arial" w:eastAsia="Arial" w:hAnsi="Arial" w:cs="Arial"/>
            <w:color w:val="000000"/>
            <w:sz w:val="24"/>
            <w:szCs w:val="24"/>
          </w:rPr>
          <w:t>.</w:t>
        </w:r>
      </w:ins>
      <w:del w:id="58" w:author="Di Lego Goncalves, Vanessa" w:date="2023-06-22T12:47:00Z">
        <w:r w:rsidRPr="006D327E" w:rsidDel="00033A2F">
          <w:rPr>
            <w:rFonts w:ascii="Arial" w:eastAsia="Arial" w:hAnsi="Arial" w:cs="Arial"/>
            <w:sz w:val="24"/>
            <w:szCs w:val="24"/>
          </w:rPr>
          <w:delText>due to lack of comparable data and the challenging enterprise of comparative analysis on health</w:delText>
        </w:r>
        <w:r w:rsidR="00344C85" w:rsidDel="00033A2F">
          <w:rPr>
            <w:rFonts w:ascii="Arial" w:eastAsia="Arial" w:hAnsi="Arial" w:cs="Arial"/>
            <w:sz w:val="24"/>
            <w:szCs w:val="24"/>
          </w:rPr>
          <w:delText xml:space="preserve"> </w:delText>
        </w:r>
        <w:r w:rsidR="00CA781E" w:rsidDel="00033A2F">
          <w:rPr>
            <w:rFonts w:ascii="Arial" w:eastAsia="Arial" w:hAnsi="Arial" w:cs="Arial"/>
            <w:sz w:val="24"/>
            <w:szCs w:val="24"/>
          </w:rPr>
          <w:fldChar w:fldCharType="begin" w:fldLock="1"/>
        </w:r>
        <w:r w:rsidR="0054066C" w:rsidDel="00033A2F">
          <w:rPr>
            <w:rFonts w:ascii="Arial" w:eastAsia="Arial" w:hAnsi="Arial" w:cs="Arial"/>
            <w:sz w:val="24"/>
            <w:szCs w:val="24"/>
          </w:rPr>
          <w:del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delInstrText>
        </w:r>
        <w:r w:rsidR="00CA781E" w:rsidDel="00033A2F">
          <w:rPr>
            <w:rFonts w:ascii="Arial" w:eastAsia="Arial" w:hAnsi="Arial" w:cs="Arial"/>
            <w:sz w:val="24"/>
            <w:szCs w:val="24"/>
          </w:rPr>
          <w:fldChar w:fldCharType="separate"/>
        </w:r>
        <w:r w:rsidR="00CA781E" w:rsidRPr="00CA781E" w:rsidDel="00033A2F">
          <w:rPr>
            <w:rFonts w:ascii="Arial" w:eastAsia="Arial" w:hAnsi="Arial" w:cs="Arial"/>
            <w:noProof/>
            <w:sz w:val="24"/>
            <w:szCs w:val="24"/>
          </w:rPr>
          <w:delText>(Ailshire and Carr 2021)</w:delText>
        </w:r>
        <w:r w:rsidR="00CA781E" w:rsidDel="00033A2F">
          <w:rPr>
            <w:rFonts w:ascii="Arial" w:eastAsia="Arial" w:hAnsi="Arial" w:cs="Arial"/>
            <w:sz w:val="24"/>
            <w:szCs w:val="24"/>
          </w:rPr>
          <w:fldChar w:fldCharType="end"/>
        </w:r>
        <w:r w:rsidRPr="006D327E" w:rsidDel="00033A2F">
          <w:rPr>
            <w:rFonts w:ascii="Arial" w:eastAsia="Arial" w:hAnsi="Arial" w:cs="Arial"/>
            <w:sz w:val="24"/>
            <w:szCs w:val="24"/>
          </w:rPr>
          <w:delText xml:space="preserve">.  </w:delText>
        </w:r>
      </w:del>
      <w:r w:rsidRPr="006D327E">
        <w:rPr>
          <w:rFonts w:ascii="Arial" w:eastAsia="Arial" w:hAnsi="Arial" w:cs="Arial"/>
          <w:sz w:val="24"/>
          <w:szCs w:val="24"/>
        </w:rPr>
        <w:t xml:space="preserve">In this paper, </w:t>
      </w:r>
      <w:del w:id="59" w:author="Di Lego Goncalves, Vanessa" w:date="2023-06-22T12:11:00Z">
        <w:r w:rsidRPr="006D327E" w:rsidDel="00AA2659">
          <w:rPr>
            <w:rFonts w:ascii="Arial" w:eastAsia="Arial" w:hAnsi="Arial" w:cs="Arial"/>
            <w:sz w:val="24"/>
            <w:szCs w:val="24"/>
          </w:rPr>
          <w:delText xml:space="preserve">we </w:delText>
        </w:r>
        <w:r w:rsidR="006E0762" w:rsidDel="00AA2659">
          <w:rPr>
            <w:rFonts w:ascii="Arial" w:eastAsia="Arial" w:hAnsi="Arial" w:cs="Arial"/>
            <w:sz w:val="24"/>
            <w:szCs w:val="24"/>
          </w:rPr>
          <w:delText>leverage</w:delText>
        </w:r>
        <w:r w:rsidRPr="006D327E" w:rsidDel="00AA2659">
          <w:rPr>
            <w:rFonts w:ascii="Arial" w:eastAsia="Arial" w:hAnsi="Arial" w:cs="Arial"/>
            <w:sz w:val="24"/>
            <w:szCs w:val="24"/>
          </w:rPr>
          <w:delText xml:space="preserve"> the harmonized surveys from the Gateway to Global Aging Data</w:delText>
        </w:r>
        <w:r w:rsidR="0054066C" w:rsidDel="00AA2659">
          <w:rPr>
            <w:rFonts w:ascii="Arial" w:eastAsia="Arial" w:hAnsi="Arial" w:cs="Arial"/>
            <w:sz w:val="24"/>
            <w:szCs w:val="24"/>
          </w:rPr>
          <w:delText xml:space="preserve"> </w:delText>
        </w:r>
        <w:r w:rsidR="0054066C" w:rsidDel="00AA2659">
          <w:rPr>
            <w:rFonts w:ascii="Arial" w:eastAsia="Arial" w:hAnsi="Arial" w:cs="Arial"/>
            <w:sz w:val="24"/>
            <w:szCs w:val="24"/>
          </w:rPr>
          <w:fldChar w:fldCharType="begin" w:fldLock="1"/>
        </w:r>
        <w:r w:rsidR="0066539A" w:rsidDel="00AA2659">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delInstrText>
        </w:r>
        <w:r w:rsidR="0054066C" w:rsidDel="00AA2659">
          <w:rPr>
            <w:rFonts w:ascii="Arial" w:eastAsia="Arial" w:hAnsi="Arial" w:cs="Arial"/>
            <w:sz w:val="24"/>
            <w:szCs w:val="24"/>
          </w:rPr>
          <w:fldChar w:fldCharType="separate"/>
        </w:r>
        <w:r w:rsidR="0054066C" w:rsidRPr="0054066C" w:rsidDel="00AA2659">
          <w:rPr>
            <w:rFonts w:ascii="Arial" w:eastAsia="Arial" w:hAnsi="Arial" w:cs="Arial"/>
            <w:noProof/>
            <w:sz w:val="24"/>
            <w:szCs w:val="24"/>
          </w:rPr>
          <w:delText>(Lee et al. 2021)</w:delText>
        </w:r>
        <w:r w:rsidR="0054066C" w:rsidDel="00AA2659">
          <w:rPr>
            <w:rFonts w:ascii="Arial" w:eastAsia="Arial" w:hAnsi="Arial" w:cs="Arial"/>
            <w:sz w:val="24"/>
            <w:szCs w:val="24"/>
          </w:rPr>
          <w:fldChar w:fldCharType="end"/>
        </w:r>
        <w:r w:rsidRPr="006D327E" w:rsidDel="00AA2659">
          <w:rPr>
            <w:rFonts w:ascii="Arial" w:eastAsia="Arial" w:hAnsi="Arial" w:cs="Arial"/>
            <w:sz w:val="24"/>
            <w:szCs w:val="24"/>
          </w:rPr>
          <w:delText xml:space="preserve">, to </w:delText>
        </w:r>
      </w:del>
      <w:del w:id="60" w:author="Di Lego Goncalves, Vanessa" w:date="2023-06-22T12:22:00Z">
        <w:r w:rsidRPr="006D327E" w:rsidDel="00B376EE">
          <w:rPr>
            <w:rFonts w:ascii="Arial" w:eastAsia="Arial" w:hAnsi="Arial" w:cs="Arial"/>
            <w:sz w:val="24"/>
            <w:szCs w:val="24"/>
          </w:rPr>
          <w:delText xml:space="preserve">estimate the gender gap in health expectancy and </w:delText>
        </w:r>
        <w:r w:rsidR="006E0762" w:rsidDel="00B376EE">
          <w:rPr>
            <w:rFonts w:ascii="Arial" w:eastAsia="Arial" w:hAnsi="Arial" w:cs="Arial"/>
            <w:sz w:val="24"/>
            <w:szCs w:val="24"/>
          </w:rPr>
          <w:delText>assess the impact of</w:delText>
        </w:r>
        <w:r w:rsidRPr="006D327E" w:rsidDel="00B376EE">
          <w:rPr>
            <w:rFonts w:ascii="Arial" w:eastAsia="Arial" w:hAnsi="Arial" w:cs="Arial"/>
            <w:sz w:val="24"/>
            <w:szCs w:val="24"/>
          </w:rPr>
          <w:delText xml:space="preserve"> health and mortality </w:delText>
        </w:r>
        <w:r w:rsidR="006E0762" w:rsidDel="00B376EE">
          <w:rPr>
            <w:rFonts w:ascii="Arial" w:eastAsia="Arial" w:hAnsi="Arial" w:cs="Arial"/>
            <w:sz w:val="24"/>
            <w:szCs w:val="24"/>
          </w:rPr>
          <w:delText>on</w:delText>
        </w:r>
        <w:r w:rsidRPr="006D327E" w:rsidDel="00B376EE">
          <w:rPr>
            <w:rFonts w:ascii="Arial" w:eastAsia="Arial" w:hAnsi="Arial" w:cs="Arial"/>
            <w:sz w:val="24"/>
            <w:szCs w:val="24"/>
          </w:rPr>
          <w:delText xml:space="preserve"> gender </w:delText>
        </w:r>
        <w:r w:rsidR="006E0762" w:rsidDel="00B376EE">
          <w:rPr>
            <w:rFonts w:ascii="Arial" w:eastAsia="Arial" w:hAnsi="Arial" w:cs="Arial"/>
            <w:sz w:val="24"/>
            <w:szCs w:val="24"/>
          </w:rPr>
          <w:lastRenderedPageBreak/>
          <w:delText>inequalities</w:delText>
        </w:r>
        <w:r w:rsidR="006E0762" w:rsidRPr="006D327E" w:rsidDel="00B376EE">
          <w:rPr>
            <w:rFonts w:ascii="Arial" w:eastAsia="Arial" w:hAnsi="Arial" w:cs="Arial"/>
            <w:sz w:val="24"/>
            <w:szCs w:val="24"/>
          </w:rPr>
          <w:delText xml:space="preserve"> </w:delText>
        </w:r>
        <w:r w:rsidRPr="006D327E" w:rsidDel="00B376EE">
          <w:rPr>
            <w:rFonts w:ascii="Arial" w:eastAsia="Arial" w:hAnsi="Arial" w:cs="Arial"/>
            <w:sz w:val="24"/>
            <w:szCs w:val="24"/>
          </w:rPr>
          <w:delText>in healthy lifespans</w:delText>
        </w:r>
        <w:r w:rsidDel="00B376EE">
          <w:rPr>
            <w:rFonts w:ascii="Arial" w:eastAsia="Arial" w:hAnsi="Arial" w:cs="Arial"/>
            <w:sz w:val="24"/>
            <w:szCs w:val="24"/>
          </w:rPr>
          <w:delText xml:space="preserve"> </w:delText>
        </w:r>
        <w:r w:rsidRPr="006D327E" w:rsidDel="00B376EE">
          <w:rPr>
            <w:rFonts w:ascii="Arial" w:eastAsia="Arial" w:hAnsi="Arial" w:cs="Arial"/>
            <w:sz w:val="24"/>
            <w:szCs w:val="24"/>
          </w:rPr>
          <w:delText xml:space="preserve">across </w:delText>
        </w:r>
        <w:r w:rsidR="006E0762" w:rsidDel="00B376EE">
          <w:rPr>
            <w:rFonts w:ascii="Arial" w:eastAsia="Arial" w:hAnsi="Arial" w:cs="Arial"/>
            <w:sz w:val="24"/>
            <w:szCs w:val="24"/>
          </w:rPr>
          <w:delText>various</w:delText>
        </w:r>
        <w:r w:rsidR="006E0762" w:rsidRPr="006D327E" w:rsidDel="00B376EE">
          <w:rPr>
            <w:rFonts w:ascii="Arial" w:eastAsia="Arial" w:hAnsi="Arial" w:cs="Arial"/>
            <w:sz w:val="24"/>
            <w:szCs w:val="24"/>
          </w:rPr>
          <w:delText xml:space="preserve"> </w:delText>
        </w:r>
        <w:r w:rsidRPr="006D327E" w:rsidDel="00B376EE">
          <w:rPr>
            <w:rFonts w:ascii="Arial" w:eastAsia="Arial" w:hAnsi="Arial" w:cs="Arial"/>
            <w:sz w:val="24"/>
            <w:szCs w:val="24"/>
          </w:rPr>
          <w:delText xml:space="preserve">countries. </w:delText>
        </w:r>
      </w:del>
      <w:ins w:id="61" w:author="Di Lego Goncalves, Vanessa" w:date="2023-06-22T12:22:00Z">
        <w:r w:rsidR="00B376EE">
          <w:rPr>
            <w:rFonts w:ascii="Arial" w:eastAsia="Arial" w:hAnsi="Arial" w:cs="Arial"/>
            <w:sz w:val="24"/>
            <w:szCs w:val="24"/>
          </w:rPr>
          <w:t>w</w:t>
        </w:r>
      </w:ins>
      <w:ins w:id="62" w:author="Di Lego Goncalves, Vanessa" w:date="2023-06-22T12:11:00Z">
        <w:r w:rsidR="00AA2659">
          <w:rPr>
            <w:rFonts w:ascii="Arial" w:eastAsia="Arial" w:hAnsi="Arial" w:cs="Arial"/>
            <w:sz w:val="24"/>
            <w:szCs w:val="24"/>
          </w:rPr>
          <w:t>e</w:t>
        </w:r>
        <w:r w:rsidR="00AA2659" w:rsidRPr="006D327E">
          <w:rPr>
            <w:rFonts w:ascii="Arial" w:eastAsia="Arial" w:hAnsi="Arial" w:cs="Arial"/>
            <w:sz w:val="24"/>
            <w:szCs w:val="24"/>
          </w:rPr>
          <w:t xml:space="preserve"> </w:t>
        </w:r>
        <w:r w:rsidR="00AA2659">
          <w:rPr>
            <w:rFonts w:ascii="Arial" w:eastAsia="Arial" w:hAnsi="Arial" w:cs="Arial"/>
            <w:sz w:val="24"/>
            <w:szCs w:val="24"/>
          </w:rPr>
          <w:t>use the</w:t>
        </w:r>
        <w:r w:rsidR="00AA2659" w:rsidRPr="006D327E">
          <w:rPr>
            <w:rFonts w:ascii="Arial" w:eastAsia="Arial" w:hAnsi="Arial" w:cs="Arial"/>
            <w:sz w:val="24"/>
            <w:szCs w:val="24"/>
          </w:rPr>
          <w:t xml:space="preserve"> harmonized surveys from the Gateway to Global Aging Data</w:t>
        </w:r>
        <w:r w:rsidR="00AA2659">
          <w:rPr>
            <w:rFonts w:ascii="Arial" w:eastAsia="Arial" w:hAnsi="Arial" w:cs="Arial"/>
            <w:sz w:val="24"/>
            <w:szCs w:val="24"/>
          </w:rPr>
          <w:t xml:space="preserve"> </w:t>
        </w:r>
        <w:r w:rsidR="00AA2659">
          <w:rPr>
            <w:rFonts w:ascii="Arial" w:eastAsia="Arial" w:hAnsi="Arial" w:cs="Arial"/>
            <w:sz w:val="24"/>
            <w:szCs w:val="24"/>
          </w:rPr>
          <w:fldChar w:fldCharType="begin" w:fldLock="1"/>
        </w:r>
        <w:r w:rsidR="00AA2659">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instrText>
        </w:r>
        <w:r w:rsidR="00AA2659">
          <w:rPr>
            <w:rFonts w:ascii="Arial" w:eastAsia="Arial" w:hAnsi="Arial" w:cs="Arial"/>
            <w:sz w:val="24"/>
            <w:szCs w:val="24"/>
          </w:rPr>
          <w:fldChar w:fldCharType="separate"/>
        </w:r>
        <w:r w:rsidR="00AA2659" w:rsidRPr="0054066C">
          <w:rPr>
            <w:rFonts w:ascii="Arial" w:eastAsia="Arial" w:hAnsi="Arial" w:cs="Arial"/>
            <w:noProof/>
            <w:sz w:val="24"/>
            <w:szCs w:val="24"/>
          </w:rPr>
          <w:t>(Lee et al. 2021)</w:t>
        </w:r>
        <w:r w:rsidR="00AA2659">
          <w:rPr>
            <w:rFonts w:ascii="Arial" w:eastAsia="Arial" w:hAnsi="Arial" w:cs="Arial"/>
            <w:sz w:val="24"/>
            <w:szCs w:val="24"/>
          </w:rPr>
          <w:fldChar w:fldCharType="end"/>
        </w:r>
        <w:r w:rsidR="00AA2659">
          <w:rPr>
            <w:rFonts w:ascii="Arial" w:eastAsia="Arial" w:hAnsi="Arial" w:cs="Arial"/>
            <w:sz w:val="24"/>
            <w:szCs w:val="24"/>
          </w:rPr>
          <w:t xml:space="preserve">, </w:t>
        </w:r>
      </w:ins>
      <w:del w:id="63" w:author="Di Lego Goncalves, Vanessa" w:date="2023-06-22T12:11:00Z">
        <w:r w:rsidR="002C1082" w:rsidDel="00AA2659">
          <w:rPr>
            <w:rFonts w:ascii="Arial" w:eastAsia="Arial" w:hAnsi="Arial" w:cs="Arial"/>
            <w:sz w:val="24"/>
            <w:szCs w:val="24"/>
          </w:rPr>
          <w:delText xml:space="preserve">This </w:delText>
        </w:r>
      </w:del>
      <w:del w:id="64" w:author="Di Lego Goncalves, Vanessa" w:date="2023-06-22T12:23:00Z">
        <w:r w:rsidR="002C1082" w:rsidDel="006A5E10">
          <w:rPr>
            <w:rFonts w:ascii="Arial" w:eastAsia="Arial" w:hAnsi="Arial" w:cs="Arial"/>
            <w:sz w:val="24"/>
            <w:szCs w:val="24"/>
          </w:rPr>
          <w:delText xml:space="preserve">is </w:delText>
        </w:r>
      </w:del>
      <w:r w:rsidR="002C1082">
        <w:rPr>
          <w:rFonts w:ascii="Arial" w:eastAsia="Arial" w:hAnsi="Arial" w:cs="Arial"/>
          <w:sz w:val="24"/>
          <w:szCs w:val="24"/>
        </w:rPr>
        <w:t xml:space="preserve">a unique dataset that allows </w:t>
      </w:r>
      <w:del w:id="65" w:author="Di Lego Goncalves, Vanessa" w:date="2023-06-22T12:13:00Z">
        <w:r w:rsidR="002C1082" w:rsidDel="00AA2659">
          <w:rPr>
            <w:rFonts w:ascii="Arial" w:eastAsia="Arial" w:hAnsi="Arial" w:cs="Arial"/>
            <w:sz w:val="24"/>
            <w:szCs w:val="24"/>
          </w:rPr>
          <w:delText>us</w:delText>
        </w:r>
        <w:r w:rsidRPr="006D327E" w:rsidDel="00AA2659">
          <w:rPr>
            <w:rFonts w:ascii="Arial" w:eastAsia="Arial" w:hAnsi="Arial" w:cs="Arial"/>
            <w:sz w:val="24"/>
            <w:szCs w:val="24"/>
          </w:rPr>
          <w:delText xml:space="preserve"> </w:delText>
        </w:r>
        <w:r w:rsidRPr="006D327E" w:rsidDel="00135E8D">
          <w:rPr>
            <w:rFonts w:ascii="Arial" w:eastAsia="Arial" w:hAnsi="Arial" w:cs="Arial"/>
            <w:sz w:val="24"/>
            <w:szCs w:val="24"/>
          </w:rPr>
          <w:delText xml:space="preserve">to </w:delText>
        </w:r>
      </w:del>
      <w:ins w:id="66" w:author="Di Lego Goncalves, Vanessa" w:date="2023-06-22T12:13:00Z">
        <w:r w:rsidR="00135E8D">
          <w:rPr>
            <w:rFonts w:ascii="Arial" w:eastAsia="Arial" w:hAnsi="Arial" w:cs="Arial"/>
            <w:sz w:val="24"/>
            <w:szCs w:val="24"/>
          </w:rPr>
          <w:t>for</w:t>
        </w:r>
        <w:r w:rsidR="00135E8D" w:rsidRPr="006D327E">
          <w:rPr>
            <w:rFonts w:ascii="Arial" w:eastAsia="Arial" w:hAnsi="Arial" w:cs="Arial"/>
            <w:sz w:val="24"/>
            <w:szCs w:val="24"/>
          </w:rPr>
          <w:t xml:space="preserve"> </w:t>
        </w:r>
      </w:ins>
      <w:r w:rsidR="002C1082">
        <w:rPr>
          <w:rFonts w:ascii="Arial" w:eastAsia="Arial" w:hAnsi="Arial" w:cs="Arial"/>
          <w:sz w:val="24"/>
          <w:szCs w:val="24"/>
        </w:rPr>
        <w:t>compar</w:t>
      </w:r>
      <w:ins w:id="67" w:author="Di Lego Goncalves, Vanessa" w:date="2023-06-22T12:13:00Z">
        <w:r w:rsidR="00135E8D">
          <w:rPr>
            <w:rFonts w:ascii="Arial" w:eastAsia="Arial" w:hAnsi="Arial" w:cs="Arial"/>
            <w:sz w:val="24"/>
            <w:szCs w:val="24"/>
          </w:rPr>
          <w:t>isons in</w:t>
        </w:r>
      </w:ins>
      <w:del w:id="68" w:author="Di Lego Goncalves, Vanessa" w:date="2023-06-22T12:13:00Z">
        <w:r w:rsidR="002C1082" w:rsidDel="00135E8D">
          <w:rPr>
            <w:rFonts w:ascii="Arial" w:eastAsia="Arial" w:hAnsi="Arial" w:cs="Arial"/>
            <w:sz w:val="24"/>
            <w:szCs w:val="24"/>
          </w:rPr>
          <w:delText>e</w:delText>
        </w:r>
      </w:del>
      <w:r w:rsidR="002C1082">
        <w:rPr>
          <w:rFonts w:ascii="Arial" w:eastAsia="Arial" w:hAnsi="Arial" w:cs="Arial"/>
          <w:sz w:val="24"/>
          <w:szCs w:val="24"/>
        </w:rPr>
        <w:t xml:space="preserve"> health </w:t>
      </w:r>
      <w:r w:rsidR="00CA7252">
        <w:rPr>
          <w:rFonts w:ascii="Arial" w:eastAsia="Arial" w:hAnsi="Arial" w:cs="Arial"/>
          <w:sz w:val="24"/>
          <w:szCs w:val="24"/>
        </w:rPr>
        <w:t xml:space="preserve">outcomes </w:t>
      </w:r>
      <w:r w:rsidR="00CA7252" w:rsidRPr="006D327E">
        <w:rPr>
          <w:rFonts w:ascii="Arial" w:eastAsia="Arial" w:hAnsi="Arial" w:cs="Arial"/>
          <w:sz w:val="24"/>
          <w:szCs w:val="24"/>
        </w:rPr>
        <w:t>across</w:t>
      </w:r>
      <w:r w:rsidR="00A33DA6">
        <w:rPr>
          <w:rFonts w:ascii="Arial" w:eastAsia="Arial" w:hAnsi="Arial" w:cs="Arial"/>
          <w:sz w:val="24"/>
          <w:szCs w:val="24"/>
        </w:rPr>
        <w:t xml:space="preserve"> a diverse range of</w:t>
      </w:r>
      <w:r w:rsidRPr="006D327E">
        <w:rPr>
          <w:rFonts w:ascii="Arial" w:eastAsia="Arial" w:hAnsi="Arial" w:cs="Arial"/>
          <w:sz w:val="24"/>
          <w:szCs w:val="24"/>
        </w:rPr>
        <w:t xml:space="preserve"> </w:t>
      </w:r>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r w:rsidRPr="006D327E">
        <w:rPr>
          <w:rFonts w:ascii="Arial" w:eastAsia="Arial" w:hAnsi="Arial" w:cs="Arial"/>
          <w:sz w:val="24"/>
          <w:szCs w:val="24"/>
        </w:rPr>
        <w:t>countries. We focus on the U.S., England, South Korea, China, India, Mexico and EU Countries.</w:t>
      </w:r>
      <w:r w:rsidR="003938F5">
        <w:rPr>
          <w:rFonts w:ascii="Arial" w:eastAsia="Arial" w:hAnsi="Arial" w:cs="Arial"/>
          <w:sz w:val="24"/>
          <w:szCs w:val="24"/>
        </w:rPr>
        <w:t xml:space="preserve"> </w:t>
      </w:r>
      <w:r w:rsidR="00C029CB">
        <w:rPr>
          <w:rFonts w:ascii="Arial" w:eastAsia="Arial" w:hAnsi="Arial" w:cs="Arial"/>
          <w:sz w:val="24"/>
          <w:szCs w:val="24"/>
        </w:rPr>
        <w:t>This set of</w:t>
      </w:r>
      <w:r w:rsidRPr="006D327E">
        <w:rPr>
          <w:rFonts w:ascii="Arial" w:eastAsia="Arial" w:hAnsi="Arial" w:cs="Arial"/>
          <w:sz w:val="24"/>
          <w:szCs w:val="24"/>
        </w:rPr>
        <w:t xml:space="preserve"> countries</w:t>
      </w:r>
      <w:ins w:id="69" w:author="Di Lego Goncalves, Vanessa" w:date="2023-06-22T12:03:00Z">
        <w:r w:rsidR="00314CC0">
          <w:rPr>
            <w:rFonts w:ascii="Arial" w:eastAsia="Arial" w:hAnsi="Arial" w:cs="Arial"/>
            <w:sz w:val="24"/>
            <w:szCs w:val="24"/>
          </w:rPr>
          <w:t xml:space="preserve"> not only </w:t>
        </w:r>
        <w:proofErr w:type="spellStart"/>
        <w:r w:rsidR="00314CC0">
          <w:rPr>
            <w:rFonts w:ascii="Arial" w:eastAsia="Arial" w:hAnsi="Arial" w:cs="Arial"/>
            <w:sz w:val="24"/>
            <w:szCs w:val="24"/>
          </w:rPr>
          <w:t>have</w:t>
        </w:r>
      </w:ins>
      <w:del w:id="70" w:author="Di Lego Goncalves, Vanessa" w:date="2023-06-22T12:04:00Z">
        <w:r w:rsidRPr="006D327E" w:rsidDel="00314CC0">
          <w:rPr>
            <w:rFonts w:ascii="Arial" w:eastAsia="Arial" w:hAnsi="Arial" w:cs="Arial"/>
            <w:sz w:val="24"/>
            <w:szCs w:val="24"/>
          </w:rPr>
          <w:delText xml:space="preserve"> </w:delText>
        </w:r>
      </w:del>
      <w:ins w:id="71" w:author="Di Lego Goncalves, Vanessa" w:date="2023-06-22T12:23:00Z">
        <w:r w:rsidR="001303E4">
          <w:rPr>
            <w:rFonts w:ascii="Arial" w:eastAsia="Arial" w:hAnsi="Arial" w:cs="Arial"/>
            <w:color w:val="000000"/>
            <w:sz w:val="24"/>
            <w:szCs w:val="24"/>
          </w:rPr>
          <w:t>particular</w:t>
        </w:r>
      </w:ins>
      <w:proofErr w:type="spellEnd"/>
      <w:ins w:id="72" w:author="Di Lego Goncalves, Vanessa" w:date="2023-06-22T12:03:00Z">
        <w:r w:rsidR="00314CC0">
          <w:rPr>
            <w:rFonts w:ascii="Arial" w:eastAsia="Arial" w:hAnsi="Arial" w:cs="Arial"/>
            <w:color w:val="000000"/>
            <w:sz w:val="24"/>
            <w:szCs w:val="24"/>
          </w:rPr>
          <w:t xml:space="preserve"> epidemiological and mortality trajectories</w:t>
        </w:r>
        <w:r w:rsidR="00314CC0">
          <w:rPr>
            <w:rFonts w:ascii="Arial" w:eastAsia="Arial" w:hAnsi="Arial" w:cs="Arial"/>
            <w:color w:val="000000"/>
            <w:sz w:val="24"/>
            <w:szCs w:val="24"/>
          </w:rPr>
          <w:t xml:space="preserve">, </w:t>
        </w:r>
      </w:ins>
      <w:ins w:id="73" w:author="Di Lego Goncalves, Vanessa" w:date="2023-06-22T12:04:00Z">
        <w:r w:rsidR="00314CC0">
          <w:rPr>
            <w:rFonts w:ascii="Arial" w:eastAsia="Arial" w:hAnsi="Arial" w:cs="Arial"/>
            <w:color w:val="000000"/>
            <w:sz w:val="24"/>
            <w:szCs w:val="24"/>
          </w:rPr>
          <w:t xml:space="preserve">but </w:t>
        </w:r>
      </w:ins>
      <w:ins w:id="74" w:author="Di Lego Goncalves, Vanessa" w:date="2023-06-22T12:03:00Z">
        <w:r w:rsidR="00314CC0">
          <w:rPr>
            <w:rFonts w:ascii="Arial" w:eastAsia="Arial" w:hAnsi="Arial" w:cs="Arial"/>
            <w:color w:val="000000"/>
            <w:sz w:val="24"/>
            <w:szCs w:val="24"/>
          </w:rPr>
          <w:t>d</w:t>
        </w:r>
        <w:r w:rsidR="00314CC0">
          <w:rPr>
            <w:rFonts w:ascii="Arial" w:eastAsia="Arial" w:hAnsi="Arial" w:cs="Arial"/>
            <w:color w:val="000000"/>
            <w:sz w:val="24"/>
            <w:szCs w:val="24"/>
          </w:rPr>
          <w:t xml:space="preserve">ifferent </w:t>
        </w:r>
        <w:r w:rsidR="00314CC0">
          <w:rPr>
            <w:rFonts w:ascii="Arial" w:eastAsia="Arial" w:hAnsi="Arial" w:cs="Arial"/>
            <w:color w:val="000000"/>
            <w:sz w:val="24"/>
            <w:szCs w:val="24"/>
          </w:rPr>
          <w:t xml:space="preserve">cultural </w:t>
        </w:r>
        <w:r w:rsidR="00314CC0">
          <w:rPr>
            <w:rFonts w:ascii="Arial" w:eastAsia="Arial" w:hAnsi="Arial" w:cs="Arial"/>
            <w:color w:val="000000"/>
            <w:sz w:val="24"/>
            <w:szCs w:val="24"/>
          </w:rPr>
          <w:t xml:space="preserve">backgrounds, </w:t>
        </w:r>
        <w:r w:rsidR="00314CC0">
          <w:rPr>
            <w:rFonts w:ascii="Arial" w:eastAsia="Arial" w:hAnsi="Arial" w:cs="Arial"/>
            <w:color w:val="000000"/>
            <w:sz w:val="24"/>
            <w:szCs w:val="24"/>
          </w:rPr>
          <w:t>gende</w:t>
        </w:r>
        <w:r w:rsidR="00314CC0">
          <w:rPr>
            <w:rFonts w:ascii="Arial" w:eastAsia="Arial" w:hAnsi="Arial" w:cs="Arial"/>
            <w:color w:val="000000"/>
            <w:sz w:val="24"/>
            <w:szCs w:val="24"/>
          </w:rPr>
          <w:t>r norms</w:t>
        </w:r>
        <w:r w:rsidR="00314CC0">
          <w:rPr>
            <w:rFonts w:ascii="Arial" w:eastAsia="Arial" w:hAnsi="Arial" w:cs="Arial"/>
            <w:color w:val="000000"/>
            <w:sz w:val="24"/>
            <w:szCs w:val="24"/>
          </w:rPr>
          <w:t>,</w:t>
        </w:r>
        <w:r w:rsidR="00314CC0">
          <w:rPr>
            <w:rFonts w:ascii="Arial" w:eastAsia="Arial" w:hAnsi="Arial" w:cs="Arial"/>
            <w:color w:val="000000"/>
            <w:sz w:val="24"/>
            <w:szCs w:val="24"/>
          </w:rPr>
          <w:t xml:space="preserve"> and</w:t>
        </w:r>
        <w:r w:rsidR="00314CC0">
          <w:rPr>
            <w:rFonts w:ascii="Arial" w:eastAsia="Arial" w:hAnsi="Arial" w:cs="Arial"/>
            <w:color w:val="000000"/>
            <w:sz w:val="24"/>
            <w:szCs w:val="24"/>
          </w:rPr>
          <w:t xml:space="preserve"> health systems</w:t>
        </w:r>
      </w:ins>
      <w:ins w:id="75" w:author="Di Lego Goncalves, Vanessa" w:date="2023-06-22T12:04:00Z">
        <w:r w:rsidR="00314CC0">
          <w:rPr>
            <w:rFonts w:ascii="Arial" w:eastAsia="Arial" w:hAnsi="Arial" w:cs="Arial"/>
            <w:color w:val="000000"/>
            <w:sz w:val="24"/>
            <w:szCs w:val="24"/>
          </w:rPr>
          <w:t xml:space="preserve">, </w:t>
        </w:r>
      </w:ins>
      <w:del w:id="76" w:author="Di Lego Goncalves, Vanessa" w:date="2023-06-22T12:04:00Z">
        <w:r w:rsidRPr="006D327E" w:rsidDel="00314CC0">
          <w:rPr>
            <w:rFonts w:ascii="Arial" w:eastAsia="Arial" w:hAnsi="Arial" w:cs="Arial"/>
            <w:sz w:val="24"/>
            <w:szCs w:val="24"/>
          </w:rPr>
          <w:delText>have specific gender roles, healthcare policies and welfare state systems</w:delText>
        </w:r>
      </w:del>
      <w:r w:rsidRPr="006D327E">
        <w:rPr>
          <w:rFonts w:ascii="Arial" w:eastAsia="Arial" w:hAnsi="Arial" w:cs="Arial"/>
          <w:sz w:val="24"/>
          <w:szCs w:val="24"/>
        </w:rPr>
        <w:t xml:space="preserve">, </w:t>
      </w:r>
      <w:r w:rsidR="00944CBE">
        <w:rPr>
          <w:rFonts w:ascii="Arial" w:eastAsia="Arial" w:hAnsi="Arial" w:cs="Arial"/>
          <w:sz w:val="24"/>
          <w:szCs w:val="24"/>
        </w:rPr>
        <w:t>which</w:t>
      </w:r>
      <w:r w:rsidRPr="006D327E">
        <w:rPr>
          <w:rFonts w:ascii="Arial" w:eastAsia="Arial" w:hAnsi="Arial" w:cs="Arial"/>
          <w:sz w:val="24"/>
          <w:szCs w:val="24"/>
        </w:rPr>
        <w:t xml:space="preserve"> enable</w:t>
      </w:r>
      <w:r w:rsidR="00050965">
        <w:rPr>
          <w:rFonts w:ascii="Arial" w:eastAsia="Arial" w:hAnsi="Arial" w:cs="Arial"/>
          <w:sz w:val="24"/>
          <w:szCs w:val="24"/>
        </w:rPr>
        <w:t>s</w:t>
      </w:r>
      <w:r w:rsidRPr="006D327E">
        <w:rPr>
          <w:rFonts w:ascii="Arial" w:eastAsia="Arial" w:hAnsi="Arial" w:cs="Arial"/>
          <w:sz w:val="24"/>
          <w:szCs w:val="24"/>
        </w:rPr>
        <w:t xml:space="preserve"> us to investigate the impact of interpreting the gender gap in health and mortality as a measure of inequality in different settings.</w:t>
      </w:r>
      <w:r w:rsidR="00037587">
        <w:rPr>
          <w:rFonts w:ascii="Arial" w:eastAsia="Arial" w:hAnsi="Arial" w:cs="Arial"/>
          <w:sz w:val="24"/>
          <w:szCs w:val="24"/>
        </w:rPr>
        <w:t xml:space="preserve"> </w:t>
      </w:r>
      <w:del w:id="77" w:author="Di Lego Goncalves, Vanessa" w:date="2023-06-22T09:13:00Z">
        <w:r w:rsidR="00037587" w:rsidRPr="006E0762" w:rsidDel="00D13E0F">
          <w:rPr>
            <w:rFonts w:ascii="Arial" w:eastAsia="Arial" w:hAnsi="Arial" w:cs="Arial"/>
            <w:sz w:val="24"/>
            <w:szCs w:val="24"/>
          </w:rPr>
          <w:delText xml:space="preserve">To the best of our knowledge, this study represents the first </w:delText>
        </w:r>
        <w:r w:rsidR="00037587" w:rsidDel="00D13E0F">
          <w:rPr>
            <w:rFonts w:ascii="Arial" w:eastAsia="Arial" w:hAnsi="Arial" w:cs="Arial"/>
            <w:sz w:val="24"/>
            <w:szCs w:val="24"/>
          </w:rPr>
          <w:delText xml:space="preserve">in its </w:delText>
        </w:r>
        <w:commentRangeStart w:id="78"/>
        <w:r w:rsidR="00037587" w:rsidDel="00D13E0F">
          <w:rPr>
            <w:rFonts w:ascii="Arial" w:eastAsia="Arial" w:hAnsi="Arial" w:cs="Arial"/>
            <w:sz w:val="24"/>
            <w:szCs w:val="24"/>
          </w:rPr>
          <w:delText>approach</w:delText>
        </w:r>
      </w:del>
      <w:commentRangeEnd w:id="78"/>
      <w:r w:rsidR="00D13E0F">
        <w:rPr>
          <w:rStyle w:val="CommentReference"/>
          <w:rFonts w:ascii="Times New Roman" w:eastAsia="Times New Roman" w:hAnsi="Times New Roman" w:cs="Times New Roman"/>
        </w:rPr>
        <w:commentReference w:id="78"/>
      </w:r>
      <w:del w:id="79" w:author="Di Lego Goncalves, Vanessa" w:date="2023-06-22T09:13:00Z">
        <w:r w:rsidR="00037587" w:rsidRPr="006E0762" w:rsidDel="00D13E0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5"/>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18D631D4"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w:t>
      </w:r>
      <w:r>
        <w:rPr>
          <w:rFonts w:ascii="Arial" w:eastAsia="Arial" w:hAnsi="Arial" w:cs="Arial"/>
          <w:color w:val="000000"/>
          <w:sz w:val="24"/>
          <w:szCs w:val="24"/>
        </w:rPr>
        <w:lastRenderedPageBreak/>
        <w:t xml:space="preserve">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80"/>
      <w:commentRangeStart w:id="81"/>
      <w:r>
        <w:rPr>
          <w:rFonts w:ascii="Arial" w:eastAsia="Arial" w:hAnsi="Arial" w:cs="Arial"/>
          <w:color w:val="000000"/>
          <w:sz w:val="24"/>
          <w:szCs w:val="24"/>
        </w:rPr>
        <w:t xml:space="preserve">Different </w:t>
      </w:r>
      <w:del w:id="82" w:author="Di Lego Goncalves, Vanessa" w:date="2023-06-22T09:28:00Z">
        <w:r w:rsidDel="00554E86">
          <w:rPr>
            <w:rFonts w:ascii="Arial" w:eastAsia="Arial" w:hAnsi="Arial" w:cs="Arial"/>
            <w:color w:val="000000"/>
            <w:sz w:val="24"/>
            <w:szCs w:val="24"/>
          </w:rPr>
          <w:delText xml:space="preserve">welfare state </w:delText>
        </w:r>
      </w:del>
      <w:ins w:id="83" w:author="Di Lego Goncalves, Vanessa" w:date="2023-06-22T09:28:00Z">
        <w:r w:rsidR="00554E86">
          <w:rPr>
            <w:rFonts w:ascii="Arial" w:eastAsia="Arial" w:hAnsi="Arial" w:cs="Arial"/>
            <w:color w:val="000000"/>
            <w:sz w:val="24"/>
            <w:szCs w:val="24"/>
          </w:rPr>
          <w:t xml:space="preserve">cultural </w:t>
        </w:r>
      </w:ins>
      <w:ins w:id="84" w:author="Di Lego Goncalves, Vanessa" w:date="2023-06-22T09:29:00Z">
        <w:r w:rsidR="00554E86">
          <w:rPr>
            <w:rFonts w:ascii="Arial" w:eastAsia="Arial" w:hAnsi="Arial" w:cs="Arial"/>
            <w:color w:val="000000"/>
            <w:sz w:val="24"/>
            <w:szCs w:val="24"/>
          </w:rPr>
          <w:t xml:space="preserve">backgrounds, </w:t>
        </w:r>
      </w:ins>
      <w:ins w:id="85" w:author="Di Lego Goncalves, Vanessa" w:date="2023-06-22T09:28:00Z">
        <w:r w:rsidR="00554E86">
          <w:rPr>
            <w:rFonts w:ascii="Arial" w:eastAsia="Arial" w:hAnsi="Arial" w:cs="Arial"/>
            <w:color w:val="000000"/>
            <w:sz w:val="24"/>
            <w:szCs w:val="24"/>
          </w:rPr>
          <w:t>gende</w:t>
        </w:r>
      </w:ins>
      <w:ins w:id="86" w:author="Di Lego Goncalves, Vanessa" w:date="2023-06-22T09:29:00Z">
        <w:r w:rsidR="00554E86">
          <w:rPr>
            <w:rFonts w:ascii="Arial" w:eastAsia="Arial" w:hAnsi="Arial" w:cs="Arial"/>
            <w:color w:val="000000"/>
            <w:sz w:val="24"/>
            <w:szCs w:val="24"/>
          </w:rPr>
          <w:t>r norms</w:t>
        </w:r>
      </w:ins>
      <w:ins w:id="87" w:author="Di Lego Goncalves, Vanessa" w:date="2023-06-22T09:28:00Z">
        <w:r w:rsidR="00554E86">
          <w:rPr>
            <w:rFonts w:ascii="Arial" w:eastAsia="Arial" w:hAnsi="Arial" w:cs="Arial"/>
            <w:color w:val="000000"/>
            <w:sz w:val="24"/>
            <w:szCs w:val="24"/>
          </w:rPr>
          <w:t>,</w:t>
        </w:r>
      </w:ins>
      <w:ins w:id="88" w:author="Di Lego Goncalves, Vanessa" w:date="2023-06-22T09:29:00Z">
        <w:r w:rsidR="00554E86">
          <w:rPr>
            <w:rFonts w:ascii="Arial" w:eastAsia="Arial" w:hAnsi="Arial" w:cs="Arial"/>
            <w:color w:val="000000"/>
            <w:sz w:val="24"/>
            <w:szCs w:val="24"/>
          </w:rPr>
          <w:t xml:space="preserve"> and</w:t>
        </w:r>
      </w:ins>
      <w:ins w:id="89" w:author="Di Lego Goncalves, Vanessa" w:date="2023-06-22T09:28:00Z">
        <w:r w:rsidR="00554E86">
          <w:rPr>
            <w:rFonts w:ascii="Arial" w:eastAsia="Arial" w:hAnsi="Arial" w:cs="Arial"/>
            <w:color w:val="000000"/>
            <w:sz w:val="24"/>
            <w:szCs w:val="24"/>
          </w:rPr>
          <w:t xml:space="preserve"> health systems</w:t>
        </w:r>
      </w:ins>
      <w:del w:id="90" w:author="Di Lego Goncalves, Vanessa" w:date="2023-06-22T09:28:00Z">
        <w:r w:rsidDel="00554E86">
          <w:rPr>
            <w:rFonts w:ascii="Arial" w:eastAsia="Arial" w:hAnsi="Arial" w:cs="Arial"/>
            <w:color w:val="000000"/>
            <w:sz w:val="24"/>
            <w:szCs w:val="24"/>
          </w:rPr>
          <w:delText>models</w:delText>
        </w:r>
      </w:del>
      <w:del w:id="91" w:author="Di Lego Goncalves, Vanessa" w:date="2023-06-22T09:29:00Z">
        <w:r w:rsidDel="00554E86">
          <w:rPr>
            <w:rFonts w:ascii="Arial" w:eastAsia="Arial" w:hAnsi="Arial" w:cs="Arial"/>
            <w:color w:val="000000"/>
            <w:sz w:val="24"/>
            <w:szCs w:val="24"/>
          </w:rPr>
          <w:delText xml:space="preserve"> and gender </w:delText>
        </w:r>
      </w:del>
      <w:del w:id="92"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80"/>
      <w:r w:rsidR="00A87123">
        <w:rPr>
          <w:rStyle w:val="CommentReference"/>
          <w:rFonts w:ascii="Times New Roman" w:eastAsia="Times New Roman" w:hAnsi="Times New Roman" w:cs="Times New Roman"/>
        </w:rPr>
        <w:commentReference w:id="80"/>
      </w:r>
      <w:commentRangeEnd w:id="81"/>
      <w:r w:rsidR="00554E86">
        <w:rPr>
          <w:rStyle w:val="CommentReference"/>
          <w:rFonts w:ascii="Times New Roman" w:eastAsia="Times New Roman" w:hAnsi="Times New Roman" w:cs="Times New Roman"/>
        </w:rPr>
        <w:commentReference w:id="81"/>
      </w:r>
      <w:r>
        <w:rPr>
          <w:rFonts w:ascii="Arial" w:eastAsia="Arial" w:hAnsi="Arial" w:cs="Arial"/>
          <w:color w:val="000000"/>
          <w:sz w:val="24"/>
          <w:szCs w:val="24"/>
        </w:rPr>
        <w:t xml:space="preserve">We focus on age 60 and above to be coherent towards the definition of old age across countries. While most developed countries define old age as 65, for China and Mexico it is age 60. For more details on the data characteristics, refer to the Supplementary </w:t>
      </w:r>
      <w:del w:id="93" w:author="Di Lego Goncalves, Vanessa" w:date="2023-06-22T09:30:00Z">
        <w:r w:rsidDel="005F020D">
          <w:rPr>
            <w:rFonts w:ascii="Arial" w:eastAsia="Arial" w:hAnsi="Arial" w:cs="Arial"/>
            <w:color w:val="000000"/>
            <w:sz w:val="24"/>
            <w:szCs w:val="24"/>
          </w:rPr>
          <w:delText>Material</w:delText>
        </w:r>
      </w:del>
      <w:ins w:id="94" w:author="Di Lego Goncalves, Vanessa" w:date="2023-06-22T09:30:00Z">
        <w:r w:rsidR="005F020D">
          <w:rPr>
            <w:rFonts w:ascii="Arial" w:eastAsia="Arial" w:hAnsi="Arial" w:cs="Arial"/>
            <w:color w:val="000000"/>
            <w:sz w:val="24"/>
            <w:szCs w:val="24"/>
          </w:rPr>
          <w:t>Information</w:t>
        </w:r>
      </w:ins>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95"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96"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ins w:id="97"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98" w:author="Di Lego Goncalves, Vanessa" w:date="2023-06-22T09:43:00Z">
        <w:r w:rsidR="005469D0">
          <w:rPr>
            <w:rFonts w:ascii="Arial" w:eastAsia="Arial" w:hAnsi="Arial" w:cs="Arial"/>
            <w:color w:val="000000"/>
            <w:sz w:val="24"/>
            <w:szCs w:val="24"/>
          </w:rPr>
          <w:t>O</w:t>
        </w:r>
      </w:ins>
      <w:ins w:id="99"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100" w:author="Di Lego Goncalves, Vanessa" w:date="2023-06-22T09:42:00Z">
        <w:r w:rsidR="005469D0">
          <w:rPr>
            <w:rFonts w:ascii="Arial" w:eastAsia="Arial" w:hAnsi="Arial" w:cs="Arial"/>
            <w:color w:val="000000"/>
            <w:sz w:val="24"/>
            <w:szCs w:val="24"/>
          </w:rPr>
          <w:t>)</w:t>
        </w:r>
      </w:ins>
      <w:del w:id="101"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80D8FD5" w14:textId="052DC063" w:rsidR="00D17C9E" w:rsidRPr="00D17C9E"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102"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m:oMath>
        <m:r>
          <w:ins w:id="103" w:author="Di Lego Goncalves, Vanessa" w:date="2023-06-22T10:15:00Z">
            <w:rPr>
              <w:rFonts w:ascii="Cambria Math" w:eastAsia="Cambria Math" w:hAnsi="Cambria Math" w:cs="Cambria Math"/>
              <w:sz w:val="24"/>
              <w:szCs w:val="24"/>
            </w:rPr>
            <m:t>DFLE</m:t>
          </w:ins>
        </m:r>
      </m:oMath>
      <w:del w:id="104" w:author="Di Lego Goncalves, Vanessa" w:date="2023-06-22T10:15:00Z">
        <w:r>
          <w:rPr>
            <w:rFonts w:ascii="Arial" w:eastAsia="Arial" w:hAnsi="Arial" w:cs="Arial"/>
            <w:i/>
            <w:sz w:val="24"/>
            <w:szCs w:val="24"/>
          </w:rPr>
          <w:delText>DFLE</w:delText>
        </w:r>
      </w:del>
      <w:r>
        <w:rPr>
          <w:rFonts w:ascii="Arial" w:eastAsia="Arial" w:hAnsi="Arial" w:cs="Arial"/>
          <w:sz w:val="24"/>
          <w:szCs w:val="24"/>
        </w:rPr>
        <w:t>) and the chronic-free life expectancy (</w:t>
      </w:r>
      <m:oMath>
        <m:r>
          <w:ins w:id="105" w:author="Di Lego Goncalves, Vanessa" w:date="2023-06-22T10:15:00Z">
            <w:rPr>
              <w:rFonts w:ascii="Cambria Math" w:eastAsia="Cambria Math" w:hAnsi="Cambria Math" w:cs="Cambria Math"/>
              <w:sz w:val="24"/>
              <w:szCs w:val="24"/>
            </w:rPr>
            <m:t>CFLE</m:t>
          </w:ins>
        </m:r>
      </m:oMath>
      <w:del w:id="106" w:author="Di Lego Goncalves, Vanessa" w:date="2023-06-22T10:15:00Z">
        <w:r>
          <w:rPr>
            <w:rFonts w:ascii="Arial" w:eastAsia="Arial" w:hAnsi="Arial" w:cs="Arial"/>
            <w:sz w:val="24"/>
            <w:szCs w:val="24"/>
          </w:rPr>
          <w:delText>CFLE</w:delText>
        </w:r>
      </w:del>
      <w:r>
        <w:rPr>
          <w:rFonts w:ascii="Arial" w:eastAsia="Arial" w:hAnsi="Arial" w:cs="Arial"/>
          <w:sz w:val="24"/>
          <w:szCs w:val="24"/>
        </w:rPr>
        <w:t xml:space="preserve">) </w:t>
      </w:r>
      <w:ins w:id="107" w:author="Di Lego Goncalves, Vanessa" w:date="2023-06-22T09:44:00Z">
        <w:r w:rsidR="005B22C5">
          <w:rPr>
            <w:rFonts w:ascii="Arial" w:eastAsia="Arial" w:hAnsi="Arial" w:cs="Arial"/>
            <w:sz w:val="24"/>
            <w:szCs w:val="24"/>
          </w:rPr>
          <w:t xml:space="preserve">for ages 60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843F09">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morbidity","type":"article-journal","volume":"86"},"uris":["http://www.mendeley.com/documents/?uuid=53ae6c7c-eab6-4718-8411-68f9d0e12fb1"]}],"mendeley":{"formattedCitation":"(Sullivan 1971)","plainTextFormattedCitation":"(Sullivan 1971)","previouslyFormattedCitation":"(Sullivan 1971)"},"properties":{"noteIndex":0},"schema":"https://github.com/citation-style-language/schema/raw/master/csl-citation.json"}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(Sullivan 1971)</w:t>
      </w:r>
      <w:r w:rsidR="00843F09">
        <w:rPr>
          <w:rFonts w:ascii="Arial" w:eastAsia="Arial" w:hAnsi="Arial" w:cs="Arial"/>
          <w:sz w:val="24"/>
          <w:szCs w:val="24"/>
        </w:rPr>
        <w:fldChar w:fldCharType="end"/>
      </w:r>
      <w:r>
        <w:rPr>
          <w:rFonts w:ascii="Arial" w:eastAsia="Arial" w:hAnsi="Arial" w:cs="Arial"/>
          <w:sz w:val="24"/>
          <w:szCs w:val="24"/>
        </w:rPr>
        <w:t xml:space="preserve">, </w:t>
      </w:r>
      <w:ins w:id="108" w:author="Di Lego Goncalves, Vanessa" w:date="2023-06-22T09:32:00Z">
        <w:r w:rsidR="00381CF7">
          <w:rPr>
            <w:rFonts w:ascii="Arial" w:eastAsia="Arial" w:hAnsi="Arial" w:cs="Arial"/>
            <w:sz w:val="24"/>
            <w:szCs w:val="24"/>
          </w:rPr>
          <w:t xml:space="preserve">the most </w:t>
        </w:r>
      </w:ins>
      <w:ins w:id="109" w:author="Di Lego Goncalves, Vanessa" w:date="2023-06-22T09:34:00Z">
        <w:r w:rsidR="00381CF7">
          <w:rPr>
            <w:rFonts w:ascii="Arial" w:eastAsia="Arial" w:hAnsi="Arial" w:cs="Arial"/>
            <w:sz w:val="24"/>
            <w:szCs w:val="24"/>
          </w:rPr>
          <w:t xml:space="preserve">widely </w:t>
        </w:r>
        <w:proofErr w:type="spellStart"/>
        <w:r w:rsidR="00381CF7">
          <w:rPr>
            <w:rFonts w:ascii="Arial" w:eastAsia="Arial" w:hAnsi="Arial" w:cs="Arial"/>
            <w:sz w:val="24"/>
            <w:szCs w:val="24"/>
          </w:rPr>
          <w:t>adopted</w:t>
        </w:r>
      </w:ins>
      <w:del w:id="110" w:author="Di Lego Goncalves, Vanessa" w:date="2023-06-22T09:32:00Z">
        <w:r w:rsidDel="00381CF7">
          <w:rPr>
            <w:rFonts w:ascii="Arial" w:eastAsia="Arial" w:hAnsi="Arial" w:cs="Arial"/>
            <w:sz w:val="24"/>
            <w:szCs w:val="24"/>
          </w:rPr>
          <w:delText xml:space="preserve">a </w:delText>
        </w:r>
      </w:del>
      <w:r>
        <w:rPr>
          <w:rFonts w:ascii="Arial" w:eastAsia="Arial" w:hAnsi="Arial" w:cs="Arial"/>
          <w:sz w:val="24"/>
          <w:szCs w:val="24"/>
        </w:rPr>
        <w:t>methodological</w:t>
      </w:r>
      <w:proofErr w:type="spellEnd"/>
      <w:r>
        <w:rPr>
          <w:rFonts w:ascii="Arial" w:eastAsia="Arial" w:hAnsi="Arial" w:cs="Arial"/>
          <w:sz w:val="24"/>
          <w:szCs w:val="24"/>
        </w:rPr>
        <w:t xml:space="preserve"> approach </w:t>
      </w:r>
      <w:del w:id="111" w:author="Di Lego Goncalves, Vanessa" w:date="2023-06-22T09:33:00Z">
        <w:r w:rsidDel="00381CF7">
          <w:rPr>
            <w:rFonts w:ascii="Arial" w:eastAsia="Arial" w:hAnsi="Arial" w:cs="Arial"/>
            <w:sz w:val="24"/>
            <w:szCs w:val="24"/>
          </w:rPr>
          <w:delText>that has been used before in similar</w:delText>
        </w:r>
      </w:del>
      <w:ins w:id="112" w:author="Di Lego Goncalves, Vanessa" w:date="2023-06-22T09:33:00Z">
        <w:r w:rsidR="00381CF7">
          <w:rPr>
            <w:rFonts w:ascii="Arial" w:eastAsia="Arial" w:hAnsi="Arial" w:cs="Arial"/>
            <w:sz w:val="24"/>
            <w:szCs w:val="24"/>
          </w:rPr>
          <w:t xml:space="preserve">for </w:t>
        </w:r>
      </w:ins>
      <w:ins w:id="113" w:author="Di Lego Goncalves, Vanessa" w:date="2023-06-22T09:35:00Z">
        <w:r w:rsidR="00381CF7">
          <w:rPr>
            <w:rFonts w:ascii="Arial" w:eastAsia="Arial" w:hAnsi="Arial" w:cs="Arial"/>
            <w:sz w:val="24"/>
            <w:szCs w:val="24"/>
          </w:rPr>
          <w:t>estimating prevalence-based health expectancies</w:t>
        </w:r>
      </w:ins>
      <w:del w:id="114" w:author="Di Lego Goncalves, Vanessa" w:date="2023-06-22T09:35:00Z">
        <w:r w:rsidDel="00381CF7">
          <w:rPr>
            <w:rFonts w:ascii="Arial" w:eastAsia="Arial" w:hAnsi="Arial" w:cs="Arial"/>
            <w:sz w:val="24"/>
            <w:szCs w:val="24"/>
          </w:rPr>
          <w:delText xml:space="preserve"> 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47289C">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States","type":"article-journal","volume":"106"},"uris":["http://www.mendeley.com/documents/?uuid=5f91cfd1-0d5c-4fca-a8ba-8668d91b3001"]}],"mendeley":{"formattedCitation":"(Saito et al. 2014; Crimmins et al. 2016)","plainTextFormattedCitation":"(Saito et al. 2014; Crimmins et al. 2016)","previouslyFormattedCitation":"(Saito et al. 2014; Crimmins et al. 2016)"},"properties":{"noteIndex":0},"schema":"https://github.com/citation-style-language/schema/raw/master/csl-citation.json"}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(Saito et al. 2014; Crimmins et al. 2016)</w:t>
      </w:r>
      <w:r w:rsidR="00843F09">
        <w:rPr>
          <w:rFonts w:ascii="Arial" w:eastAsia="Arial" w:hAnsi="Arial" w:cs="Arial"/>
          <w:sz w:val="24"/>
          <w:szCs w:val="24"/>
        </w:rPr>
        <w:fldChar w:fldCharType="end"/>
      </w:r>
      <w:r>
        <w:rPr>
          <w:rFonts w:ascii="Arial" w:eastAsia="Arial" w:hAnsi="Arial" w:cs="Arial"/>
          <w:sz w:val="24"/>
          <w:szCs w:val="24"/>
        </w:rPr>
        <w:t xml:space="preserve">. </w:t>
      </w:r>
      <w:del w:id="115" w:author="Di Lego Goncalves, Vanessa" w:date="2023-06-22T09:44:00Z">
        <w:r w:rsidDel="005B22C5">
          <w:rPr>
            <w:rFonts w:ascii="Arial" w:eastAsia="Arial" w:hAnsi="Arial" w:cs="Arial"/>
            <w:color w:val="000000"/>
            <w:sz w:val="24"/>
            <w:szCs w:val="24"/>
          </w:rPr>
          <w:delText xml:space="preserve">We estimate </w:delText>
        </w:r>
      </w:del>
      <w:del w:id="116" w:author="Di Lego Goncalves, Vanessa" w:date="2023-06-22T09:43:00Z">
        <w:r w:rsidDel="005B22C5">
          <w:rPr>
            <w:rFonts w:ascii="Arial" w:eastAsia="Arial" w:hAnsi="Arial" w:cs="Arial"/>
            <w:color w:val="000000"/>
            <w:sz w:val="24"/>
            <w:szCs w:val="24"/>
          </w:rPr>
          <w:delText>disability- and chronic disease-free life expectancies (</w:delText>
        </w:r>
      </w:del>
      <w:del w:id="117"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studies.","type":"article-journal","volume":"143"},"uris":["http://www.mendeley.com/documents/?uuid=fcd6b937-c6ab-4fd6-8dbe-ba7d45016340"]}],"mendeley":{"formattedCitation":"(Beckett et al. 1996)","plainTextFormattedCitation":"(Beckett et al. 1996)","previouslyFormattedCitation":"(Beckett et al. 1996)"},"properties":{"noteIndex":0},"schema":"https://github.com/citation-style-language/schema/raw/master/csl-citation.json"}</w:instrText>
      </w:r>
      <w:r w:rsidR="0047289C">
        <w:rPr>
          <w:rFonts w:ascii="Arial" w:eastAsia="Arial" w:hAnsi="Arial" w:cs="Arial"/>
          <w:color w:val="000000"/>
          <w:sz w:val="24"/>
          <w:szCs w:val="24"/>
        </w:rPr>
        <w:fldChar w:fldCharType="separate"/>
      </w:r>
      <w:r w:rsidR="0047289C" w:rsidRPr="0047289C">
        <w:rPr>
          <w:rFonts w:ascii="Arial" w:eastAsia="Arial" w:hAnsi="Arial" w:cs="Arial"/>
          <w:noProof/>
          <w:color w:val="000000"/>
          <w:sz w:val="24"/>
          <w:szCs w:val="24"/>
        </w:rPr>
        <w:t>(Beckett et al. 1996)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stroke and lung disease. </w:t>
      </w:r>
      <w:r w:rsidRPr="005E371A">
        <w:rPr>
          <w:rFonts w:ascii="Arial" w:eastAsia="Arial" w:hAnsi="Arial" w:cs="Arial"/>
          <w:color w:val="000000"/>
          <w:sz w:val="24"/>
          <w:szCs w:val="24"/>
        </w:rPr>
        <w:t xml:space="preserve">Using the respective </w:t>
      </w:r>
      <w:r w:rsidRPr="005E371A">
        <w:rPr>
          <w:rFonts w:ascii="Arial" w:eastAsia="Arial" w:hAnsi="Arial" w:cs="Arial"/>
          <w:color w:val="000000"/>
          <w:sz w:val="24"/>
          <w:szCs w:val="24"/>
        </w:rPr>
        <w:lastRenderedPageBreak/>
        <w:t xml:space="preserve">weighted proportions of women and men who report a limitation in activities of daily living (ADL) and of at least one chronic doctor diagnosed disease (Chronic) in the population for each survey, we computed the </w:t>
      </w:r>
      <w:ins w:id="118" w:author="Di Lego Goncalves, Vanessa" w:date="2023-06-22T09:38:00Z">
        <w:r w:rsidR="002B3BF7" w:rsidRPr="005E371A">
          <w:rPr>
            <w:rFonts w:ascii="Arial" w:hAnsi="Arial"/>
            <w:color w:val="000000"/>
            <w:sz w:val="24"/>
            <w:rPrChange w:id="119" w:author="Di Lego Goncalves, Vanessa" w:date="2023-06-22T10:16:00Z">
              <w:rPr>
                <w:rFonts w:ascii="Arial" w:eastAsia="Arial" w:hAnsi="Arial" w:cs="Arial"/>
                <w:sz w:val="24"/>
                <w:szCs w:val="24"/>
              </w:rPr>
            </w:rPrChange>
          </w:rPr>
          <w:t xml:space="preserve">prevalence of </w:t>
        </w:r>
      </w:ins>
      <w:ins w:id="120" w:author="Di Lego Goncalves, Vanessa" w:date="2023-06-22T10:16:00Z">
        <w:r w:rsidRPr="005E371A">
          <w:rPr>
            <w:rFonts w:ascii="Arial" w:eastAsia="Arial" w:hAnsi="Arial" w:cs="Arial"/>
            <w:color w:val="000000"/>
            <w:sz w:val="24"/>
            <w:szCs w:val="24"/>
          </w:rPr>
          <w:t>unhealthy individuals for each</w:t>
        </w:r>
      </w:ins>
      <w:ins w:id="121" w:author="Di Lego Goncalves, Vanessa" w:date="2023-06-22T10:19:00Z">
        <w:r w:rsidR="00D17C9E">
          <w:rPr>
            <w:rFonts w:ascii="Arial" w:eastAsia="Arial" w:hAnsi="Arial" w:cs="Arial"/>
            <w:color w:val="000000"/>
            <w:sz w:val="24"/>
            <w:szCs w:val="24"/>
          </w:rPr>
          <w:t xml:space="preserve"> </w:t>
        </w:r>
      </w:ins>
      <w:ins w:id="122" w:author="Di Lego Goncalves, Vanessa" w:date="2023-06-22T09:38:00Z">
        <w:r w:rsidR="002B3BF7">
          <w:rPr>
            <w:rFonts w:ascii="Arial" w:eastAsia="Arial" w:hAnsi="Arial" w:cs="Arial"/>
            <w:sz w:val="24"/>
            <w:szCs w:val="24"/>
          </w:rPr>
          <w:t>disability and at least one chronic</w:t>
        </w:r>
        <w:r w:rsidR="002B3BF7" w:rsidRPr="005E371A">
          <w:rPr>
            <w:rFonts w:ascii="Arial" w:hAnsi="Arial"/>
            <w:color w:val="000000"/>
            <w:sz w:val="24"/>
            <w:rPrChange w:id="123" w:author="Di Lego Goncalves, Vanessa" w:date="2023-06-22T10:16:00Z">
              <w:rPr>
                <w:rFonts w:ascii="Arial" w:eastAsia="Arial" w:hAnsi="Arial" w:cs="Arial"/>
                <w:sz w:val="24"/>
                <w:szCs w:val="24"/>
              </w:rPr>
            </w:rPrChange>
          </w:rPr>
          <w:t xml:space="preserve"> condition </w:t>
        </w:r>
        <w:r w:rsidR="002B3BF7">
          <w:rPr>
            <w:rFonts w:ascii="Arial" w:eastAsia="Arial" w:hAnsi="Arial" w:cs="Arial"/>
            <w:sz w:val="24"/>
            <w:szCs w:val="24"/>
          </w:rPr>
          <w:t xml:space="preserve">for each country </w:t>
        </w:r>
      </w:ins>
      <w:del w:id="124"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5-year age groups</w:t>
      </w:r>
      <w:ins w:id="125" w:author="Di Lego Goncalves, Vanessa" w:date="2023-06-22T09:39:00Z">
        <w:r w:rsidR="007E07B6">
          <w:rPr>
            <w:rFonts w:ascii="Arial" w:eastAsia="Arial" w:hAnsi="Arial" w:cs="Arial"/>
            <w:color w:val="000000"/>
            <w:sz w:val="24"/>
            <w:szCs w:val="24"/>
          </w:rPr>
          <w:t xml:space="preserve"> for women and men separately</w:t>
        </w:r>
      </w:ins>
      <w:r>
        <w:rPr>
          <w:rFonts w:ascii="Arial" w:eastAsia="Arial" w:hAnsi="Arial" w:cs="Arial"/>
          <w:color w:val="000000"/>
          <w:sz w:val="24"/>
          <w:szCs w:val="24"/>
        </w:rPr>
        <w:t>.</w:t>
      </w:r>
      <w:ins w:id="126" w:author="Di Lego Goncalves, Vanessa" w:date="2023-06-22T09:37:00Z">
        <w:r w:rsidR="00293B95">
          <w:rPr>
            <w:rFonts w:ascii="Arial" w:eastAsia="Arial" w:hAnsi="Arial" w:cs="Arial"/>
            <w:color w:val="000000"/>
            <w:sz w:val="24"/>
            <w:szCs w:val="24"/>
          </w:rPr>
          <w:t xml:space="preserve"> </w:t>
        </w:r>
      </w:ins>
      <w:ins w:id="127" w:author="Di Lego Goncalves, Vanessa" w:date="2023-06-22T09:41:00Z">
        <w:r w:rsidR="00DA586B">
          <w:rPr>
            <w:rFonts w:ascii="Arial" w:hAnsi="Arial"/>
            <w:sz w:val="24"/>
            <w:rPrChange w:id="128" w:author="Di Lego Goncalves, Vanessa" w:date="2023-06-22T10:16:00Z">
              <w:rPr>
                <w:rFonts w:ascii="Arial" w:eastAsia="Arial" w:hAnsi="Arial" w:cs="Arial"/>
                <w:color w:val="000000"/>
                <w:sz w:val="24"/>
                <w:szCs w:val="24"/>
              </w:rPr>
            </w:rPrChange>
          </w:rPr>
          <w:t>We then</w:t>
        </w:r>
      </w:ins>
      <w:ins w:id="129" w:author="Di Lego Goncalves, Vanessa" w:date="2023-06-22T09:39:00Z">
        <w:r w:rsidR="007E07B6">
          <w:rPr>
            <w:rFonts w:ascii="Arial" w:eastAsia="Arial" w:hAnsi="Arial" w:cs="Arial"/>
            <w:sz w:val="24"/>
            <w:szCs w:val="24"/>
          </w:rPr>
          <w:t xml:space="preserve"> </w:t>
        </w:r>
      </w:ins>
      <w:ins w:id="130" w:author="Di Lego Goncalves, Vanessa" w:date="2023-06-22T09:38:00Z">
        <w:r w:rsidR="002B3BF7">
          <w:rPr>
            <w:rFonts w:ascii="Arial" w:eastAsia="Arial" w:hAnsi="Arial" w:cs="Arial"/>
            <w:sz w:val="24"/>
            <w:szCs w:val="24"/>
          </w:rPr>
          <w:t xml:space="preserve">combine </w:t>
        </w:r>
      </w:ins>
      <w:ins w:id="131" w:author="Di Lego Goncalves, Vanessa" w:date="2023-06-22T10:13:00Z">
        <w:r w:rsidR="00244C53">
          <w:rPr>
            <w:rFonts w:ascii="Arial" w:eastAsia="Arial" w:hAnsi="Arial" w:cs="Arial"/>
            <w:sz w:val="24"/>
            <w:szCs w:val="24"/>
          </w:rPr>
          <w:t>the computed prevalence</w:t>
        </w:r>
      </w:ins>
      <w:ins w:id="132" w:author="Di Lego Goncalves, Vanessa" w:date="2023-06-22T09:38:00Z">
        <w:r w:rsidR="002B3BF7">
          <w:rPr>
            <w:rFonts w:ascii="Arial" w:eastAsia="Arial" w:hAnsi="Arial" w:cs="Arial"/>
            <w:sz w:val="24"/>
            <w:szCs w:val="24"/>
          </w:rPr>
          <w:t xml:space="preserve"> with the total number of person-years lived obtained from the </w:t>
        </w:r>
      </w:ins>
      <w:ins w:id="133" w:author="Di Lego Goncalves, Vanessa" w:date="2023-06-22T09:41:00Z">
        <w:r w:rsidR="00DA586B">
          <w:rPr>
            <w:rFonts w:ascii="Arial" w:eastAsia="Arial" w:hAnsi="Arial" w:cs="Arial"/>
            <w:sz w:val="24"/>
            <w:szCs w:val="24"/>
          </w:rPr>
          <w:t xml:space="preserve">United Nations </w:t>
        </w:r>
      </w:ins>
      <w:ins w:id="134" w:author="Di Lego Goncalves, Vanessa" w:date="2023-06-22T09:38:00Z">
        <w:r w:rsidR="002B3BF7">
          <w:rPr>
            <w:rFonts w:ascii="Arial" w:eastAsia="Arial" w:hAnsi="Arial" w:cs="Arial"/>
            <w:sz w:val="24"/>
            <w:szCs w:val="24"/>
          </w:rPr>
          <w:t>life tables</w:t>
        </w:r>
      </w:ins>
      <w:ins w:id="135" w:author="Di Lego Goncalves, Vanessa" w:date="2023-06-22T09:41:00Z">
        <w:r w:rsidR="00DA586B">
          <w:rPr>
            <w:rFonts w:ascii="Arial" w:eastAsia="Arial" w:hAnsi="Arial" w:cs="Arial"/>
            <w:sz w:val="24"/>
            <w:szCs w:val="24"/>
          </w:rPr>
          <w:t xml:space="preserve"> (ONS for England)</w:t>
        </w:r>
      </w:ins>
      <w:ins w:id="136" w:author="Di Lego Goncalves, Vanessa" w:date="2023-06-22T09:38:00Z">
        <w:r w:rsidR="002B3BF7">
          <w:rPr>
            <w:rFonts w:ascii="Arial" w:eastAsia="Arial" w:hAnsi="Arial" w:cs="Arial"/>
            <w:sz w:val="24"/>
            <w:szCs w:val="24"/>
          </w:rPr>
          <w:t xml:space="preserve">. </w:t>
        </w:r>
      </w:ins>
      <w:del w:id="137" w:author="Di Lego Goncalves, Vanessa" w:date="2023-06-22T10:10:00Z">
        <w:r w:rsidDel="00244C53">
          <w:rPr>
            <w:rFonts w:ascii="Arial" w:eastAsia="Arial" w:hAnsi="Arial" w:cs="Arial"/>
            <w:color w:val="000000"/>
            <w:sz w:val="24"/>
            <w:szCs w:val="24"/>
          </w:rPr>
          <w:delText xml:space="preserve">  </w:delText>
        </w:r>
      </w:del>
      <m:oMath>
        <m:r>
          <w:ins w:id="138" w:author="Di Lego Goncalves, Vanessa" w:date="2023-06-22T10:21:00Z">
            <w:rPr>
              <w:rFonts w:ascii="Cambria Math" w:eastAsia="Cambria Math" w:hAnsi="Cambria Math" w:cs="Cambria Math"/>
              <w:sz w:val="24"/>
              <w:szCs w:val="24"/>
            </w:rPr>
            <m:t>DFLE</m:t>
          </w:ins>
        </m:r>
      </m:oMath>
      <w:ins w:id="139" w:author="Di Lego Goncalves, Vanessa" w:date="2023-06-22T10:21:00Z">
        <w:r w:rsidR="00D17C9E">
          <w:rPr>
            <w:rFonts w:ascii="Arial" w:eastAsia="Arial" w:hAnsi="Arial" w:cs="Arial"/>
            <w:color w:val="000000"/>
            <w:sz w:val="24"/>
            <w:szCs w:val="24"/>
          </w:rPr>
          <w:t xml:space="preserve">  </w:t>
        </w:r>
      </w:ins>
      <w:ins w:id="140" w:author="Di Lego Goncalves, Vanessa" w:date="2023-06-22T10:14:00Z">
        <w:r w:rsidR="00244C53">
          <w:rPr>
            <w:rFonts w:ascii="Arial" w:eastAsia="Arial" w:hAnsi="Arial" w:cs="Arial"/>
            <w:sz w:val="24"/>
            <w:szCs w:val="24"/>
          </w:rPr>
          <w:t>is the</w:t>
        </w:r>
      </w:ins>
      <w:ins w:id="141" w:author="Di Lego Goncalves, Vanessa" w:date="2023-06-22T10:19:00Z">
        <w:r w:rsidR="00D17C9E">
          <w:rPr>
            <w:rFonts w:ascii="Arial" w:eastAsia="Arial" w:hAnsi="Arial" w:cs="Arial"/>
            <w:sz w:val="24"/>
            <w:szCs w:val="24"/>
          </w:rPr>
          <w:t xml:space="preserve">n </w:t>
        </w:r>
      </w:ins>
      <w:ins w:id="142" w:author="Di Lego Goncalves, Vanessa" w:date="2023-06-22T10:28:00Z">
        <w:r w:rsidR="00D17C9E">
          <w:rPr>
            <w:rFonts w:ascii="Arial" w:eastAsia="Arial" w:hAnsi="Arial" w:cs="Arial"/>
            <w:sz w:val="24"/>
            <w:szCs w:val="24"/>
          </w:rPr>
          <w:t xml:space="preserve">defined as </w:t>
        </w:r>
      </w:ins>
      <w:ins w:id="143" w:author="Di Lego Goncalves, Vanessa" w:date="2023-06-22T10:19:00Z">
        <w:r w:rsidR="00D17C9E">
          <w:rPr>
            <w:rFonts w:ascii="Arial" w:eastAsia="Arial" w:hAnsi="Arial" w:cs="Arial"/>
            <w:sz w:val="24"/>
            <w:szCs w:val="24"/>
          </w:rPr>
          <w:t>t</w:t>
        </w:r>
      </w:ins>
      <w:ins w:id="144" w:author="Di Lego Goncalves, Vanessa" w:date="2023-06-22T09:40:00Z">
        <w:r w:rsidR="007E07B6">
          <w:rPr>
            <w:rFonts w:ascii="Arial" w:eastAsia="Arial" w:hAnsi="Arial" w:cs="Arial"/>
            <w:sz w:val="24"/>
            <w:szCs w:val="24"/>
          </w:rPr>
          <w:t>he number of person-years lived free of disability</w:t>
        </w:r>
      </w:ins>
      <w:ins w:id="145" w:author="Di Lego Goncalves, Vanessa" w:date="2023-06-22T10:19:00Z">
        <w:r w:rsidR="00D17C9E">
          <w:rPr>
            <w:rFonts w:ascii="Arial" w:eastAsia="Arial" w:hAnsi="Arial" w:cs="Arial"/>
            <w:sz w:val="24"/>
            <w:szCs w:val="24"/>
          </w:rPr>
          <w:t>, while</w:t>
        </w:r>
      </w:ins>
      <w:ins w:id="146" w:author="Di Lego Goncalves, Vanessa" w:date="2023-06-22T10:22:00Z">
        <w:r w:rsidR="00D17C9E">
          <w:rPr>
            <w:rFonts w:ascii="Arial" w:eastAsia="Arial" w:hAnsi="Arial" w:cs="Arial"/>
            <w:sz w:val="24"/>
            <w:szCs w:val="24"/>
          </w:rPr>
          <w:t xml:space="preserve"> </w:t>
        </w:r>
        <m:oMath>
          <m:r>
            <w:rPr>
              <w:rFonts w:ascii="Cambria Math" w:eastAsia="Cambria Math" w:hAnsi="Cambria Math" w:cs="Cambria Math"/>
              <w:sz w:val="24"/>
              <w:szCs w:val="24"/>
            </w:rPr>
            <m:t>CFLE</m:t>
          </m:r>
        </m:oMath>
      </w:ins>
      <w:ins w:id="147" w:author="Di Lego Goncalves, Vanessa" w:date="2023-06-22T10:20:00Z">
        <w:r w:rsidR="00D17C9E" w:rsidRPr="00D17C9E">
          <w:rPr>
            <w:rFonts w:ascii="Arial" w:eastAsia="Arial" w:hAnsi="Arial" w:cs="Arial"/>
            <w:sz w:val="24"/>
            <w:szCs w:val="24"/>
          </w:rPr>
          <w:t xml:space="preserve"> </w:t>
        </w:r>
        <w:r w:rsidR="00D17C9E">
          <w:rPr>
            <w:rFonts w:ascii="Arial" w:eastAsia="Arial" w:hAnsi="Arial" w:cs="Arial"/>
            <w:sz w:val="24"/>
            <w:szCs w:val="24"/>
          </w:rPr>
          <w:t xml:space="preserve">is the number of person-years lived without chronic </w:t>
        </w:r>
        <w:proofErr w:type="spellStart"/>
        <w:r w:rsidR="00D17C9E">
          <w:rPr>
            <w:rFonts w:ascii="Arial" w:eastAsia="Arial" w:hAnsi="Arial" w:cs="Arial"/>
            <w:sz w:val="24"/>
            <w:szCs w:val="24"/>
          </w:rPr>
          <w:t>conditions</w:t>
        </w:r>
      </w:ins>
      <w:ins w:id="148" w:author="Di Lego Goncalves, Vanessa" w:date="2023-06-22T10:22:00Z">
        <w:r w:rsidR="00D17C9E">
          <w:rPr>
            <w:rFonts w:ascii="Arial" w:eastAsia="Arial" w:hAnsi="Arial" w:cs="Arial"/>
            <w:sz w:val="24"/>
            <w:szCs w:val="24"/>
          </w:rPr>
          <w:t>.</w:t>
        </w:r>
      </w:ins>
      <w:del w:id="149" w:author="Di Lego Goncalves, Vanessa" w:date="2023-06-22T10:16:00Z">
        <w:r>
          <w:rPr>
            <w:rFonts w:ascii="Arial" w:eastAsia="Arial" w:hAnsi="Arial" w:cs="Arial"/>
            <w:color w:val="000000"/>
            <w:sz w:val="24"/>
            <w:szCs w:val="24"/>
          </w:rPr>
          <w:delText xml:space="preserve">  </w:delText>
        </w:r>
      </w:del>
      <w:ins w:id="150" w:author="Di Lego Goncalves, Vanessa" w:date="2023-06-22T09:36:00Z">
        <w:r w:rsidR="004814F8">
          <w:rPr>
            <w:rFonts w:ascii="Arial" w:eastAsia="Arial" w:hAnsi="Arial" w:cs="Arial"/>
            <w:color w:val="000000"/>
            <w:sz w:val="24"/>
            <w:szCs w:val="24"/>
          </w:rPr>
          <w:t>See</w:t>
        </w:r>
        <w:proofErr w:type="spellEnd"/>
        <w:r w:rsidR="004814F8">
          <w:rPr>
            <w:rFonts w:ascii="Arial" w:eastAsia="Arial" w:hAnsi="Arial" w:cs="Arial"/>
            <w:color w:val="000000"/>
            <w:sz w:val="24"/>
            <w:szCs w:val="24"/>
          </w:rPr>
          <w:t xml:space="preserve"> SI for more details on the Sullivan method.</w:t>
        </w:r>
      </w:ins>
      <w:ins w:id="151" w:author="Di Lego Goncalves, Vanessa" w:date="2023-06-22T10:22:00Z">
        <w:r w:rsidR="00D17C9E">
          <w:rPr>
            <w:rFonts w:ascii="Arial" w:eastAsia="Arial" w:hAnsi="Arial" w:cs="Arial"/>
            <w:color w:val="000000"/>
            <w:sz w:val="24"/>
            <w:szCs w:val="24"/>
          </w:rPr>
          <w:t xml:space="preserve"> </w:t>
        </w:r>
      </w:ins>
      <w:ins w:id="152" w:author="Di Lego Goncalves, Vanessa" w:date="2023-06-22T10:29:00Z">
        <w:r w:rsidR="00963ACB">
          <w:rPr>
            <w:rFonts w:ascii="Arial" w:eastAsia="Arial" w:hAnsi="Arial" w:cs="Arial"/>
            <w:color w:val="000000"/>
            <w:sz w:val="24"/>
            <w:szCs w:val="24"/>
          </w:rPr>
          <w:t xml:space="preserve">For estimating the gaps, we calculate </w:t>
        </w:r>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del w:id="153" w:author="Di Lego Goncalves, Vanessa" w:date="2023-06-22T10:11:00Z"/>
          <w:rFonts w:ascii="Arial" w:eastAsia="Arial" w:hAnsi="Arial" w:cs="Arial"/>
          <w:sz w:val="24"/>
          <w:szCs w:val="24"/>
        </w:rPr>
      </w:pPr>
      <w:del w:id="154" w:author="Di Lego Goncalves, Vanessa" w:date="2023-06-22T10:11:00Z">
        <w:r>
          <w:rPr>
            <w:rFonts w:ascii="Arial" w:eastAsia="Arial" w:hAnsi="Arial" w:cs="Arial"/>
            <w:sz w:val="24"/>
            <w:szCs w:val="24"/>
          </w:rPr>
          <w:delText xml:space="preserve">For each age group, </w:delText>
        </w:r>
      </w:del>
      <w:del w:id="155" w:author="Di Lego Goncalves, Vanessa" w:date="2023-06-22T10:14:00Z">
        <w:r>
          <w:rPr>
            <w:rFonts w:ascii="Arial" w:eastAsia="Arial" w:hAnsi="Arial" w:cs="Arial"/>
            <w:sz w:val="24"/>
            <w:szCs w:val="24"/>
          </w:rPr>
          <w:delText xml:space="preserve">we estimate the prevalence of disability and at least one chronic </w:delText>
        </w:r>
      </w:del>
      <w:del w:id="156" w:author="Nepomuceno, Marilia" w:date="2023-05-15T16:37:00Z">
        <w:r w:rsidDel="00101673">
          <w:rPr>
            <w:rFonts w:ascii="Arial" w:eastAsia="Arial" w:hAnsi="Arial" w:cs="Arial"/>
            <w:sz w:val="24"/>
            <w:szCs w:val="24"/>
          </w:rPr>
          <w:delText xml:space="preserve">doctor diagnosed </w:delText>
        </w:r>
      </w:del>
      <w:del w:id="157" w:author="Di Lego Goncalves, Vanessa" w:date="2023-06-22T10:14:00Z">
        <w:r>
          <w:rPr>
            <w:rFonts w:ascii="Arial" w:eastAsia="Arial" w:hAnsi="Arial" w:cs="Arial"/>
            <w:sz w:val="24"/>
            <w:szCs w:val="24"/>
          </w:rPr>
          <w:delText xml:space="preserve">condition </w:delText>
        </w:r>
      </w:del>
      <w:del w:id="158" w:author="Nepomuceno, Marilia" w:date="2023-05-15T16:38:00Z">
        <w:r w:rsidDel="004A3CE9">
          <w:rPr>
            <w:rFonts w:ascii="Arial" w:eastAsia="Arial" w:hAnsi="Arial" w:cs="Arial"/>
            <w:sz w:val="24"/>
            <w:szCs w:val="24"/>
          </w:rPr>
          <w:delText xml:space="preserve">from the survey data </w:delText>
        </w:r>
      </w:del>
      <w:del w:id="159" w:author="Di Lego Goncalves, Vanessa" w:date="2023-06-22T10:14:00Z">
        <w:r>
          <w:rPr>
            <w:rFonts w:ascii="Arial" w:eastAsia="Arial" w:hAnsi="Arial" w:cs="Arial"/>
            <w:sz w:val="24"/>
            <w:szCs w:val="24"/>
          </w:rPr>
          <w:delText>for each country and combine it with the total number of person-years lived obtained from the life tables</w:delText>
        </w:r>
      </w:del>
      <w:del w:id="160" w:author="Di Lego Goncalves, Vanessa" w:date="2023-06-22T10:11:00Z">
        <w:r>
          <w:rPr>
            <w:rFonts w:ascii="Arial" w:eastAsia="Arial" w:hAnsi="Arial" w:cs="Arial"/>
            <w:sz w:val="24"/>
            <w:szCs w:val="24"/>
          </w:rPr>
          <w:delText xml:space="preserve">. </w:delText>
        </w:r>
      </w:del>
    </w:p>
    <w:p w14:paraId="00220F4D" w14:textId="77777777" w:rsidR="00152047" w:rsidRDefault="00152047" w:rsidP="009372EB">
      <w:pPr>
        <w:pBdr>
          <w:top w:val="nil"/>
          <w:left w:val="nil"/>
          <w:bottom w:val="nil"/>
          <w:right w:val="nil"/>
          <w:between w:val="nil"/>
        </w:pBdr>
        <w:spacing w:after="0" w:line="360" w:lineRule="auto"/>
        <w:jc w:val="both"/>
        <w:rPr>
          <w:del w:id="161" w:author="Di Lego Goncalves, Vanessa" w:date="2023-06-22T10:11:00Z"/>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del w:id="162" w:author="Di Lego Goncalves, Vanessa" w:date="2023-06-22T10:11:00Z"/>
          <w:rFonts w:ascii="Arial" w:eastAsia="Arial" w:hAnsi="Arial" w:cs="Arial"/>
          <w:color w:val="000000"/>
          <w:sz w:val="24"/>
          <w:szCs w:val="24"/>
        </w:rPr>
      </w:pPr>
      <w:del w:id="163" w:author="Di Lego Goncalves, Vanessa" w:date="2023-06-22T10:11:00Z">
        <w:r>
          <w:rPr>
            <w:rFonts w:ascii="Arial" w:eastAsia="Arial" w:hAnsi="Arial" w:cs="Arial"/>
            <w:sz w:val="24"/>
            <w:szCs w:val="24"/>
          </w:rPr>
          <w:delText>The number of person-years lived free of disability (</w:delText>
        </w:r>
      </w:del>
      <m:oMath>
        <m:r>
          <w:del w:id="164" w:author="Nepomuceno, Marilia" w:date="2023-05-15T16:40:00Z">
            <w:rPr>
              <w:rFonts w:ascii="Cambria Math" w:eastAsia="Cambria Math" w:hAnsi="Cambria Math" w:cs="Cambria Math"/>
              <w:sz w:val="24"/>
              <w:szCs w:val="24"/>
            </w:rPr>
            <m:t>n</m:t>
          </w:del>
        </m:r>
        <m:r>
          <w:del w:id="165" w:author="Di Lego Goncalves, Vanessa" w:date="2023-06-22T10:11:00Z">
            <w:rPr>
              <w:rFonts w:ascii="Cambria Math" w:eastAsia="Cambria Math" w:hAnsi="Cambria Math" w:cs="Cambria Math"/>
              <w:sz w:val="24"/>
              <w:szCs w:val="24"/>
            </w:rPr>
            <m:t xml:space="preserve"> </m:t>
          </w:del>
        </m:r>
        <m:sSub>
          <m:sSubPr>
            <m:ctrlPr>
              <w:del w:id="166" w:author="Di Lego Goncalves, Vanessa" w:date="2023-06-22T10:11:00Z">
                <w:rPr>
                  <w:rFonts w:ascii="Cambria Math" w:eastAsia="Cambria Math" w:hAnsi="Cambria Math" w:cs="Cambria Math"/>
                  <w:sz w:val="24"/>
                  <w:szCs w:val="24"/>
                </w:rPr>
              </w:del>
            </m:ctrlPr>
          </m:sSubPr>
          <m:e>
            <m:sSubSup>
              <m:sSubSupPr>
                <m:ctrlPr>
                  <w:del w:id="167" w:author="Di Lego Goncalves, Vanessa" w:date="2023-06-22T10:11:00Z">
                    <w:rPr>
                      <w:rFonts w:ascii="Cambria Math" w:eastAsia="Cambria Math" w:hAnsi="Cambria Math" w:cs="Cambria Math"/>
                      <w:sz w:val="24"/>
                      <w:szCs w:val="24"/>
                    </w:rPr>
                  </w:del>
                </m:ctrlPr>
              </m:sSubSupPr>
              <m:e>
                <m:sPre>
                  <m:sPrePr>
                    <m:ctrlPr>
                      <w:ins w:id="168" w:author="Nepomuceno, Marilia" w:date="2023-05-15T16:40:00Z">
                        <w:del w:id="169" w:author="Di Lego Goncalves, Vanessa" w:date="2023-06-22T10:11:00Z">
                          <w:rPr>
                            <w:rFonts w:ascii="Cambria Math" w:eastAsia="Cambria Math" w:hAnsi="Cambria Math" w:cs="Cambria Math"/>
                            <w:i/>
                            <w:sz w:val="24"/>
                            <w:szCs w:val="24"/>
                          </w:rPr>
                        </w:del>
                      </w:ins>
                    </m:ctrlPr>
                  </m:sPrePr>
                  <m:sub>
                    <m:r>
                      <w:ins w:id="170" w:author="Nepomuceno, Marilia" w:date="2023-05-15T16:40:00Z">
                        <w:del w:id="171" w:author="Di Lego Goncalves, Vanessa" w:date="2023-06-22T10:11:00Z">
                          <w:rPr>
                            <w:rFonts w:ascii="Cambria Math" w:eastAsia="Cambria Math" w:hAnsi="Cambria Math" w:cs="Cambria Math"/>
                            <w:sz w:val="24"/>
                            <w:szCs w:val="24"/>
                          </w:rPr>
                          <m:t>n</m:t>
                        </w:del>
                      </w:ins>
                    </m:r>
                  </m:sub>
                  <m:sup/>
                  <m:e>
                    <m:r>
                      <w:ins w:id="172" w:author="Nepomuceno, Marilia" w:date="2023-05-15T16:40:00Z">
                        <w:del w:id="173" w:author="Di Lego Goncalves, Vanessa" w:date="2023-06-22T10:11:00Z">
                          <w:rPr>
                            <w:rFonts w:ascii="Cambria Math" w:eastAsia="Cambria Math" w:hAnsi="Cambria Math" w:cs="Cambria Math"/>
                            <w:sz w:val="24"/>
                            <w:szCs w:val="24"/>
                          </w:rPr>
                          <m:t>L</m:t>
                        </w:del>
                      </w:ins>
                    </m:r>
                  </m:e>
                </m:sPre>
                <m:r>
                  <w:del w:id="174" w:author="Nepomuceno, Marilia" w:date="2023-05-15T16:40:00Z">
                    <w:rPr>
                      <w:rFonts w:ascii="Cambria Math" w:eastAsia="Cambria Math" w:hAnsi="Cambria Math" w:cs="Cambria Math"/>
                      <w:sz w:val="24"/>
                      <w:szCs w:val="24"/>
                    </w:rPr>
                    <m:t>L</m:t>
                  </w:del>
                </m:r>
              </m:e>
              <m:sub>
                <m:r>
                  <w:del w:id="175" w:author="Di Lego Goncalves, Vanessa" w:date="2023-06-22T10:11:00Z">
                    <w:rPr>
                      <w:rFonts w:ascii="Cambria Math" w:eastAsia="Cambria Math" w:hAnsi="Cambria Math" w:cs="Cambria Math"/>
                      <w:sz w:val="24"/>
                      <w:szCs w:val="24"/>
                    </w:rPr>
                    <m:t>x</m:t>
                  </w:del>
                </m:r>
              </m:sub>
              <m:sup>
                <m:r>
                  <w:del w:id="176" w:author="Di Lego Goncalves, Vanessa" w:date="2023-06-22T10:11:00Z">
                    <w:rPr>
                      <w:rFonts w:ascii="Cambria Math" w:eastAsia="Cambria Math" w:hAnsi="Cambria Math" w:cs="Cambria Math"/>
                      <w:sz w:val="24"/>
                      <w:szCs w:val="24"/>
                    </w:rPr>
                    <m:t>i</m:t>
                  </w:del>
                </m:r>
              </m:sup>
            </m:sSubSup>
          </m:e>
          <m:sub>
            <m:r>
              <w:del w:id="177" w:author="Di Lego Goncalves, Vanessa" w:date="2023-06-22T10:11:00Z">
                <w:rPr>
                  <w:rFonts w:ascii="Cambria Math" w:eastAsia="Cambria Math" w:hAnsi="Cambria Math" w:cs="Cambria Math"/>
                  <w:sz w:val="24"/>
                  <w:szCs w:val="24"/>
                </w:rPr>
                <m:t xml:space="preserve"> </m:t>
              </w:del>
            </m:r>
          </m:sub>
        </m:sSub>
      </m:oMath>
      <w:del w:id="178" w:author="Di Lego Goncalves, Vanessa" w:date="2023-06-22T10:11:00Z">
        <w:r>
          <w:rPr>
            <w:rFonts w:ascii="Arial" w:eastAsia="Arial" w:hAnsi="Arial" w:cs="Arial"/>
            <w:sz w:val="24"/>
            <w:szCs w:val="24"/>
          </w:rPr>
          <w:delText>) is calculated as,</w:delText>
        </w:r>
      </w:del>
    </w:p>
    <w:p w14:paraId="32F96FC4" w14:textId="77777777" w:rsidR="009372EB" w:rsidRDefault="009372EB" w:rsidP="009372EB">
      <w:pPr>
        <w:spacing w:after="0"/>
        <w:rPr>
          <w:del w:id="179" w:author="Di Lego Goncalves, Vanessa" w:date="2023-06-22T10:11:00Z"/>
          <w:rFonts w:ascii="Arial" w:eastAsia="Arial" w:hAnsi="Arial" w:cs="Arial"/>
          <w:sz w:val="24"/>
          <w:szCs w:val="24"/>
        </w:rPr>
      </w:pPr>
    </w:p>
    <w:p w14:paraId="329FDAC8" w14:textId="5657350D" w:rsidR="009372EB" w:rsidRPr="00152047" w:rsidRDefault="009372EB" w:rsidP="00152047">
      <w:pPr>
        <w:jc w:val="center"/>
        <w:rPr>
          <w:del w:id="180" w:author="Di Lego Goncalves, Vanessa" w:date="2023-06-22T10:11:00Z"/>
        </w:rPr>
      </w:pPr>
      <m:oMath>
        <m:r>
          <w:del w:id="181" w:author="Nepomuceno, Marilia" w:date="2023-05-15T16:39:00Z">
            <w:rPr>
              <w:rFonts w:ascii="Cambria Math" w:eastAsia="Cambria Math" w:hAnsi="Cambria Math" w:cs="Cambria Math"/>
              <w:sz w:val="24"/>
              <w:szCs w:val="24"/>
            </w:rPr>
            <m:t>n</m:t>
          </w:del>
        </m:r>
        <m:r>
          <w:del w:id="182" w:author="Di Lego Goncalves, Vanessa" w:date="2023-06-22T10:11:00Z">
            <w:rPr>
              <w:rFonts w:ascii="Cambria Math" w:eastAsia="Cambria Math" w:hAnsi="Cambria Math" w:cs="Cambria Math"/>
              <w:sz w:val="24"/>
              <w:szCs w:val="24"/>
            </w:rPr>
            <m:t xml:space="preserve"> </m:t>
          </w:del>
        </m:r>
        <m:sSub>
          <m:sSubPr>
            <m:ctrlPr>
              <w:del w:id="183" w:author="Di Lego Goncalves, Vanessa" w:date="2023-06-22T10:11:00Z">
                <w:rPr>
                  <w:rFonts w:ascii="Cambria Math" w:eastAsia="Cambria Math" w:hAnsi="Cambria Math" w:cs="Cambria Math"/>
                  <w:sz w:val="24"/>
                  <w:szCs w:val="24"/>
                </w:rPr>
              </w:del>
            </m:ctrlPr>
          </m:sSubPr>
          <m:e>
            <m:sSubSup>
              <m:sSubSupPr>
                <m:ctrlPr>
                  <w:del w:id="184" w:author="Di Lego Goncalves, Vanessa" w:date="2023-06-22T10:11:00Z">
                    <w:rPr>
                      <w:rFonts w:ascii="Cambria Math" w:eastAsia="Cambria Math" w:hAnsi="Cambria Math" w:cs="Cambria Math"/>
                      <w:sz w:val="24"/>
                      <w:szCs w:val="24"/>
                    </w:rPr>
                  </w:del>
                </m:ctrlPr>
              </m:sSubSupPr>
              <m:e>
                <m:sPre>
                  <m:sPrePr>
                    <m:ctrlPr>
                      <w:ins w:id="185" w:author="Nepomuceno, Marilia" w:date="2023-05-15T16:39:00Z">
                        <w:del w:id="186" w:author="Di Lego Goncalves, Vanessa" w:date="2023-06-22T10:11:00Z">
                          <w:rPr>
                            <w:rFonts w:ascii="Cambria Math" w:eastAsia="Cambria Math" w:hAnsi="Cambria Math" w:cs="Cambria Math"/>
                            <w:i/>
                            <w:sz w:val="24"/>
                            <w:szCs w:val="24"/>
                          </w:rPr>
                        </w:del>
                      </w:ins>
                    </m:ctrlPr>
                  </m:sPrePr>
                  <m:sub>
                    <m:r>
                      <w:ins w:id="187" w:author="Nepomuceno, Marilia" w:date="2023-05-15T16:39:00Z">
                        <w:del w:id="188" w:author="Di Lego Goncalves, Vanessa" w:date="2023-06-22T10:11:00Z">
                          <w:rPr>
                            <w:rFonts w:ascii="Cambria Math" w:eastAsia="Cambria Math" w:hAnsi="Cambria Math" w:cs="Cambria Math"/>
                            <w:sz w:val="24"/>
                            <w:szCs w:val="24"/>
                          </w:rPr>
                          <m:t>n</m:t>
                        </w:del>
                      </w:ins>
                    </m:r>
                  </m:sub>
                  <m:sup/>
                  <m:e>
                    <m:sSub>
                      <m:sSubPr>
                        <m:ctrlPr>
                          <w:ins w:id="189" w:author="Nepomuceno, Marilia" w:date="2023-05-15T16:39:00Z">
                            <w:del w:id="190" w:author="Di Lego Goncalves, Vanessa" w:date="2023-06-22T10:11:00Z">
                              <w:rPr>
                                <w:rFonts w:ascii="Cambria Math" w:eastAsia="Cambria Math" w:hAnsi="Cambria Math" w:cs="Cambria Math"/>
                                <w:sz w:val="24"/>
                                <w:szCs w:val="24"/>
                              </w:rPr>
                            </w:del>
                          </w:ins>
                        </m:ctrlPr>
                      </m:sSubPr>
                      <m:e>
                        <m:sSubSup>
                          <m:sSubSupPr>
                            <m:ctrlPr>
                              <w:ins w:id="191" w:author="Nepomuceno, Marilia" w:date="2023-05-15T16:39:00Z">
                                <w:del w:id="192" w:author="Di Lego Goncalves, Vanessa" w:date="2023-06-22T10:11:00Z">
                                  <w:rPr>
                                    <w:rFonts w:ascii="Cambria Math" w:eastAsia="Cambria Math" w:hAnsi="Cambria Math" w:cs="Cambria Math"/>
                                    <w:sz w:val="24"/>
                                    <w:szCs w:val="24"/>
                                  </w:rPr>
                                </w:del>
                              </w:ins>
                            </m:ctrlPr>
                          </m:sSubSupPr>
                          <m:e>
                            <m:r>
                              <w:ins w:id="193" w:author="Nepomuceno, Marilia" w:date="2023-05-15T16:39:00Z">
                                <w:del w:id="194" w:author="Di Lego Goncalves, Vanessa" w:date="2023-06-22T10:11:00Z">
                                  <w:rPr>
                                    <w:rFonts w:ascii="Cambria Math" w:eastAsia="Cambria Math" w:hAnsi="Cambria Math" w:cs="Cambria Math"/>
                                    <w:sz w:val="24"/>
                                    <w:szCs w:val="24"/>
                                  </w:rPr>
                                  <m:t>L</m:t>
                                </w:del>
                              </w:ins>
                            </m:r>
                          </m:e>
                          <m:sub>
                            <m:r>
                              <w:ins w:id="195" w:author="Nepomuceno, Marilia" w:date="2023-05-15T16:39:00Z">
                                <w:del w:id="196" w:author="Di Lego Goncalves, Vanessa" w:date="2023-06-22T10:11:00Z">
                                  <w:rPr>
                                    <w:rFonts w:ascii="Cambria Math" w:eastAsia="Cambria Math" w:hAnsi="Cambria Math" w:cs="Cambria Math"/>
                                    <w:sz w:val="24"/>
                                    <w:szCs w:val="24"/>
                                  </w:rPr>
                                  <m:t>x</m:t>
                                </w:del>
                              </w:ins>
                            </m:r>
                          </m:sub>
                          <m:sup>
                            <m:r>
                              <w:ins w:id="197" w:author="Nepomuceno, Marilia" w:date="2023-05-15T16:39:00Z">
                                <w:del w:id="198" w:author="Di Lego Goncalves, Vanessa" w:date="2023-06-22T10:11:00Z">
                                  <w:rPr>
                                    <w:rFonts w:ascii="Cambria Math" w:eastAsia="Cambria Math" w:hAnsi="Cambria Math" w:cs="Cambria Math"/>
                                    <w:sz w:val="24"/>
                                    <w:szCs w:val="24"/>
                                  </w:rPr>
                                  <m:t xml:space="preserve"> </m:t>
                                </w:del>
                              </w:ins>
                            </m:r>
                          </m:sup>
                        </m:sSubSup>
                      </m:e>
                      <m:sub>
                        <m:r>
                          <w:ins w:id="199" w:author="Nepomuceno, Marilia" w:date="2023-05-15T16:39:00Z">
                            <w:del w:id="200" w:author="Di Lego Goncalves, Vanessa" w:date="2023-06-22T10:11:00Z">
                              <w:rPr>
                                <w:rFonts w:ascii="Cambria Math" w:eastAsia="Cambria Math" w:hAnsi="Cambria Math" w:cs="Cambria Math"/>
                                <w:sz w:val="24"/>
                                <w:szCs w:val="24"/>
                              </w:rPr>
                              <m:t xml:space="preserve"> </m:t>
                            </w:del>
                          </w:ins>
                        </m:r>
                      </m:sub>
                    </m:sSub>
                  </m:e>
                </m:sPre>
                <m:r>
                  <w:del w:id="201" w:author="Nepomuceno, Marilia" w:date="2023-05-15T16:39:00Z">
                    <w:rPr>
                      <w:rFonts w:ascii="Cambria Math" w:eastAsia="Cambria Math" w:hAnsi="Cambria Math" w:cs="Cambria Math"/>
                      <w:sz w:val="24"/>
                      <w:szCs w:val="24"/>
                    </w:rPr>
                    <m:t>L</m:t>
                  </w:del>
                </m:r>
              </m:e>
              <m:sub>
                <m:r>
                  <w:del w:id="202" w:author="Nepomuceno, Marilia" w:date="2023-05-15T16:39:00Z">
                    <w:rPr>
                      <w:rFonts w:ascii="Cambria Math" w:eastAsia="Cambria Math" w:hAnsi="Cambria Math" w:cs="Cambria Math"/>
                      <w:sz w:val="24"/>
                      <w:szCs w:val="24"/>
                    </w:rPr>
                    <m:t>x</m:t>
                  </w:del>
                </m:r>
              </m:sub>
              <m:sup>
                <m:r>
                  <w:del w:id="203" w:author="Di Lego Goncalves, Vanessa" w:date="2023-06-22T10:11:00Z">
                    <w:rPr>
                      <w:rFonts w:ascii="Cambria Math" w:eastAsia="Cambria Math" w:hAnsi="Cambria Math" w:cs="Cambria Math"/>
                      <w:sz w:val="24"/>
                      <w:szCs w:val="24"/>
                    </w:rPr>
                    <m:t>i</m:t>
                  </w:del>
                </m:r>
              </m:sup>
            </m:sSubSup>
          </m:e>
          <m:sub>
            <m:r>
              <w:del w:id="204" w:author="Di Lego Goncalves, Vanessa" w:date="2023-06-22T10:11:00Z">
                <w:rPr>
                  <w:rFonts w:ascii="Cambria Math" w:eastAsia="Cambria Math" w:hAnsi="Cambria Math" w:cs="Cambria Math"/>
                  <w:sz w:val="24"/>
                  <w:szCs w:val="24"/>
                </w:rPr>
                <m:t xml:space="preserve"> </m:t>
              </w:del>
            </m:r>
          </m:sub>
        </m:sSub>
        <m:r>
          <w:del w:id="205" w:author="Di Lego Goncalves, Vanessa" w:date="2023-06-22T10:11:00Z">
            <w:rPr>
              <w:rFonts w:ascii="Cambria Math" w:eastAsia="Cambria Math" w:hAnsi="Cambria Math" w:cs="Cambria Math"/>
              <w:sz w:val="24"/>
              <w:szCs w:val="24"/>
            </w:rPr>
            <m:t>=</m:t>
          </w:del>
        </m:r>
        <m:r>
          <w:del w:id="206" w:author="Nepomuceno, Marilia" w:date="2023-05-15T16:39:00Z">
            <w:rPr>
              <w:rFonts w:ascii="Cambria Math" w:eastAsia="Cambria Math" w:hAnsi="Cambria Math" w:cs="Cambria Math"/>
              <w:sz w:val="24"/>
              <w:szCs w:val="24"/>
            </w:rPr>
            <m:t>n</m:t>
          </w:del>
        </m:r>
        <m:sPre>
          <m:sPrePr>
            <m:ctrlPr>
              <w:ins w:id="207" w:author="Nepomuceno, Marilia" w:date="2023-05-15T16:39:00Z">
                <w:del w:id="208" w:author="Di Lego Goncalves, Vanessa" w:date="2023-06-22T10:11:00Z">
                  <w:rPr>
                    <w:rFonts w:ascii="Cambria Math" w:eastAsia="Cambria Math" w:hAnsi="Cambria Math" w:cs="Cambria Math"/>
                    <w:i/>
                    <w:sz w:val="24"/>
                    <w:szCs w:val="24"/>
                  </w:rPr>
                </w:del>
              </w:ins>
            </m:ctrlPr>
          </m:sPrePr>
          <m:sub>
            <m:r>
              <w:ins w:id="209" w:author="Nepomuceno, Marilia" w:date="2023-05-15T16:39:00Z">
                <w:del w:id="210" w:author="Di Lego Goncalves, Vanessa" w:date="2023-06-22T10:11:00Z">
                  <w:rPr>
                    <w:rFonts w:ascii="Cambria Math" w:eastAsia="Cambria Math" w:hAnsi="Cambria Math" w:cs="Cambria Math"/>
                    <w:sz w:val="24"/>
                    <w:szCs w:val="24"/>
                  </w:rPr>
                  <m:t>n</m:t>
                </w:del>
              </w:ins>
            </m:r>
          </m:sub>
          <m:sup/>
          <m:e>
            <m:sSub>
              <m:sSubPr>
                <m:ctrlPr>
                  <w:ins w:id="211" w:author="Nepomuceno, Marilia" w:date="2023-05-15T16:39:00Z">
                    <w:del w:id="212" w:author="Di Lego Goncalves, Vanessa" w:date="2023-06-22T10:11:00Z">
                      <w:rPr>
                        <w:rFonts w:ascii="Cambria Math" w:eastAsia="Cambria Math" w:hAnsi="Cambria Math" w:cs="Cambria Math"/>
                        <w:sz w:val="24"/>
                        <w:szCs w:val="24"/>
                      </w:rPr>
                    </w:del>
                  </w:ins>
                </m:ctrlPr>
              </m:sSubPr>
              <m:e>
                <m:sSubSup>
                  <m:sSubSupPr>
                    <m:ctrlPr>
                      <w:ins w:id="213" w:author="Nepomuceno, Marilia" w:date="2023-05-15T16:39:00Z">
                        <w:del w:id="214" w:author="Di Lego Goncalves, Vanessa" w:date="2023-06-22T10:11:00Z">
                          <w:rPr>
                            <w:rFonts w:ascii="Cambria Math" w:eastAsia="Cambria Math" w:hAnsi="Cambria Math" w:cs="Cambria Math"/>
                            <w:sz w:val="24"/>
                            <w:szCs w:val="24"/>
                          </w:rPr>
                        </w:del>
                      </w:ins>
                    </m:ctrlPr>
                  </m:sSubSupPr>
                  <m:e>
                    <m:r>
                      <w:ins w:id="215" w:author="Nepomuceno, Marilia" w:date="2023-05-15T16:39:00Z">
                        <w:del w:id="216" w:author="Di Lego Goncalves, Vanessa" w:date="2023-06-22T10:11:00Z">
                          <w:rPr>
                            <w:rFonts w:ascii="Cambria Math" w:eastAsia="Cambria Math" w:hAnsi="Cambria Math" w:cs="Cambria Math"/>
                            <w:sz w:val="24"/>
                            <w:szCs w:val="24"/>
                          </w:rPr>
                          <m:t>L</m:t>
                        </w:del>
                      </w:ins>
                    </m:r>
                  </m:e>
                  <m:sub>
                    <m:r>
                      <w:ins w:id="217" w:author="Nepomuceno, Marilia" w:date="2023-05-15T16:39:00Z">
                        <w:del w:id="218" w:author="Di Lego Goncalves, Vanessa" w:date="2023-06-22T10:11:00Z">
                          <w:rPr>
                            <w:rFonts w:ascii="Cambria Math" w:eastAsia="Cambria Math" w:hAnsi="Cambria Math" w:cs="Cambria Math"/>
                            <w:sz w:val="24"/>
                            <w:szCs w:val="24"/>
                          </w:rPr>
                          <m:t>x</m:t>
                        </w:del>
                      </w:ins>
                    </m:r>
                  </m:sub>
                  <m:sup>
                    <m:r>
                      <w:ins w:id="219" w:author="Nepomuceno, Marilia" w:date="2023-05-15T16:39:00Z">
                        <w:del w:id="220" w:author="Di Lego Goncalves, Vanessa" w:date="2023-06-22T10:11:00Z">
                          <w:rPr>
                            <w:rFonts w:ascii="Cambria Math" w:eastAsia="Cambria Math" w:hAnsi="Cambria Math" w:cs="Cambria Math"/>
                            <w:sz w:val="24"/>
                            <w:szCs w:val="24"/>
                          </w:rPr>
                          <m:t xml:space="preserve"> </m:t>
                        </w:del>
                      </w:ins>
                    </m:r>
                  </m:sup>
                </m:sSubSup>
              </m:e>
              <m:sub>
                <m:r>
                  <w:ins w:id="221" w:author="Nepomuceno, Marilia" w:date="2023-05-15T16:39:00Z">
                    <w:del w:id="222" w:author="Di Lego Goncalves, Vanessa" w:date="2023-06-22T10:11:00Z">
                      <w:rPr>
                        <w:rFonts w:ascii="Cambria Math" w:eastAsia="Cambria Math" w:hAnsi="Cambria Math" w:cs="Cambria Math"/>
                        <w:sz w:val="24"/>
                        <w:szCs w:val="24"/>
                      </w:rPr>
                      <m:t xml:space="preserve"> </m:t>
                    </w:del>
                  </w:ins>
                </m:r>
              </m:sub>
            </m:sSub>
          </m:e>
        </m:sPre>
        <m:r>
          <w:del w:id="223" w:author="Di Lego Goncalves, Vanessa" w:date="2023-06-22T10:11:00Z">
            <w:rPr>
              <w:rFonts w:ascii="Cambria Math" w:eastAsia="Cambria Math" w:hAnsi="Cambria Math" w:cs="Cambria Math"/>
              <w:sz w:val="24"/>
              <w:szCs w:val="24"/>
            </w:rPr>
            <m:t xml:space="preserve"> </m:t>
          </w:del>
        </m:r>
        <m:sSub>
          <m:sSubPr>
            <m:ctrlPr>
              <w:del w:id="224" w:author="Nepomuceno, Marilia" w:date="2023-05-15T16:39:00Z">
                <w:rPr>
                  <w:rFonts w:ascii="Cambria Math" w:eastAsia="Cambria Math" w:hAnsi="Cambria Math" w:cs="Cambria Math"/>
                  <w:sz w:val="24"/>
                  <w:szCs w:val="24"/>
                </w:rPr>
              </w:del>
            </m:ctrlPr>
          </m:sSubPr>
          <m:e>
            <m:sSubSup>
              <m:sSubSupPr>
                <m:ctrlPr>
                  <w:del w:id="225" w:author="Nepomuceno, Marilia" w:date="2023-05-15T16:39:00Z">
                    <w:rPr>
                      <w:rFonts w:ascii="Cambria Math" w:eastAsia="Cambria Math" w:hAnsi="Cambria Math" w:cs="Cambria Math"/>
                      <w:sz w:val="24"/>
                      <w:szCs w:val="24"/>
                    </w:rPr>
                  </w:del>
                </m:ctrlPr>
              </m:sSubSupPr>
              <m:e>
                <m:r>
                  <w:del w:id="226" w:author="Nepomuceno, Marilia" w:date="2023-05-15T16:39:00Z">
                    <w:rPr>
                      <w:rFonts w:ascii="Cambria Math" w:eastAsia="Cambria Math" w:hAnsi="Cambria Math" w:cs="Cambria Math"/>
                      <w:sz w:val="24"/>
                      <w:szCs w:val="24"/>
                    </w:rPr>
                    <m:t>L</m:t>
                  </w:del>
                </m:r>
              </m:e>
              <m:sub>
                <m:r>
                  <w:del w:id="227" w:author="Nepomuceno, Marilia" w:date="2023-05-15T16:39:00Z">
                    <w:rPr>
                      <w:rFonts w:ascii="Cambria Math" w:eastAsia="Cambria Math" w:hAnsi="Cambria Math" w:cs="Cambria Math"/>
                      <w:sz w:val="24"/>
                      <w:szCs w:val="24"/>
                    </w:rPr>
                    <m:t>x</m:t>
                  </w:del>
                </m:r>
              </m:sub>
              <m:sup>
                <m:r>
                  <w:del w:id="228" w:author="Nepomuceno, Marilia" w:date="2023-05-15T16:39:00Z">
                    <w:rPr>
                      <w:rFonts w:ascii="Cambria Math" w:eastAsia="Cambria Math" w:hAnsi="Cambria Math" w:cs="Cambria Math"/>
                      <w:sz w:val="24"/>
                      <w:szCs w:val="24"/>
                    </w:rPr>
                    <m:t xml:space="preserve"> </m:t>
                  </w:del>
                </m:r>
              </m:sup>
            </m:sSubSup>
          </m:e>
          <m:sub>
            <m:r>
              <w:del w:id="229" w:author="Nepomuceno, Marilia" w:date="2023-05-15T16:39:00Z">
                <w:rPr>
                  <w:rFonts w:ascii="Cambria Math" w:eastAsia="Cambria Math" w:hAnsi="Cambria Math" w:cs="Cambria Math"/>
                  <w:sz w:val="24"/>
                  <w:szCs w:val="24"/>
                </w:rPr>
                <m:t xml:space="preserve"> </m:t>
              </w:del>
            </m:r>
          </m:sub>
        </m:sSub>
        <m:d>
          <m:dPr>
            <m:ctrlPr>
              <w:del w:id="230" w:author="Di Lego Goncalves, Vanessa" w:date="2023-06-22T10:11:00Z">
                <w:rPr>
                  <w:rFonts w:ascii="Cambria Math" w:eastAsia="Cambria Math" w:hAnsi="Cambria Math" w:cs="Cambria Math"/>
                  <w:sz w:val="24"/>
                  <w:szCs w:val="24"/>
                </w:rPr>
              </w:del>
            </m:ctrlPr>
          </m:dPr>
          <m:e>
            <m:r>
              <w:del w:id="231" w:author="Di Lego Goncalves, Vanessa" w:date="2023-06-22T10:11:00Z">
                <w:rPr>
                  <w:rFonts w:ascii="Cambria Math" w:eastAsia="Cambria Math" w:hAnsi="Cambria Math" w:cs="Cambria Math"/>
                  <w:sz w:val="24"/>
                  <w:szCs w:val="24"/>
                </w:rPr>
                <m:t>1-</m:t>
              </w:del>
            </m:r>
            <m:r>
              <w:del w:id="232" w:author="Nepomuceno, Marilia" w:date="2023-05-15T16:41:00Z">
                <w:rPr>
                  <w:rFonts w:ascii="Cambria Math" w:eastAsia="Cambria Math" w:hAnsi="Cambria Math" w:cs="Cambria Math"/>
                  <w:sz w:val="24"/>
                  <w:szCs w:val="24"/>
                </w:rPr>
                <m:t>n</m:t>
              </w:del>
            </m:r>
            <m:r>
              <w:del w:id="233" w:author="Di Lego Goncalves, Vanessa" w:date="2023-06-22T10:11:00Z">
                <w:rPr>
                  <w:rFonts w:ascii="Cambria Math" w:eastAsia="Cambria Math" w:hAnsi="Cambria Math" w:cs="Cambria Math"/>
                  <w:sz w:val="24"/>
                  <w:szCs w:val="24"/>
                </w:rPr>
                <m:t xml:space="preserve"> </m:t>
              </w:del>
            </m:r>
            <m:sSub>
              <m:sSubPr>
                <m:ctrlPr>
                  <w:del w:id="234" w:author="Di Lego Goncalves, Vanessa" w:date="2023-06-22T10:11:00Z">
                    <w:rPr>
                      <w:rFonts w:ascii="Cambria Math" w:eastAsia="Cambria Math" w:hAnsi="Cambria Math" w:cs="Cambria Math"/>
                      <w:sz w:val="24"/>
                      <w:szCs w:val="24"/>
                    </w:rPr>
                  </w:del>
                </m:ctrlPr>
              </m:sSubPr>
              <m:e>
                <m:sSubSup>
                  <m:sSubSupPr>
                    <m:ctrlPr>
                      <w:del w:id="235" w:author="Di Lego Goncalves, Vanessa" w:date="2023-06-22T10:11:00Z">
                        <w:rPr>
                          <w:rFonts w:ascii="Cambria Math" w:eastAsia="Cambria Math" w:hAnsi="Cambria Math" w:cs="Cambria Math"/>
                          <w:sz w:val="24"/>
                          <w:szCs w:val="24"/>
                        </w:rPr>
                      </w:del>
                    </m:ctrlPr>
                  </m:sSubSupPr>
                  <m:e>
                    <m:sPre>
                      <m:sPrePr>
                        <m:ctrlPr>
                          <w:ins w:id="236" w:author="Nepomuceno, Marilia" w:date="2023-05-15T16:41:00Z">
                            <w:del w:id="237" w:author="Di Lego Goncalves, Vanessa" w:date="2023-06-22T10:11:00Z">
                              <w:rPr>
                                <w:rFonts w:ascii="Cambria Math" w:eastAsia="Cambria Math" w:hAnsi="Cambria Math" w:cs="Cambria Math"/>
                                <w:i/>
                                <w:sz w:val="24"/>
                                <w:szCs w:val="24"/>
                              </w:rPr>
                            </w:del>
                          </w:ins>
                        </m:ctrlPr>
                      </m:sPrePr>
                      <m:sub>
                        <m:r>
                          <w:ins w:id="238" w:author="Nepomuceno, Marilia" w:date="2023-05-15T16:41:00Z">
                            <w:del w:id="239" w:author="Di Lego Goncalves, Vanessa" w:date="2023-06-22T10:11:00Z">
                              <w:rPr>
                                <w:rFonts w:ascii="Cambria Math" w:eastAsia="Cambria Math" w:hAnsi="Cambria Math" w:cs="Cambria Math"/>
                                <w:sz w:val="24"/>
                                <w:szCs w:val="24"/>
                              </w:rPr>
                              <m:t>n</m:t>
                            </w:del>
                          </w:ins>
                        </m:r>
                      </m:sub>
                      <m:sup/>
                      <m:e>
                        <m:r>
                          <w:ins w:id="240" w:author="Nepomuceno, Marilia" w:date="2023-05-15T16:41:00Z">
                            <w:del w:id="241" w:author="Di Lego Goncalves, Vanessa" w:date="2023-06-22T10:11:00Z">
                              <w:rPr>
                                <w:rFonts w:ascii="Cambria Math" w:eastAsia="Cambria Math" w:hAnsi="Cambria Math" w:cs="Cambria Math"/>
                                <w:sz w:val="24"/>
                                <w:szCs w:val="24"/>
                              </w:rPr>
                              <m:t>π</m:t>
                            </w:del>
                          </w:ins>
                        </m:r>
                      </m:e>
                    </m:sPre>
                    <m:r>
                      <w:del w:id="242" w:author="Nepomuceno, Marilia" w:date="2023-05-15T16:41:00Z">
                        <w:rPr>
                          <w:rFonts w:ascii="Cambria Math" w:eastAsia="Cambria Math" w:hAnsi="Cambria Math" w:cs="Cambria Math"/>
                          <w:sz w:val="24"/>
                          <w:szCs w:val="24"/>
                        </w:rPr>
                        <m:t>π</m:t>
                      </w:del>
                    </m:r>
                  </m:e>
                  <m:sub>
                    <m:r>
                      <w:del w:id="243" w:author="Di Lego Goncalves, Vanessa" w:date="2023-06-22T10:11:00Z">
                        <w:rPr>
                          <w:rFonts w:ascii="Cambria Math" w:eastAsia="Cambria Math" w:hAnsi="Cambria Math" w:cs="Cambria Math"/>
                          <w:sz w:val="24"/>
                          <w:szCs w:val="24"/>
                        </w:rPr>
                        <m:t>x</m:t>
                      </w:del>
                    </m:r>
                  </m:sub>
                  <m:sup>
                    <m:r>
                      <w:del w:id="244" w:author="Di Lego Goncalves, Vanessa" w:date="2023-06-22T10:11:00Z">
                        <w:rPr>
                          <w:rFonts w:ascii="Cambria Math" w:eastAsia="Cambria Math" w:hAnsi="Cambria Math" w:cs="Cambria Math"/>
                          <w:sz w:val="24"/>
                          <w:szCs w:val="24"/>
                        </w:rPr>
                        <m:t xml:space="preserve"> </m:t>
                      </w:del>
                    </m:r>
                  </m:sup>
                </m:sSubSup>
              </m:e>
              <m:sub>
                <m:r>
                  <w:del w:id="245" w:author="Di Lego Goncalves, Vanessa" w:date="2023-06-22T10:11:00Z">
                    <w:rPr>
                      <w:rFonts w:ascii="Cambria Math" w:eastAsia="Cambria Math" w:hAnsi="Cambria Math" w:cs="Cambria Math"/>
                      <w:sz w:val="24"/>
                      <w:szCs w:val="24"/>
                    </w:rPr>
                    <m:t xml:space="preserve"> </m:t>
                  </w:del>
                </m:r>
              </m:sub>
            </m:sSub>
          </m:e>
        </m:d>
        <m:r>
          <w:del w:id="246" w:author="Di Lego Goncalves, Vanessa" w:date="2023-06-22T10:11:00Z">
            <w:rPr>
              <w:rFonts w:ascii="Cambria Math" w:eastAsia="Cambria Math" w:hAnsi="Cambria Math" w:cs="Cambria Math"/>
              <w:sz w:val="24"/>
              <w:szCs w:val="24"/>
            </w:rPr>
            <m:t xml:space="preserve">    (1)</m:t>
          </w:del>
        </m:r>
        <m:r>
          <w:del w:id="247" w:author="Di Lego Goncalves, Vanessa" w:date="2023-06-22T10:11:00Z">
            <w:rPr>
              <w:rFonts w:ascii="Cambria Math" w:eastAsia="Cambria Math" w:hAnsi="Cambria Math" w:cs="Cambria Math"/>
            </w:rPr>
            <m:t xml:space="preserve"> </m:t>
          </w:del>
        </m:r>
      </m:oMath>
      <w:customXmlDelRangeStart w:id="248" w:author="Di Lego Goncalves, Vanessa" w:date="2023-06-22T10:11:00Z"/>
      <w:sdt>
        <w:sdtPr>
          <w:tag w:val="goog_rdk_50"/>
          <w:id w:val="-818888038"/>
          <w:showingPlcHdr/>
        </w:sdtPr>
        <w:sdtContent>
          <w:customXmlDelRangeEnd w:id="248"/>
          <w:del w:id="249" w:author="Di Lego Goncalves, Vanessa" w:date="2023-06-22T10:16:00Z">
            <w:r w:rsidR="006315A5">
              <w:delText xml:space="preserve">     </w:delText>
            </w:r>
          </w:del>
          <w:customXmlDelRangeStart w:id="250" w:author="Di Lego Goncalves, Vanessa" w:date="2023-06-22T10:11:00Z"/>
        </w:sdtContent>
      </w:sdt>
      <w:customXmlDelRangeEnd w:id="250"/>
    </w:p>
    <w:p w14:paraId="3998E8D9" w14:textId="77777777" w:rsidR="009372EB" w:rsidRDefault="009372EB" w:rsidP="009372EB">
      <w:pPr>
        <w:spacing w:after="0"/>
        <w:jc w:val="center"/>
        <w:rPr>
          <w:del w:id="251" w:author="Di Lego Goncalves, Vanessa" w:date="2023-06-22T10:11:00Z"/>
          <w:rFonts w:ascii="Arial" w:eastAsia="Arial" w:hAnsi="Arial" w:cs="Arial"/>
          <w:sz w:val="24"/>
          <w:szCs w:val="24"/>
        </w:rPr>
      </w:pPr>
    </w:p>
    <w:p w14:paraId="3A299D88" w14:textId="79878414" w:rsidR="009372EB" w:rsidRDefault="009372EB" w:rsidP="009372EB">
      <w:pPr>
        <w:spacing w:line="360" w:lineRule="auto"/>
        <w:jc w:val="both"/>
        <w:rPr>
          <w:del w:id="252" w:author="Di Lego Goncalves, Vanessa" w:date="2023-06-22T10:11:00Z"/>
          <w:rFonts w:ascii="Arial" w:eastAsia="Arial" w:hAnsi="Arial" w:cs="Arial"/>
          <w:sz w:val="24"/>
          <w:szCs w:val="24"/>
        </w:rPr>
      </w:pPr>
      <w:del w:id="253" w:author="Di Lego Goncalves, Vanessa" w:date="2023-06-22T10:11:00Z">
        <w:r>
          <w:rPr>
            <w:rFonts w:ascii="Arial" w:eastAsia="Arial" w:hAnsi="Arial" w:cs="Arial"/>
            <w:sz w:val="24"/>
            <w:szCs w:val="24"/>
          </w:rPr>
          <w:delText xml:space="preserve">where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i/>
            <w:sz w:val="24"/>
            <w:szCs w:val="24"/>
            <w:vertAlign w:val="superscript"/>
          </w:rPr>
          <w:delText>i</w:delText>
        </w:r>
        <w:r>
          <w:rPr>
            <w:rFonts w:ascii="Arial" w:eastAsia="Arial" w:hAnsi="Arial" w:cs="Arial"/>
            <w:i/>
            <w:sz w:val="24"/>
            <w:szCs w:val="24"/>
          </w:rPr>
          <w:delText xml:space="preserve"> </w:delText>
        </w:r>
        <w:r>
          <w:rPr>
            <w:rFonts w:ascii="Arial" w:eastAsia="Arial" w:hAnsi="Arial" w:cs="Arial"/>
            <w:sz w:val="24"/>
            <w:szCs w:val="24"/>
          </w:rPr>
          <w:delText xml:space="preserve"> is the number of person-years lived without disability between ages</w:delText>
        </w:r>
        <w:r>
          <w:rPr>
            <w:rFonts w:ascii="Arial" w:eastAsia="Arial" w:hAnsi="Arial" w:cs="Arial"/>
            <w:i/>
            <w:sz w:val="24"/>
            <w:szCs w:val="24"/>
          </w:rPr>
          <w:delText xml:space="preserve"> 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total number of person-years lived in the age group </w:delText>
        </w:r>
        <w:r>
          <w:rPr>
            <w:rFonts w:ascii="Arial" w:eastAsia="Arial" w:hAnsi="Arial" w:cs="Arial"/>
            <w:i/>
            <w:sz w:val="24"/>
            <w:szCs w:val="24"/>
          </w:rPr>
          <w:delText>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and </w:delText>
        </w:r>
        <w:r>
          <w:rPr>
            <w:rFonts w:ascii="Arial" w:eastAsia="Arial" w:hAnsi="Arial" w:cs="Arial"/>
            <w:i/>
            <w:sz w:val="24"/>
            <w:szCs w:val="24"/>
            <w:vertAlign w:val="subscript"/>
          </w:rPr>
          <w:delText>n</w:delText>
        </w:r>
        <w:r>
          <w:rPr>
            <w:rFonts w:ascii="Arial" w:eastAsia="Arial" w:hAnsi="Arial" w:cs="Arial"/>
            <w:i/>
            <w:sz w:val="24"/>
            <w:szCs w:val="24"/>
          </w:rPr>
          <w:delText>π</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proportion of disabled individuals in the age group </w:delText>
        </w:r>
        <w:r>
          <w:rPr>
            <w:rFonts w:ascii="Arial" w:eastAsia="Arial" w:hAnsi="Arial" w:cs="Arial"/>
            <w:i/>
            <w:sz w:val="24"/>
            <w:szCs w:val="24"/>
          </w:rPr>
          <w:delText xml:space="preserve">x </w:delText>
        </w:r>
        <w:r>
          <w:rPr>
            <w:rFonts w:ascii="Arial" w:eastAsia="Arial" w:hAnsi="Arial" w:cs="Arial"/>
            <w:sz w:val="24"/>
            <w:szCs w:val="24"/>
          </w:rPr>
          <w:delText xml:space="preserve">and </w:delText>
        </w:r>
        <w:r>
          <w:rPr>
            <w:rFonts w:ascii="Arial" w:eastAsia="Arial" w:hAnsi="Arial" w:cs="Arial"/>
            <w:i/>
            <w:sz w:val="24"/>
            <w:szCs w:val="24"/>
          </w:rPr>
          <w:delText>x+n</w:delText>
        </w:r>
        <w:r>
          <w:rPr>
            <w:rFonts w:ascii="Arial" w:eastAsia="Arial" w:hAnsi="Arial" w:cs="Arial"/>
            <w:sz w:val="24"/>
            <w:szCs w:val="24"/>
          </w:rPr>
          <w:delText xml:space="preserve">. The same is for chronic-free person-years lived, however with the prevalence for at least one chronic condition instead of prevalence of ADLs, and we call the person-years derived by the same process as </w:delText>
        </w:r>
      </w:del>
      <m:oMath>
        <m:sPre>
          <m:sPrePr>
            <m:ctrlPr>
              <w:ins w:id="254" w:author="Nepomuceno, Marilia" w:date="2023-05-15T16:49:00Z">
                <w:del w:id="255" w:author="Di Lego Goncalves, Vanessa" w:date="2023-06-22T10:11:00Z">
                  <w:rPr>
                    <w:rFonts w:ascii="Cambria Math" w:eastAsia="Arial" w:hAnsi="Cambria Math" w:cs="Arial"/>
                    <w:i/>
                    <w:sz w:val="24"/>
                    <w:szCs w:val="24"/>
                  </w:rPr>
                </w:del>
              </w:ins>
            </m:ctrlPr>
          </m:sPrePr>
          <m:sub>
            <m:r>
              <w:ins w:id="256" w:author="Nepomuceno, Marilia" w:date="2023-05-15T16:49:00Z">
                <w:del w:id="257" w:author="Di Lego Goncalves, Vanessa" w:date="2023-06-22T10:11:00Z">
                  <w:rPr>
                    <w:rFonts w:ascii="Cambria Math" w:eastAsia="Arial" w:hAnsi="Cambria Math" w:cs="Arial"/>
                    <w:sz w:val="24"/>
                    <w:szCs w:val="24"/>
                  </w:rPr>
                  <m:t>n</m:t>
                </w:del>
              </w:ins>
            </m:r>
          </m:sub>
          <m:sup/>
          <m:e>
            <m:r>
              <w:ins w:id="258" w:author="Nepomuceno, Marilia" w:date="2023-05-15T16:49:00Z">
                <w:del w:id="259" w:author="Di Lego Goncalves, Vanessa" w:date="2023-06-22T10:11:00Z">
                  <w:rPr>
                    <w:rFonts w:ascii="Cambria Math" w:eastAsia="Cambria Math" w:hAnsi="Cambria Math" w:cs="Cambria Math"/>
                    <w:sz w:val="24"/>
                    <w:szCs w:val="24"/>
                  </w:rPr>
                  <m:t>L</m:t>
                </w:del>
              </w:ins>
            </m:r>
          </m:e>
        </m:sPre>
        <m:r>
          <w:del w:id="260" w:author="Nepomuceno, Marilia" w:date="2023-05-15T16:49:00Z">
            <w:rPr>
              <w:rFonts w:ascii="Cambria Math" w:eastAsia="Arial" w:hAnsi="Cambria Math" w:cs="Arial"/>
              <w:sz w:val="24"/>
              <w:szCs w:val="24"/>
            </w:rPr>
            <m:t>n</m:t>
          </w:del>
        </m:r>
        <m:r>
          <w:del w:id="261" w:author="Di Lego Goncalves, Vanessa" w:date="2023-06-22T10:11:00Z">
            <w:rPr>
              <w:rFonts w:ascii="Cambria Math" w:eastAsia="Cambria Math" w:hAnsi="Cambria Math" w:cs="Cambria Math"/>
              <w:sz w:val="24"/>
              <w:szCs w:val="24"/>
            </w:rPr>
            <m:t xml:space="preserve"> </m:t>
          </w:del>
        </m:r>
        <m:r>
          <w:del w:id="262" w:author="Nepomuceno, Marilia" w:date="2023-05-15T16:49:00Z">
            <w:rPr>
              <w:rFonts w:ascii="Cambria Math" w:eastAsia="Cambria Math" w:hAnsi="Cambria Math" w:cs="Cambria Math"/>
              <w:sz w:val="24"/>
              <w:szCs w:val="24"/>
            </w:rPr>
            <m:t>L</m:t>
          </w:del>
        </m:r>
        <m:sSubSup>
          <m:sSubSupPr>
            <m:ctrlPr>
              <w:del w:id="263" w:author="Di Lego Goncalves, Vanessa" w:date="2023-06-22T10:11:00Z">
                <w:rPr>
                  <w:rFonts w:ascii="Cambria Math" w:eastAsia="Cambria Math" w:hAnsi="Cambria Math" w:cs="Cambria Math"/>
                  <w:sz w:val="24"/>
                  <w:szCs w:val="24"/>
                </w:rPr>
              </w:del>
            </m:ctrlPr>
          </m:sSubSupPr>
          <m:e>
            <m:r>
              <w:del w:id="264" w:author="Di Lego Goncalves, Vanessa" w:date="2023-06-22T10:11:00Z">
                <w:rPr>
                  <w:rFonts w:ascii="Cambria Math" w:eastAsia="Cambria Math" w:hAnsi="Cambria Math" w:cs="Cambria Math"/>
                  <w:sz w:val="24"/>
                  <w:szCs w:val="24"/>
                </w:rPr>
                <m:t xml:space="preserve"> </m:t>
              </w:del>
            </m:r>
          </m:e>
          <m:sub>
            <m:r>
              <w:del w:id="265" w:author="Di Lego Goncalves, Vanessa" w:date="2023-06-22T10:11:00Z">
                <w:rPr>
                  <w:rFonts w:ascii="Cambria Math" w:eastAsia="Cambria Math" w:hAnsi="Cambria Math" w:cs="Cambria Math"/>
                  <w:sz w:val="24"/>
                  <w:szCs w:val="24"/>
                </w:rPr>
                <m:t>k</m:t>
              </w:del>
            </m:r>
          </m:sub>
          <m:sup>
            <m:r>
              <w:del w:id="266" w:author="Di Lego Goncalves, Vanessa" w:date="2023-06-22T10:11:00Z">
                <w:rPr>
                  <w:rFonts w:ascii="Cambria Math" w:eastAsia="Cambria Math" w:hAnsi="Cambria Math" w:cs="Cambria Math"/>
                  <w:sz w:val="24"/>
                  <w:szCs w:val="24"/>
                </w:rPr>
                <m:t>c</m:t>
              </w:del>
            </m:r>
          </m:sup>
        </m:sSubSup>
      </m:oMath>
      <w:del w:id="267" w:author="Di Lego Goncalves, Vanessa" w:date="2023-06-22T10:11:00Z">
        <w:r>
          <w:rPr>
            <w:rFonts w:ascii="Arial" w:eastAsia="Arial" w:hAnsi="Arial" w:cs="Arial"/>
            <w:sz w:val="24"/>
            <w:szCs w:val="24"/>
          </w:rPr>
          <w:delText>.</w:delText>
        </w:r>
      </w:del>
    </w:p>
    <w:p w14:paraId="715A282F" w14:textId="77777777" w:rsidR="00263B02" w:rsidRDefault="00263B02" w:rsidP="009372EB">
      <w:pPr>
        <w:spacing w:line="360" w:lineRule="auto"/>
        <w:jc w:val="both"/>
        <w:rPr>
          <w:rFonts w:ascii="Arial" w:eastAsia="Arial" w:hAnsi="Arial" w:cs="Arial"/>
          <w:sz w:val="24"/>
          <w:szCs w:val="24"/>
        </w:rPr>
      </w:pPr>
    </w:p>
    <w:p w14:paraId="698D35EF" w14:textId="0405249C" w:rsidR="009372EB" w:rsidDel="00D17C9E" w:rsidRDefault="009372EB" w:rsidP="009372EB">
      <w:pPr>
        <w:spacing w:line="360" w:lineRule="auto"/>
        <w:jc w:val="both"/>
        <w:rPr>
          <w:del w:id="268" w:author="Di Lego Goncalves, Vanessa" w:date="2023-06-22T10:22:00Z"/>
          <w:rFonts w:ascii="Arial" w:eastAsia="Arial" w:hAnsi="Arial" w:cs="Arial"/>
          <w:sz w:val="24"/>
          <w:szCs w:val="24"/>
        </w:rPr>
      </w:pPr>
      <w:del w:id="269" w:author="Di Lego Goncalves, Vanessa" w:date="2023-06-22T10:22:00Z">
        <w:r w:rsidDel="00D17C9E">
          <w:rPr>
            <w:rFonts w:ascii="Arial" w:eastAsia="Arial" w:hAnsi="Arial" w:cs="Arial"/>
            <w:sz w:val="24"/>
            <w:szCs w:val="24"/>
          </w:rPr>
          <w:delText>Then, life expectancy free of disability (</w:delText>
        </w:r>
        <w:r w:rsidDel="00D17C9E">
          <w:rPr>
            <w:rFonts w:ascii="Arial" w:eastAsia="Arial" w:hAnsi="Arial" w:cs="Arial"/>
            <w:i/>
            <w:sz w:val="24"/>
            <w:szCs w:val="24"/>
          </w:rPr>
          <w:delText>DFLE</w:delText>
        </w:r>
        <w:r w:rsidDel="00D17C9E">
          <w:rPr>
            <w:rFonts w:ascii="Arial" w:eastAsia="Arial" w:hAnsi="Arial" w:cs="Arial"/>
            <w:sz w:val="24"/>
            <w:szCs w:val="24"/>
          </w:rPr>
          <w:delText>) is calculated as:</w:delText>
        </w:r>
      </w:del>
    </w:p>
    <w:commentRangeStart w:id="270"/>
    <w:commentRangeStart w:id="271"/>
    <w:p w14:paraId="695AEF42" w14:textId="4857747E" w:rsidR="009372EB" w:rsidDel="00D17C9E" w:rsidRDefault="00D17C9E" w:rsidP="009372EB">
      <w:pPr>
        <w:jc w:val="center"/>
        <w:rPr>
          <w:del w:id="272" w:author="Di Lego Goncalves, Vanessa" w:date="2023-06-22T10:22:00Z"/>
          <w:rFonts w:ascii="Cambria Math" w:eastAsia="Cambria Math" w:hAnsi="Cambria Math" w:cs="Cambria Math"/>
        </w:rPr>
      </w:pPr>
      <m:oMathPara>
        <m:oMath>
          <m:sSubSup>
            <m:sSubSupPr>
              <m:ctrlPr>
                <w:del w:id="273" w:author="Di Lego Goncalves, Vanessa" w:date="2023-06-22T10:22:00Z">
                  <w:rPr>
                    <w:rFonts w:ascii="Cambria Math" w:eastAsia="Cambria Math" w:hAnsi="Cambria Math" w:cs="Cambria Math"/>
                    <w:sz w:val="24"/>
                    <w:szCs w:val="24"/>
                  </w:rPr>
                </w:del>
              </m:ctrlPr>
            </m:sSubSupPr>
            <m:e>
              <m:r>
                <w:del w:id="274" w:author="Di Lego Goncalves, Vanessa" w:date="2023-06-22T10:22:00Z">
                  <w:rPr>
                    <w:rFonts w:ascii="Cambria Math" w:eastAsia="Cambria Math" w:hAnsi="Cambria Math" w:cs="Cambria Math"/>
                    <w:sz w:val="24"/>
                    <w:szCs w:val="24"/>
                  </w:rPr>
                  <m:t>DFLE</m:t>
                </w:del>
              </m:r>
            </m:e>
            <m:sub>
              <m:r>
                <w:del w:id="275" w:author="Di Lego Goncalves, Vanessa" w:date="2023-06-22T10:22:00Z">
                  <w:rPr>
                    <w:rFonts w:ascii="Cambria Math" w:eastAsia="Cambria Math" w:hAnsi="Cambria Math" w:cs="Cambria Math"/>
                    <w:sz w:val="24"/>
                    <w:szCs w:val="24"/>
                  </w:rPr>
                  <m:t>x</m:t>
                </w:del>
              </m:r>
            </m:sub>
            <m:sup>
              <m:r>
                <w:del w:id="276" w:author="Di Lego Goncalves, Vanessa" w:date="2023-06-22T10:22:00Z">
                  <w:rPr>
                    <w:rFonts w:ascii="Cambria Math" w:eastAsia="Cambria Math" w:hAnsi="Cambria Math" w:cs="Cambria Math"/>
                    <w:sz w:val="24"/>
                    <w:szCs w:val="24"/>
                  </w:rPr>
                  <m:t xml:space="preserve"> </m:t>
                </w:del>
              </m:r>
            </m:sup>
          </m:sSubSup>
          <m:r>
            <w:del w:id="277" w:author="Di Lego Goncalves, Vanessa" w:date="2023-06-22T10:22:00Z">
              <w:rPr>
                <w:rFonts w:ascii="Cambria Math" w:eastAsia="Cambria Math" w:hAnsi="Cambria Math" w:cs="Cambria Math"/>
                <w:sz w:val="24"/>
                <w:szCs w:val="24"/>
              </w:rPr>
              <m:t>=</m:t>
            </w:del>
          </m:r>
          <m:f>
            <m:fPr>
              <m:ctrlPr>
                <w:del w:id="278" w:author="Di Lego Goncalves, Vanessa" w:date="2023-06-22T10:22:00Z">
                  <w:rPr>
                    <w:rFonts w:ascii="Cambria Math" w:eastAsia="Cambria Math" w:hAnsi="Cambria Math" w:cs="Cambria Math"/>
                    <w:sz w:val="24"/>
                    <w:szCs w:val="24"/>
                  </w:rPr>
                </w:del>
              </m:ctrlPr>
            </m:fPr>
            <m:num>
              <m:nary>
                <m:naryPr>
                  <m:chr m:val="∑"/>
                  <m:ctrlPr>
                    <w:del w:id="279" w:author="Di Lego Goncalves, Vanessa" w:date="2023-06-22T10:22:00Z">
                      <w:rPr>
                        <w:rFonts w:ascii="Cambria Math" w:eastAsia="Cambria Math" w:hAnsi="Cambria Math" w:cs="Cambria Math"/>
                        <w:sz w:val="24"/>
                        <w:szCs w:val="24"/>
                      </w:rPr>
                    </w:del>
                  </m:ctrlPr>
                </m:naryPr>
                <m:sub>
                  <m:r>
                    <w:del w:id="280" w:author="Di Lego Goncalves, Vanessa" w:date="2023-06-22T10:22:00Z">
                      <w:rPr>
                        <w:rFonts w:ascii="Cambria Math" w:eastAsia="Cambria Math" w:hAnsi="Cambria Math" w:cs="Cambria Math"/>
                        <w:sz w:val="24"/>
                        <w:szCs w:val="24"/>
                      </w:rPr>
                      <m:t>k=x</m:t>
                    </w:del>
                  </m:r>
                </m:sub>
                <m:sup>
                  <m:r>
                    <w:del w:id="281" w:author="Di Lego Goncalves, Vanessa" w:date="2023-06-22T10:22:00Z">
                      <w:rPr>
                        <w:rFonts w:ascii="Cambria Math" w:eastAsia="Cambria Math" w:hAnsi="Cambria Math" w:cs="Cambria Math"/>
                        <w:sz w:val="24"/>
                        <w:szCs w:val="24"/>
                      </w:rPr>
                      <m:t>w</m:t>
                    </w:del>
                  </m:r>
                </m:sup>
                <m:e>
                  <m:r>
                    <w:del w:id="282" w:author="Di Lego Goncalves, Vanessa" w:date="2023-06-22T10:22:00Z">
                      <w:rPr>
                        <w:rFonts w:ascii="Cambria Math" w:eastAsia="Cambria Math" w:hAnsi="Cambria Math" w:cs="Cambria Math"/>
                        <w:sz w:val="24"/>
                        <w:szCs w:val="24"/>
                      </w:rPr>
                      <m:t xml:space="preserve"> </m:t>
                    </w:del>
                  </m:r>
                </m:e>
              </m:nary>
              <m:d>
                <m:dPr>
                  <m:ctrlPr>
                    <w:del w:id="283" w:author="Di Lego Goncalves, Vanessa" w:date="2023-06-22T10:22:00Z">
                      <w:rPr>
                        <w:rFonts w:ascii="Cambria Math" w:eastAsia="Cambria Math" w:hAnsi="Cambria Math" w:cs="Cambria Math"/>
                        <w:sz w:val="24"/>
                        <w:szCs w:val="24"/>
                      </w:rPr>
                    </w:del>
                  </m:ctrlPr>
                </m:dPr>
                <m:e>
                  <m:r>
                    <w:del w:id="284" w:author="Di Lego Goncalves, Vanessa" w:date="2023-06-22T10:22:00Z">
                      <w:rPr>
                        <w:rFonts w:ascii="Cambria Math" w:eastAsia="Cambria Math" w:hAnsi="Cambria Math" w:cs="Cambria Math"/>
                        <w:sz w:val="24"/>
                        <w:szCs w:val="24"/>
                      </w:rPr>
                      <m:t>n L</m:t>
                    </w:del>
                  </m:r>
                  <m:sSubSup>
                    <m:sSubSupPr>
                      <m:ctrlPr>
                        <w:del w:id="285" w:author="Di Lego Goncalves, Vanessa" w:date="2023-06-22T10:22:00Z">
                          <w:rPr>
                            <w:rFonts w:ascii="Cambria Math" w:eastAsia="Cambria Math" w:hAnsi="Cambria Math" w:cs="Cambria Math"/>
                            <w:sz w:val="24"/>
                            <w:szCs w:val="24"/>
                          </w:rPr>
                        </w:del>
                      </m:ctrlPr>
                    </m:sSubSupPr>
                    <m:e>
                      <m:r>
                        <w:del w:id="286" w:author="Di Lego Goncalves, Vanessa" w:date="2023-06-22T10:22:00Z">
                          <w:rPr>
                            <w:rFonts w:ascii="Cambria Math" w:eastAsia="Cambria Math" w:hAnsi="Cambria Math" w:cs="Cambria Math"/>
                            <w:sz w:val="24"/>
                            <w:szCs w:val="24"/>
                          </w:rPr>
                          <m:t xml:space="preserve"> </m:t>
                        </w:del>
                      </m:r>
                    </m:e>
                    <m:sub>
                      <m:r>
                        <w:del w:id="287" w:author="Di Lego Goncalves, Vanessa" w:date="2023-06-22T10:22:00Z">
                          <w:rPr>
                            <w:rFonts w:ascii="Cambria Math" w:eastAsia="Cambria Math" w:hAnsi="Cambria Math" w:cs="Cambria Math"/>
                            <w:sz w:val="24"/>
                            <w:szCs w:val="24"/>
                          </w:rPr>
                          <m:t>k</m:t>
                        </w:del>
                      </m:r>
                    </m:sub>
                    <m:sup>
                      <m:r>
                        <w:del w:id="288" w:author="Di Lego Goncalves, Vanessa" w:date="2023-06-22T10:22:00Z">
                          <w:rPr>
                            <w:rFonts w:ascii="Cambria Math" w:eastAsia="Cambria Math" w:hAnsi="Cambria Math" w:cs="Cambria Math"/>
                            <w:sz w:val="24"/>
                            <w:szCs w:val="24"/>
                          </w:rPr>
                          <m:t>i</m:t>
                        </w:del>
                      </m:r>
                    </m:sup>
                  </m:sSubSup>
                </m:e>
              </m:d>
            </m:num>
            <m:den>
              <m:sSub>
                <m:sSubPr>
                  <m:ctrlPr>
                    <w:del w:id="289" w:author="Di Lego Goncalves, Vanessa" w:date="2023-06-22T10:22:00Z">
                      <w:rPr>
                        <w:rFonts w:ascii="Cambria Math" w:eastAsia="Cambria Math" w:hAnsi="Cambria Math" w:cs="Cambria Math"/>
                        <w:sz w:val="24"/>
                        <w:szCs w:val="24"/>
                      </w:rPr>
                    </w:del>
                  </m:ctrlPr>
                </m:sSubPr>
                <m:e>
                  <m:r>
                    <w:del w:id="290" w:author="Di Lego Goncalves, Vanessa" w:date="2023-06-22T10:22:00Z">
                      <w:rPr>
                        <w:rFonts w:ascii="Cambria Math" w:eastAsia="Cambria Math" w:hAnsi="Cambria Math" w:cs="Cambria Math"/>
                        <w:sz w:val="24"/>
                        <w:szCs w:val="24"/>
                      </w:rPr>
                      <m:t>l</m:t>
                    </w:del>
                  </m:r>
                </m:e>
                <m:sub>
                  <m:r>
                    <w:del w:id="291" w:author="Di Lego Goncalves, Vanessa" w:date="2023-06-22T10:22:00Z">
                      <w:rPr>
                        <w:rFonts w:ascii="Cambria Math" w:eastAsia="Cambria Math" w:hAnsi="Cambria Math" w:cs="Cambria Math"/>
                        <w:sz w:val="24"/>
                        <w:szCs w:val="24"/>
                      </w:rPr>
                      <m:t>x</m:t>
                    </w:del>
                  </m:r>
                </m:sub>
              </m:sSub>
            </m:den>
          </m:f>
          <m:r>
            <w:del w:id="292" w:author="Di Lego Goncalves, Vanessa" w:date="2023-06-22T10:22:00Z">
              <w:rPr>
                <w:rFonts w:ascii="Cambria Math" w:eastAsia="Cambria Math" w:hAnsi="Cambria Math" w:cs="Cambria Math"/>
                <w:sz w:val="24"/>
                <w:szCs w:val="24"/>
              </w:rPr>
              <m:t xml:space="preserve">   (2)</m:t>
            </w:del>
          </m:r>
          <m:r>
            <w:del w:id="293" w:author="Di Lego Goncalves, Vanessa" w:date="2023-06-22T10:22:00Z">
              <w:rPr>
                <w:rFonts w:ascii="Cambria Math" w:eastAsia="Cambria Math" w:hAnsi="Cambria Math" w:cs="Cambria Math"/>
              </w:rPr>
              <m:t xml:space="preserve"> </m:t>
            </w:del>
          </m:r>
        </m:oMath>
      </m:oMathPara>
    </w:p>
    <w:p w14:paraId="6099A438" w14:textId="0F76E47D" w:rsidR="009372EB" w:rsidDel="00D17C9E" w:rsidRDefault="009372EB" w:rsidP="009372EB">
      <w:pPr>
        <w:spacing w:line="360" w:lineRule="auto"/>
        <w:jc w:val="both"/>
        <w:rPr>
          <w:del w:id="294" w:author="Di Lego Goncalves, Vanessa" w:date="2023-06-22T10:22:00Z"/>
          <w:rFonts w:ascii="Arial" w:eastAsia="Arial" w:hAnsi="Arial" w:cs="Arial"/>
          <w:sz w:val="24"/>
          <w:szCs w:val="24"/>
        </w:rPr>
      </w:pPr>
      <w:del w:id="295" w:author="Di Lego Goncalves, Vanessa" w:date="2023-06-22T10:22:00Z">
        <w:r w:rsidDel="00D17C9E">
          <w:rPr>
            <w:rFonts w:ascii="Arial" w:eastAsia="Arial" w:hAnsi="Arial" w:cs="Arial"/>
            <w:sz w:val="24"/>
            <w:szCs w:val="24"/>
          </w:rPr>
          <w:delText>With its equivalent life expectancy free of chronic disease (</w:delText>
        </w:r>
        <w:r w:rsidDel="00D17C9E">
          <w:rPr>
            <w:rFonts w:ascii="Arial" w:eastAsia="Arial" w:hAnsi="Arial" w:cs="Arial"/>
            <w:i/>
            <w:sz w:val="24"/>
            <w:szCs w:val="24"/>
          </w:rPr>
          <w:delText>CFLE</w:delText>
        </w:r>
        <w:r w:rsidDel="00D17C9E">
          <w:rPr>
            <w:rFonts w:ascii="Arial" w:eastAsia="Arial" w:hAnsi="Arial" w:cs="Arial"/>
            <w:sz w:val="24"/>
            <w:szCs w:val="24"/>
          </w:rPr>
          <w:delText>):</w:delText>
        </w:r>
      </w:del>
    </w:p>
    <w:p w14:paraId="013DF21B" w14:textId="053AEA24" w:rsidR="009372EB" w:rsidDel="00D17C9E" w:rsidRDefault="00D17C9E" w:rsidP="009372EB">
      <w:pPr>
        <w:jc w:val="center"/>
        <w:rPr>
          <w:del w:id="296" w:author="Di Lego Goncalves, Vanessa" w:date="2023-06-22T10:22:00Z"/>
          <w:rFonts w:ascii="Cambria Math" w:eastAsia="Cambria Math" w:hAnsi="Cambria Math" w:cs="Cambria Math"/>
        </w:rPr>
      </w:pPr>
      <m:oMathPara>
        <m:oMath>
          <m:sSubSup>
            <m:sSubSupPr>
              <m:ctrlPr>
                <w:del w:id="297" w:author="Di Lego Goncalves, Vanessa" w:date="2023-06-22T10:22:00Z">
                  <w:rPr>
                    <w:rFonts w:ascii="Cambria Math" w:eastAsia="Cambria Math" w:hAnsi="Cambria Math" w:cs="Cambria Math"/>
                    <w:sz w:val="24"/>
                    <w:szCs w:val="24"/>
                  </w:rPr>
                </w:del>
              </m:ctrlPr>
            </m:sSubSupPr>
            <m:e>
              <m:r>
                <w:del w:id="298" w:author="Di Lego Goncalves, Vanessa" w:date="2023-06-22T10:22:00Z">
                  <w:rPr>
                    <w:rFonts w:ascii="Cambria Math" w:eastAsia="Cambria Math" w:hAnsi="Cambria Math" w:cs="Cambria Math"/>
                    <w:sz w:val="24"/>
                    <w:szCs w:val="24"/>
                  </w:rPr>
                  <m:t>CFLE</m:t>
                </w:del>
              </m:r>
            </m:e>
            <m:sub>
              <m:r>
                <w:del w:id="299" w:author="Di Lego Goncalves, Vanessa" w:date="2023-06-22T10:22:00Z">
                  <w:rPr>
                    <w:rFonts w:ascii="Cambria Math" w:eastAsia="Cambria Math" w:hAnsi="Cambria Math" w:cs="Cambria Math"/>
                    <w:sz w:val="24"/>
                    <w:szCs w:val="24"/>
                  </w:rPr>
                  <m:t>x</m:t>
                </w:del>
              </m:r>
            </m:sub>
            <m:sup>
              <m:r>
                <w:del w:id="300" w:author="Di Lego Goncalves, Vanessa" w:date="2023-06-22T10:22:00Z">
                  <w:rPr>
                    <w:rFonts w:ascii="Cambria Math" w:eastAsia="Cambria Math" w:hAnsi="Cambria Math" w:cs="Cambria Math"/>
                    <w:sz w:val="24"/>
                    <w:szCs w:val="24"/>
                  </w:rPr>
                  <m:t xml:space="preserve"> </m:t>
                </w:del>
              </m:r>
            </m:sup>
          </m:sSubSup>
          <m:r>
            <w:del w:id="301" w:author="Di Lego Goncalves, Vanessa" w:date="2023-06-22T10:22:00Z">
              <w:rPr>
                <w:rFonts w:ascii="Cambria Math" w:eastAsia="Cambria Math" w:hAnsi="Cambria Math" w:cs="Cambria Math"/>
                <w:sz w:val="24"/>
                <w:szCs w:val="24"/>
              </w:rPr>
              <m:t>=</m:t>
            </w:del>
          </m:r>
          <m:f>
            <m:fPr>
              <m:ctrlPr>
                <w:del w:id="302" w:author="Di Lego Goncalves, Vanessa" w:date="2023-06-22T10:22:00Z">
                  <w:rPr>
                    <w:rFonts w:ascii="Cambria Math" w:eastAsia="Cambria Math" w:hAnsi="Cambria Math" w:cs="Cambria Math"/>
                    <w:sz w:val="24"/>
                    <w:szCs w:val="24"/>
                  </w:rPr>
                </w:del>
              </m:ctrlPr>
            </m:fPr>
            <m:num>
              <m:nary>
                <m:naryPr>
                  <m:chr m:val="∑"/>
                  <m:ctrlPr>
                    <w:del w:id="303" w:author="Di Lego Goncalves, Vanessa" w:date="2023-06-22T10:22:00Z">
                      <w:rPr>
                        <w:rFonts w:ascii="Cambria Math" w:eastAsia="Cambria Math" w:hAnsi="Cambria Math" w:cs="Cambria Math"/>
                        <w:sz w:val="24"/>
                        <w:szCs w:val="24"/>
                      </w:rPr>
                    </w:del>
                  </m:ctrlPr>
                </m:naryPr>
                <m:sub>
                  <m:r>
                    <w:del w:id="304" w:author="Di Lego Goncalves, Vanessa" w:date="2023-06-22T10:22:00Z">
                      <w:rPr>
                        <w:rFonts w:ascii="Cambria Math" w:eastAsia="Cambria Math" w:hAnsi="Cambria Math" w:cs="Cambria Math"/>
                        <w:sz w:val="24"/>
                        <w:szCs w:val="24"/>
                      </w:rPr>
                      <m:t>k=x</m:t>
                    </w:del>
                  </m:r>
                </m:sub>
                <m:sup>
                  <m:r>
                    <w:del w:id="305" w:author="Di Lego Goncalves, Vanessa" w:date="2023-06-22T10:22:00Z">
                      <w:rPr>
                        <w:rFonts w:ascii="Cambria Math" w:eastAsia="Cambria Math" w:hAnsi="Cambria Math" w:cs="Cambria Math"/>
                        <w:sz w:val="24"/>
                        <w:szCs w:val="24"/>
                      </w:rPr>
                      <m:t>w</m:t>
                    </w:del>
                  </m:r>
                </m:sup>
                <m:e>
                  <m:r>
                    <w:del w:id="306" w:author="Di Lego Goncalves, Vanessa" w:date="2023-06-22T10:22:00Z">
                      <w:rPr>
                        <w:rFonts w:ascii="Cambria Math" w:eastAsia="Cambria Math" w:hAnsi="Cambria Math" w:cs="Cambria Math"/>
                        <w:sz w:val="24"/>
                        <w:szCs w:val="24"/>
                      </w:rPr>
                      <m:t xml:space="preserve">  </m:t>
                    </w:del>
                  </m:r>
                </m:e>
              </m:nary>
              <m:d>
                <m:dPr>
                  <m:ctrlPr>
                    <w:del w:id="307" w:author="Di Lego Goncalves, Vanessa" w:date="2023-06-22T10:22:00Z">
                      <w:rPr>
                        <w:rFonts w:ascii="Cambria Math" w:eastAsia="Cambria Math" w:hAnsi="Cambria Math" w:cs="Cambria Math"/>
                        <w:sz w:val="24"/>
                        <w:szCs w:val="24"/>
                      </w:rPr>
                    </w:del>
                  </m:ctrlPr>
                </m:dPr>
                <m:e>
                  <m:r>
                    <w:del w:id="308" w:author="Di Lego Goncalves, Vanessa" w:date="2023-06-22T10:22:00Z">
                      <w:rPr>
                        <w:rFonts w:ascii="Cambria Math" w:eastAsia="Cambria Math" w:hAnsi="Cambria Math" w:cs="Cambria Math"/>
                        <w:sz w:val="24"/>
                        <w:szCs w:val="24"/>
                      </w:rPr>
                      <m:t>n L</m:t>
                    </w:del>
                  </m:r>
                  <m:sSubSup>
                    <m:sSubSupPr>
                      <m:ctrlPr>
                        <w:del w:id="309" w:author="Di Lego Goncalves, Vanessa" w:date="2023-06-22T10:22:00Z">
                          <w:rPr>
                            <w:rFonts w:ascii="Cambria Math" w:eastAsia="Cambria Math" w:hAnsi="Cambria Math" w:cs="Cambria Math"/>
                            <w:sz w:val="24"/>
                            <w:szCs w:val="24"/>
                          </w:rPr>
                        </w:del>
                      </m:ctrlPr>
                    </m:sSubSupPr>
                    <m:e>
                      <m:r>
                        <w:del w:id="310" w:author="Di Lego Goncalves, Vanessa" w:date="2023-06-22T10:22:00Z">
                          <w:rPr>
                            <w:rFonts w:ascii="Cambria Math" w:eastAsia="Cambria Math" w:hAnsi="Cambria Math" w:cs="Cambria Math"/>
                            <w:sz w:val="24"/>
                            <w:szCs w:val="24"/>
                          </w:rPr>
                          <m:t xml:space="preserve"> </m:t>
                        </w:del>
                      </m:r>
                    </m:e>
                    <m:sub>
                      <m:r>
                        <w:del w:id="311" w:author="Di Lego Goncalves, Vanessa" w:date="2023-06-22T10:22:00Z">
                          <w:rPr>
                            <w:rFonts w:ascii="Cambria Math" w:eastAsia="Cambria Math" w:hAnsi="Cambria Math" w:cs="Cambria Math"/>
                            <w:sz w:val="24"/>
                            <w:szCs w:val="24"/>
                          </w:rPr>
                          <m:t>k</m:t>
                        </w:del>
                      </m:r>
                    </m:sub>
                    <m:sup>
                      <m:r>
                        <w:del w:id="312" w:author="Di Lego Goncalves, Vanessa" w:date="2023-06-22T10:22:00Z">
                          <w:rPr>
                            <w:rFonts w:ascii="Cambria Math" w:eastAsia="Cambria Math" w:hAnsi="Cambria Math" w:cs="Cambria Math"/>
                            <w:sz w:val="24"/>
                            <w:szCs w:val="24"/>
                          </w:rPr>
                          <m:t>c</m:t>
                        </w:del>
                      </m:r>
                    </m:sup>
                  </m:sSubSup>
                </m:e>
              </m:d>
            </m:num>
            <m:den>
              <m:sSub>
                <m:sSubPr>
                  <m:ctrlPr>
                    <w:del w:id="313" w:author="Di Lego Goncalves, Vanessa" w:date="2023-06-22T10:22:00Z">
                      <w:rPr>
                        <w:rFonts w:ascii="Cambria Math" w:eastAsia="Cambria Math" w:hAnsi="Cambria Math" w:cs="Cambria Math"/>
                        <w:sz w:val="24"/>
                        <w:szCs w:val="24"/>
                      </w:rPr>
                    </w:del>
                  </m:ctrlPr>
                </m:sSubPr>
                <m:e>
                  <m:r>
                    <w:del w:id="314" w:author="Di Lego Goncalves, Vanessa" w:date="2023-06-22T10:22:00Z">
                      <w:rPr>
                        <w:rFonts w:ascii="Cambria Math" w:eastAsia="Cambria Math" w:hAnsi="Cambria Math" w:cs="Cambria Math"/>
                        <w:sz w:val="24"/>
                        <w:szCs w:val="24"/>
                      </w:rPr>
                      <m:t>l</m:t>
                    </w:del>
                  </m:r>
                </m:e>
                <m:sub>
                  <m:r>
                    <w:del w:id="315" w:author="Di Lego Goncalves, Vanessa" w:date="2023-06-22T10:22:00Z">
                      <w:rPr>
                        <w:rFonts w:ascii="Cambria Math" w:eastAsia="Cambria Math" w:hAnsi="Cambria Math" w:cs="Cambria Math"/>
                        <w:sz w:val="24"/>
                        <w:szCs w:val="24"/>
                      </w:rPr>
                      <m:t>x</m:t>
                    </w:del>
                  </m:r>
                </m:sub>
              </m:sSub>
            </m:den>
          </m:f>
          <m:r>
            <w:del w:id="316" w:author="Di Lego Goncalves, Vanessa" w:date="2023-06-22T10:22:00Z">
              <w:rPr>
                <w:rFonts w:ascii="Cambria Math" w:eastAsia="Cambria Math" w:hAnsi="Cambria Math" w:cs="Cambria Math"/>
                <w:sz w:val="24"/>
                <w:szCs w:val="24"/>
              </w:rPr>
              <m:t xml:space="preserve"> (3)</m:t>
            </w:del>
          </m:r>
          <m:r>
            <w:del w:id="317" w:author="Di Lego Goncalves, Vanessa" w:date="2023-06-22T10:22:00Z">
              <w:rPr>
                <w:rFonts w:ascii="Cambria Math" w:eastAsia="Cambria Math" w:hAnsi="Cambria Math" w:cs="Cambria Math"/>
              </w:rPr>
              <m:t xml:space="preserve"> </m:t>
            </w:del>
          </m:r>
          <w:commentRangeEnd w:id="270"/>
          <m:r>
            <w:del w:id="318" w:author="Di Lego Goncalves, Vanessa" w:date="2023-06-22T10:22:00Z">
              <m:rPr>
                <m:sty m:val="p"/>
              </m:rPr>
              <w:rPr>
                <w:rStyle w:val="CommentReference"/>
                <w:rFonts w:ascii="Times New Roman" w:eastAsia="Times New Roman" w:hAnsi="Times New Roman" w:cs="Times New Roman"/>
              </w:rPr>
              <w:commentReference w:id="270"/>
            </w:del>
          </m:r>
          <w:commentRangeEnd w:id="271"/>
          <m:r>
            <w:del w:id="319" w:author="Di Lego Goncalves, Vanessa" w:date="2023-06-22T10:22:00Z">
              <m:rPr>
                <m:sty m:val="p"/>
              </m:rPr>
              <w:rPr>
                <w:rStyle w:val="CommentReference"/>
                <w:rFonts w:ascii="Times New Roman" w:eastAsia="Times New Roman" w:hAnsi="Times New Roman" w:cs="Times New Roman"/>
              </w:rPr>
              <w:commentReference w:id="271"/>
            </w:del>
          </m:r>
        </m:oMath>
      </m:oMathPara>
    </w:p>
    <w:p w14:paraId="407DAFA7" w14:textId="403527AB" w:rsidR="009372EB" w:rsidDel="00D17C9E" w:rsidRDefault="009372EB" w:rsidP="009372EB">
      <w:pPr>
        <w:spacing w:line="360" w:lineRule="auto"/>
        <w:rPr>
          <w:del w:id="320" w:author="Di Lego Goncalves, Vanessa" w:date="2023-06-22T10:22:00Z"/>
          <w:rFonts w:ascii="Arial" w:eastAsia="Arial" w:hAnsi="Arial" w:cs="Arial"/>
          <w:sz w:val="24"/>
          <w:szCs w:val="24"/>
        </w:rPr>
      </w:pPr>
    </w:p>
    <w:p w14:paraId="30C87C33" w14:textId="502BB67F" w:rsidR="009372EB" w:rsidDel="00D17C9E" w:rsidRDefault="009372EB" w:rsidP="009372EB">
      <w:pPr>
        <w:spacing w:line="360" w:lineRule="auto"/>
        <w:jc w:val="both"/>
        <w:rPr>
          <w:del w:id="321" w:author="Di Lego Goncalves, Vanessa" w:date="2023-06-22T10:22:00Z"/>
          <w:rFonts w:ascii="Arial" w:eastAsia="Arial" w:hAnsi="Arial" w:cs="Arial"/>
          <w:sz w:val="24"/>
          <w:szCs w:val="24"/>
        </w:rPr>
      </w:pPr>
      <w:del w:id="322" w:author="Di Lego Goncalves, Vanessa" w:date="2023-06-22T10:22:00Z">
        <w:r w:rsidDel="00D17C9E">
          <w:rPr>
            <w:rFonts w:ascii="Arial" w:eastAsia="Arial" w:hAnsi="Arial" w:cs="Arial"/>
            <w:sz w:val="24"/>
            <w:szCs w:val="24"/>
          </w:rPr>
          <w:delText xml:space="preserve">where </w:delTex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sidDel="00D17C9E">
          <w:rPr>
            <w:rFonts w:ascii="Arial" w:eastAsia="Arial" w:hAnsi="Arial" w:cs="Arial"/>
            <w:sz w:val="24"/>
            <w:szCs w:val="24"/>
          </w:rPr>
          <w:delText xml:space="preserve"> is the number of years lived without disability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Similarly, </w:delTex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sidDel="00D17C9E">
          <w:rPr>
            <w:rFonts w:ascii="Arial" w:eastAsia="Arial" w:hAnsi="Arial" w:cs="Arial"/>
            <w:sz w:val="24"/>
            <w:szCs w:val="24"/>
          </w:rPr>
          <w:delText xml:space="preserve"> is the number of years lived without chronic conditions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w:delText>
        </w:r>
      </w:del>
    </w:p>
    <w:p w14:paraId="75316FA8" w14:textId="6B04F47F" w:rsidR="009372EB" w:rsidRPr="00C907EB" w:rsidRDefault="009372EB" w:rsidP="00C907EB">
      <w:pPr>
        <w:spacing w:line="360" w:lineRule="auto"/>
        <w:jc w:val="both"/>
        <w:rPr>
          <w:rFonts w:ascii="Arial" w:eastAsia="Arial" w:hAnsi="Arial" w:cs="Arial"/>
          <w:sz w:val="24"/>
          <w:szCs w:val="24"/>
        </w:rPr>
      </w:pPr>
      <w:bookmarkStart w:id="323" w:name="_Hlk138322586"/>
      <w:r>
        <w:rPr>
          <w:rFonts w:ascii="Arial" w:eastAsia="Arial" w:hAnsi="Arial" w:cs="Arial"/>
          <w:sz w:val="24"/>
          <w:szCs w:val="24"/>
        </w:rPr>
        <w:t xml:space="preserve">We then calculate </w:t>
      </w:r>
      <w:ins w:id="324" w:author="Di Lego Goncalves, Vanessa" w:date="2023-06-22T10:41:00Z">
        <w:r w:rsidR="00C62157">
          <w:rPr>
            <w:rFonts w:ascii="Arial" w:eastAsia="Arial" w:hAnsi="Arial" w:cs="Arial"/>
            <w:sz w:val="24"/>
            <w:szCs w:val="24"/>
          </w:rPr>
          <w:t xml:space="preserve">the </w:t>
        </w:r>
      </w:ins>
      <w:r>
        <w:rPr>
          <w:rFonts w:ascii="Arial" w:eastAsia="Arial" w:hAnsi="Arial" w:cs="Arial"/>
          <w:sz w:val="24"/>
          <w:szCs w:val="24"/>
        </w:rPr>
        <w:t xml:space="preserve">gender gap in </w:t>
      </w:r>
      <w:r>
        <w:rPr>
          <w:rFonts w:ascii="Arial" w:eastAsia="Arial" w:hAnsi="Arial" w:cs="Arial"/>
          <w:i/>
          <w:sz w:val="24"/>
          <w:szCs w:val="24"/>
        </w:rPr>
        <w:t xml:space="preserve">DFLE </w:t>
      </w:r>
      <w:r>
        <w:rPr>
          <w:rFonts w:ascii="Arial" w:eastAsia="Arial" w:hAnsi="Arial" w:cs="Arial"/>
          <w:sz w:val="24"/>
          <w:szCs w:val="24"/>
        </w:rPr>
        <w:t>as</w:t>
      </w:r>
      <w:del w:id="325" w:author="Di Lego Goncalves, Vanessa" w:date="2023-06-22T10:41:00Z">
        <w:r w:rsidDel="00C62157">
          <w:rPr>
            <w:rFonts w:ascii="Arial" w:eastAsia="Arial" w:hAnsi="Arial" w:cs="Arial"/>
            <w:sz w:val="24"/>
            <w:szCs w:val="24"/>
          </w:rPr>
          <w:delText>:</w:delText>
        </w:r>
      </w:del>
      <w:r w:rsidR="00C907EB">
        <w:rPr>
          <w:rFonts w:ascii="Arial" w:eastAsia="Arial" w:hAnsi="Arial" w:cs="Arial"/>
          <w:sz w:val="24"/>
          <w:szCs w:val="24"/>
        </w:rPr>
        <w:t xml:space="preserve"> </w:t>
      </w:r>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ctrlPr>
              <w:rPr>
                <w:rFonts w:ascii="Cambria Math" w:eastAsia="Cambria Math" w:hAnsi="Cambria Math" w:cs="Cambria Math"/>
                <w:sz w:val="24"/>
                <w:szCs w:val="24"/>
              </w:rPr>
            </m:ctrlPr>
          </m:e>
          <m:sub>
            <m:r>
              <w:rPr>
                <w:rFonts w:ascii="Cambria Math" w:eastAsia="Cambria Math" w:hAnsi="Cambria Math" w:cs="Cambria Math"/>
                <w:sz w:val="24"/>
                <w:szCs w:val="24"/>
              </w:rPr>
              <m:t>D</m:t>
            </m:r>
            <m:r>
              <w:rPr>
                <w:rFonts w:ascii="Cambria Math" w:eastAsia="Cambria Math" w:hAnsi="Cambria Math" w:cs="Cambria Math"/>
                <w:sz w:val="24"/>
                <w:szCs w:val="24"/>
              </w:rPr>
              <m:t>FLE</m:t>
            </m:r>
            <m:ctrlPr>
              <w:rPr>
                <w:rFonts w:ascii="Cambria Math" w:eastAsia="Cambria Math" w:hAnsi="Cambria Math" w:cs="Cambria Math"/>
                <w:sz w:val="24"/>
                <w:szCs w:val="24"/>
              </w:rPr>
            </m:ctrlPr>
          </m:sub>
          <m:sup>
            <m:r>
              <w:rPr>
                <w:rFonts w:ascii="Cambria Math" w:eastAsia="Cambria Math" w:hAnsi="Cambria Math" w:cs="Cambria Math"/>
                <w:sz w:val="24"/>
                <w:szCs w:val="24"/>
              </w:rPr>
              <m:t xml:space="preserve"> </m:t>
            </m:r>
            <m:ctrlPr>
              <w:rPr>
                <w:rFonts w:ascii="Cambria Math" w:eastAsia="Cambria Math" w:hAnsi="Cambria Math" w:cs="Cambria Math"/>
                <w:sz w:val="24"/>
                <w:szCs w:val="24"/>
              </w:rPr>
            </m:ctrlP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Men</m:t>
            </m:r>
          </m:sup>
        </m:sSup>
        <m:r>
          <w:rPr>
            <w:rFonts w:ascii="Cambria Math" w:eastAsia="Cambria Math" w:hAnsi="Cambria Math" w:cs="Cambria Math"/>
            <w:sz w:val="24"/>
            <w:szCs w:val="24"/>
          </w:rPr>
          <m:t xml:space="preserve"> </m:t>
        </m:r>
        <m:r>
          <w:rPr>
            <w:rFonts w:ascii="Cambria Math" w:eastAsia="Cambria Math" w:hAnsi="Cambria Math" w:cs="Cambria Math"/>
          </w:rPr>
          <m:t xml:space="preserve"> </m:t>
        </m:r>
      </m:oMath>
      <w:r w:rsidR="00C907EB">
        <w:rPr>
          <w:rFonts w:ascii="Arial" w:eastAsia="Arial" w:hAnsi="Arial" w:cs="Arial"/>
          <w:sz w:val="24"/>
          <w:szCs w:val="24"/>
        </w:rPr>
        <w:t>a</w:t>
      </w:r>
      <w:r>
        <w:rPr>
          <w:rFonts w:ascii="Arial" w:eastAsia="Arial" w:hAnsi="Arial" w:cs="Arial"/>
          <w:sz w:val="24"/>
          <w:szCs w:val="24"/>
        </w:rPr>
        <w:t xml:space="preserve">nd the gender gap in </w:t>
      </w:r>
      <w:r>
        <w:rPr>
          <w:rFonts w:ascii="Arial" w:eastAsia="Arial" w:hAnsi="Arial" w:cs="Arial"/>
          <w:i/>
          <w:sz w:val="24"/>
          <w:szCs w:val="24"/>
        </w:rPr>
        <w:t xml:space="preserve">CFLE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m:t>
            </m:r>
            <m:r>
              <w:rPr>
                <w:rFonts w:ascii="Cambria Math" w:eastAsia="Cambria Math" w:hAnsi="Cambria Math" w:cs="Cambria Math"/>
                <w:sz w:val="24"/>
                <w:szCs w:val="24"/>
              </w:rPr>
              <m:t>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m:t>
            </m:r>
            <m:r>
              <w:rPr>
                <w:rFonts w:ascii="Cambria Math" w:eastAsia="Cambria Math" w:hAnsi="Cambria Math" w:cs="Cambria Math"/>
                <w:sz w:val="24"/>
                <w:szCs w:val="24"/>
              </w:rPr>
              <m:t>FLE</m:t>
            </m:r>
          </m:e>
          <m:sup>
            <m:r>
              <w:rPr>
                <w:rFonts w:ascii="Cambria Math" w:eastAsia="Cambria Math" w:hAnsi="Cambria Math" w:cs="Cambria Math"/>
                <w:sz w:val="24"/>
                <w:szCs w:val="24"/>
              </w:rPr>
              <m:t>Men</m:t>
            </m:r>
          </m:sup>
        </m:sSup>
      </m:oMath>
      <w:r w:rsidR="00C907EB">
        <w:rPr>
          <w:rFonts w:ascii="Arial" w:eastAsia="Arial" w:hAnsi="Arial" w:cs="Arial"/>
          <w:sz w:val="24"/>
          <w:szCs w:val="24"/>
        </w:rPr>
        <w:t>.</w:t>
      </w:r>
    </w:p>
    <w:p w14:paraId="391D5944" w14:textId="77777777" w:rsidR="00706B3C" w:rsidRDefault="009372EB" w:rsidP="009372EB">
      <w:pPr>
        <w:spacing w:line="360" w:lineRule="auto"/>
        <w:jc w:val="both"/>
        <w:rPr>
          <w:ins w:id="326" w:author="Di Lego Goncalves, Vanessa" w:date="2023-06-22T10:40:00Z"/>
          <w:rFonts w:ascii="Arial" w:eastAsia="Arial" w:hAnsi="Arial" w:cs="Arial"/>
          <w:sz w:val="24"/>
          <w:szCs w:val="24"/>
        </w:rPr>
      </w:pPr>
      <w:del w:id="327" w:author="Di Lego Goncalves, Vanessa" w:date="2023-06-22T10:40:00Z">
        <w:r w:rsidDel="00706B3C">
          <w:rPr>
            <w:rFonts w:ascii="Arial" w:eastAsia="Arial" w:hAnsi="Arial" w:cs="Arial"/>
            <w:sz w:val="24"/>
            <w:szCs w:val="24"/>
          </w:rPr>
          <w:delText xml:space="preserve">We later split the gender differences in </w:delText>
        </w:r>
        <w:r w:rsidDel="00706B3C">
          <w:rPr>
            <w:rFonts w:ascii="Arial" w:eastAsia="Arial" w:hAnsi="Arial" w:cs="Arial"/>
            <w:i/>
            <w:sz w:val="24"/>
            <w:szCs w:val="24"/>
          </w:rPr>
          <w:delText>DFLE</w:delText>
        </w:r>
        <w:r w:rsidDel="00706B3C">
          <w:rPr>
            <w:rFonts w:ascii="Arial" w:eastAsia="Arial" w:hAnsi="Arial" w:cs="Arial"/>
            <w:sz w:val="24"/>
            <w:szCs w:val="24"/>
          </w:rPr>
          <w:delText xml:space="preserve"> and </w:delText>
        </w:r>
        <w:r w:rsidDel="00706B3C">
          <w:rPr>
            <w:rFonts w:ascii="Arial" w:eastAsia="Arial" w:hAnsi="Arial" w:cs="Arial"/>
            <w:i/>
            <w:sz w:val="24"/>
            <w:szCs w:val="24"/>
          </w:rPr>
          <w:delText>CFLE</w:delText>
        </w:r>
        <w:r w:rsidDel="00706B3C">
          <w:rPr>
            <w:rFonts w:ascii="Arial" w:eastAsia="Arial" w:hAnsi="Arial" w:cs="Arial"/>
            <w:sz w:val="24"/>
            <w:szCs w:val="24"/>
          </w:rPr>
          <w:delText xml:space="preserve"> at age</w:delText>
        </w:r>
      </w:del>
      <w:del w:id="328" w:author="Di Lego Goncalves, Vanessa" w:date="2023-06-22T10:34:00Z">
        <w:r w:rsidDel="00200DDE">
          <w:rPr>
            <w:rFonts w:ascii="Arial" w:eastAsia="Arial" w:hAnsi="Arial" w:cs="Arial"/>
            <w:sz w:val="24"/>
            <w:szCs w:val="24"/>
          </w:rPr>
          <w:delText xml:space="preserve"> </w:delText>
        </w:r>
        <w:r w:rsidDel="00200DDE">
          <w:rPr>
            <w:rFonts w:ascii="Arial" w:eastAsia="Arial" w:hAnsi="Arial" w:cs="Arial"/>
            <w:i/>
            <w:sz w:val="24"/>
            <w:szCs w:val="24"/>
          </w:rPr>
          <w:delText>x</w:delText>
        </w:r>
      </w:del>
      <w:del w:id="329" w:author="Di Lego Goncalves, Vanessa" w:date="2023-06-22T10:40:00Z">
        <w:r w:rsidDel="00706B3C">
          <w:rPr>
            <w:rFonts w:ascii="Arial" w:eastAsia="Arial" w:hAnsi="Arial" w:cs="Arial"/>
            <w:sz w:val="24"/>
            <w:szCs w:val="24"/>
          </w:rPr>
          <w:delText xml:space="preserve"> into mortality and disability/chronic effects by five-year age groups. </w:delText>
        </w:r>
      </w:del>
    </w:p>
    <w:p w14:paraId="797D34D5" w14:textId="75171B3E" w:rsidR="00BE4CB2" w:rsidRDefault="009372EB" w:rsidP="00BE4CB2">
      <w:pPr>
        <w:spacing w:line="360" w:lineRule="auto"/>
        <w:jc w:val="both"/>
        <w:rPr>
          <w:ins w:id="330" w:author="Di Lego Goncalves, Vanessa" w:date="2023-06-22T10:42:00Z"/>
          <w:rFonts w:ascii="Arial" w:eastAsia="Arial" w:hAnsi="Arial" w:cs="Arial"/>
          <w:color w:val="000000"/>
          <w:sz w:val="24"/>
          <w:szCs w:val="24"/>
          <w:highlight w:val="white"/>
        </w:rPr>
      </w:pPr>
      <w:r>
        <w:rPr>
          <w:rFonts w:ascii="Arial" w:eastAsia="Arial" w:hAnsi="Arial" w:cs="Arial"/>
          <w:sz w:val="24"/>
          <w:szCs w:val="24"/>
        </w:rPr>
        <w:t xml:space="preserve">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Functions","type":"article-journal"},"uris":["http://www.mendeley.com/documents/?uuid=c4f25388-2553-3bf6-8752-093bf4fed107"]}],"mendeley":{"formattedCitation":"(Horiuchi et al. 2008; Riffe 2018)","plainTextFormattedCitation":"(Horiuchi et al. 2008; Riffe 2018)","previouslyFormattedCitation":"(Horiuchi et al. 2008; Riffe 2018)"},"properties":{"noteIndex":0},"schema":"https://github.com/citation-style-language/schema/raw/master/csl-citation.json"}</w:instrText>
      </w:r>
      <w:r w:rsidR="00842EBA">
        <w:rPr>
          <w:rFonts w:ascii="Arial" w:eastAsia="Arial" w:hAnsi="Arial" w:cs="Arial"/>
          <w:color w:val="000000"/>
          <w:sz w:val="24"/>
          <w:szCs w:val="24"/>
        </w:rPr>
        <w:fldChar w:fldCharType="separate"/>
      </w:r>
      <w:r w:rsidR="00842EBA" w:rsidRPr="00842EBA">
        <w:rPr>
          <w:rFonts w:ascii="Arial" w:eastAsia="Arial" w:hAnsi="Arial" w:cs="Arial"/>
          <w:noProof/>
          <w:color w:val="000000"/>
          <w:sz w:val="24"/>
          <w:szCs w:val="24"/>
        </w:rPr>
        <w:t>(Horiuchi et al. 2008; Riffe 2018</w:t>
      </w:r>
      <w:ins w:id="331" w:author="Nepomuceno, Marilia" w:date="2023-05-15T16:52:00Z">
        <w:r w:rsidR="00037515">
          <w:rPr>
            <w:rFonts w:ascii="Arial" w:eastAsia="Arial" w:hAnsi="Arial" w:cs="Arial"/>
            <w:noProof/>
            <w:color w:val="000000"/>
            <w:sz w:val="24"/>
            <w:szCs w:val="24"/>
          </w:rPr>
          <w:t xml:space="preserve">; </w:t>
        </w:r>
        <w:r w:rsidR="00037515" w:rsidRPr="00842EBA">
          <w:rPr>
            <w:rFonts w:ascii="Arial" w:eastAsia="Arial" w:hAnsi="Arial" w:cs="Arial"/>
            <w:noProof/>
            <w:color w:val="000000"/>
            <w:sz w:val="24"/>
            <w:szCs w:val="24"/>
          </w:rPr>
          <w:t>van Raalte and Nepomuceno 2020</w:t>
        </w:r>
      </w:ins>
      <w:r w:rsidR="00842EBA" w:rsidRPr="00842EBA">
        <w:rPr>
          <w:rFonts w:ascii="Arial" w:eastAsia="Arial" w:hAnsi="Arial" w:cs="Arial"/>
          <w:noProof/>
          <w:color w:val="000000"/>
          <w:sz w:val="24"/>
          <w:szCs w:val="24"/>
        </w:rPr>
        <w:t>)</w:t>
      </w:r>
      <w:r w:rsidR="00842EBA">
        <w:rPr>
          <w:rFonts w:ascii="Arial" w:eastAsia="Arial" w:hAnsi="Arial" w:cs="Arial"/>
          <w:color w:val="000000"/>
          <w:sz w:val="24"/>
          <w:szCs w:val="24"/>
        </w:rPr>
        <w:fldChar w:fldCharType="end"/>
      </w:r>
      <w:ins w:id="332" w:author="Di Lego Goncalves, Vanessa" w:date="2023-06-22T10:40:00Z">
        <w:r w:rsidR="00706B3C">
          <w:rPr>
            <w:rFonts w:ascii="Arial" w:eastAsia="Arial" w:hAnsi="Arial" w:cs="Arial"/>
            <w:color w:val="000000"/>
            <w:sz w:val="24"/>
            <w:szCs w:val="24"/>
          </w:rPr>
          <w:t xml:space="preserve">, </w:t>
        </w:r>
      </w:ins>
      <w:ins w:id="333" w:author="Di Lego Goncalves, Vanessa" w:date="2023-06-22T10:41:00Z">
        <w:r w:rsidR="00706B3C">
          <w:rPr>
            <w:rFonts w:ascii="Arial" w:eastAsia="Arial" w:hAnsi="Arial" w:cs="Arial"/>
            <w:sz w:val="24"/>
            <w:szCs w:val="24"/>
          </w:rPr>
          <w:t>and</w:t>
        </w:r>
      </w:ins>
      <w:ins w:id="334" w:author="Di Lego Goncalves, Vanessa" w:date="2023-06-22T10:40:00Z">
        <w:r w:rsidR="00706B3C">
          <w:rPr>
            <w:rFonts w:ascii="Arial" w:eastAsia="Arial" w:hAnsi="Arial" w:cs="Arial"/>
            <w:sz w:val="24"/>
            <w:szCs w:val="24"/>
          </w:rPr>
          <w:t xml:space="preserve"> </w:t>
        </w:r>
        <w:r w:rsidR="00706B3C">
          <w:rPr>
            <w:rFonts w:ascii="Arial" w:eastAsia="Arial" w:hAnsi="Arial" w:cs="Arial"/>
            <w:sz w:val="24"/>
            <w:szCs w:val="24"/>
          </w:rPr>
          <w:t xml:space="preserve">split the gender differences in </w:t>
        </w:r>
        <w:r w:rsidR="00706B3C">
          <w:rPr>
            <w:rFonts w:ascii="Arial" w:eastAsia="Arial" w:hAnsi="Arial" w:cs="Arial"/>
            <w:i/>
            <w:sz w:val="24"/>
            <w:szCs w:val="24"/>
          </w:rPr>
          <w:t>DFLE</w:t>
        </w:r>
        <w:r w:rsidR="00706B3C">
          <w:rPr>
            <w:rFonts w:ascii="Arial" w:eastAsia="Arial" w:hAnsi="Arial" w:cs="Arial"/>
            <w:sz w:val="24"/>
            <w:szCs w:val="24"/>
          </w:rPr>
          <w:t xml:space="preserve"> and </w:t>
        </w:r>
        <w:r w:rsidR="00706B3C">
          <w:rPr>
            <w:rFonts w:ascii="Arial" w:eastAsia="Arial" w:hAnsi="Arial" w:cs="Arial"/>
            <w:i/>
            <w:sz w:val="24"/>
            <w:szCs w:val="24"/>
          </w:rPr>
          <w:t>CFLE</w:t>
        </w:r>
        <w:r w:rsidR="00706B3C">
          <w:rPr>
            <w:rFonts w:ascii="Arial" w:eastAsia="Arial" w:hAnsi="Arial" w:cs="Arial"/>
            <w:sz w:val="24"/>
            <w:szCs w:val="24"/>
          </w:rPr>
          <w:t xml:space="preserve"> at age</w:t>
        </w:r>
        <w:r w:rsidR="00706B3C">
          <w:rPr>
            <w:rFonts w:ascii="Arial" w:eastAsia="Arial" w:hAnsi="Arial" w:cs="Arial"/>
            <w:i/>
            <w:sz w:val="24"/>
            <w:szCs w:val="24"/>
          </w:rPr>
          <w:t xml:space="preserve"> </w:t>
        </w:r>
        <w:r w:rsidR="00706B3C">
          <w:rPr>
            <w:rFonts w:ascii="Arial" w:eastAsia="Arial" w:hAnsi="Arial" w:cs="Arial"/>
            <w:sz w:val="24"/>
            <w:szCs w:val="24"/>
          </w:rPr>
          <w:t>60 into mortality and disability/chronic effects by five-year age groups</w:t>
        </w:r>
      </w:ins>
      <w:ins w:id="335" w:author="Di Lego Goncalves, Vanessa" w:date="2023-06-22T10:42:00Z">
        <w:r w:rsidR="00BE4CB2">
          <w:rPr>
            <w:rFonts w:ascii="Arial" w:eastAsia="Arial" w:hAnsi="Arial" w:cs="Arial"/>
            <w:sz w:val="24"/>
            <w:szCs w:val="24"/>
          </w:rPr>
          <w:t xml:space="preserve">, following </w:t>
        </w:r>
      </w:ins>
      <w:del w:id="336" w:author="Nepomuceno, Marilia" w:date="2023-05-15T16:53:00Z">
        <w:r w:rsidDel="00037515">
          <w:rPr>
            <w:rFonts w:ascii="Arial" w:eastAsia="Arial" w:hAnsi="Arial" w:cs="Arial"/>
            <w:color w:val="000000"/>
            <w:sz w:val="24"/>
            <w:szCs w:val="24"/>
          </w:rPr>
          <w:delText>,</w:delText>
        </w:r>
      </w:del>
      <w:ins w:id="337" w:author="Di Lego Goncalves, Vanessa" w:date="2023-06-22T10:42:00Z">
        <w:r w:rsidR="00BE4CB2">
          <w:rPr>
            <w:rFonts w:ascii="Arial" w:eastAsia="Arial" w:hAnsi="Arial" w:cs="Arial"/>
            <w:sz w:val="24"/>
            <w:szCs w:val="24"/>
          </w:rPr>
          <w:t>p</w:t>
        </w:r>
        <w:r w:rsidR="00BE4CB2">
          <w:rPr>
            <w:rFonts w:ascii="Arial" w:eastAsia="Arial" w:hAnsi="Arial" w:cs="Arial"/>
            <w:sz w:val="24"/>
            <w:szCs w:val="24"/>
          </w:rPr>
          <w:t xml:space="preserve">revious research </w:t>
        </w:r>
        <w:r w:rsidR="00BE4CB2">
          <w:rPr>
            <w:rFonts w:ascii="Arial" w:eastAsia="Arial" w:hAnsi="Arial" w:cs="Arial"/>
            <w:sz w:val="24"/>
            <w:szCs w:val="24"/>
          </w:rPr>
          <w:fldChar w:fldCharType="begin" w:fldLock="1"/>
        </w:r>
        <w:r w:rsidR="00BE4CB2">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instrText>
        </w:r>
        <w:r w:rsidR="00BE4CB2">
          <w:rPr>
            <w:rFonts w:ascii="Arial" w:eastAsia="Arial" w:hAnsi="Arial" w:cs="Arial"/>
            <w:sz w:val="24"/>
            <w:szCs w:val="24"/>
          </w:rPr>
          <w:fldChar w:fldCharType="separate"/>
        </w:r>
        <w:r w:rsidR="00BE4CB2" w:rsidRPr="00842EBA">
          <w:rPr>
            <w:rFonts w:ascii="Arial" w:eastAsia="Arial" w:hAnsi="Arial" w:cs="Arial"/>
            <w:noProof/>
            <w:sz w:val="24"/>
            <w:szCs w:val="24"/>
          </w:rPr>
          <w:t>(Nepomuceno et al. 2021)</w:t>
        </w:r>
        <w:r w:rsidR="00BE4CB2">
          <w:rPr>
            <w:rFonts w:ascii="Arial" w:eastAsia="Arial" w:hAnsi="Arial" w:cs="Arial"/>
            <w:sz w:val="24"/>
            <w:szCs w:val="24"/>
          </w:rPr>
          <w:fldChar w:fldCharType="end"/>
        </w:r>
        <w:r w:rsidR="00BE4CB2">
          <w:rPr>
            <w:rFonts w:ascii="Arial" w:eastAsia="Arial" w:hAnsi="Arial" w:cs="Arial"/>
            <w:sz w:val="24"/>
            <w:szCs w:val="24"/>
          </w:rPr>
          <w:t>.</w:t>
        </w:r>
        <w:r w:rsidR="00BE4CB2">
          <w:rPr>
            <w:rStyle w:val="CommentReference"/>
            <w:rFonts w:ascii="Times New Roman" w:eastAsia="Times New Roman" w:hAnsi="Times New Roman" w:cs="Times New Roman"/>
          </w:rPr>
          <w:commentReference w:id="338"/>
        </w:r>
        <w:r w:rsidR="00BE4CB2">
          <w:rPr>
            <w:rStyle w:val="CommentReference"/>
            <w:rFonts w:ascii="Times New Roman" w:eastAsia="Times New Roman" w:hAnsi="Times New Roman" w:cs="Times New Roman"/>
          </w:rPr>
          <w:commentReference w:id="339"/>
        </w:r>
      </w:ins>
    </w:p>
    <w:p w14:paraId="04370E0E" w14:textId="59BFE2A8" w:rsidR="00706B3C" w:rsidRDefault="00706B3C" w:rsidP="009372EB">
      <w:pPr>
        <w:spacing w:line="360" w:lineRule="auto"/>
        <w:jc w:val="both"/>
        <w:rPr>
          <w:ins w:id="340" w:author="Di Lego Goncalves, Vanessa" w:date="2023-06-22T10:40:00Z"/>
          <w:rFonts w:ascii="Arial" w:eastAsia="Arial" w:hAnsi="Arial" w:cs="Arial"/>
          <w:color w:val="000000"/>
          <w:sz w:val="24"/>
          <w:szCs w:val="24"/>
        </w:rPr>
      </w:pPr>
    </w:p>
    <w:p w14:paraId="724EFE9E" w14:textId="0B1697F2" w:rsidR="009372EB" w:rsidRDefault="009372EB" w:rsidP="009372EB">
      <w:pPr>
        <w:spacing w:line="360" w:lineRule="auto"/>
        <w:jc w:val="both"/>
        <w:rPr>
          <w:rFonts w:ascii="Arial" w:eastAsia="Arial" w:hAnsi="Arial" w:cs="Arial"/>
          <w:color w:val="000000"/>
          <w:sz w:val="24"/>
          <w:szCs w:val="24"/>
          <w:highlight w:val="white"/>
        </w:rPr>
      </w:pPr>
      <w:del w:id="341" w:author="Nepomuceno, Marilia" w:date="2023-05-15T16:53:00Z">
        <w:r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842EBA"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Del="00037515">
          <w:rPr>
            <w:rFonts w:ascii="Arial" w:eastAsia="Arial" w:hAnsi="Arial" w:cs="Arial"/>
            <w:color w:val="000000"/>
            <w:sz w:val="24"/>
            <w:szCs w:val="24"/>
          </w:rPr>
          <w:delText xml:space="preserve">. </w:delText>
        </w:r>
        <w:r w:rsidDel="00037515">
          <w:rPr>
            <w:rFonts w:ascii="Arial" w:eastAsia="Arial" w:hAnsi="Arial" w:cs="Arial"/>
            <w:sz w:val="24"/>
            <w:szCs w:val="24"/>
          </w:rPr>
          <w:delText xml:space="preserve"> </w:delText>
        </w:r>
      </w:del>
      <w:bookmarkEnd w:id="323"/>
      <w:commentRangeStart w:id="342"/>
      <w:commentRangeStart w:id="343"/>
      <w:del w:id="344" w:author="Di Lego Goncalves, Vanessa" w:date="2023-06-22T10:41:00Z">
        <w:r w:rsidDel="0054313F">
          <w:rPr>
            <w:rFonts w:ascii="Arial" w:eastAsia="Arial" w:hAnsi="Arial" w:cs="Arial"/>
            <w:sz w:val="24"/>
            <w:szCs w:val="24"/>
          </w:rPr>
          <w:delTex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w:delText>
        </w:r>
        <w:r w:rsidDel="0054313F">
          <w:rPr>
            <w:rFonts w:ascii="Arial" w:eastAsia="Arial" w:hAnsi="Arial" w:cs="Arial"/>
            <w:sz w:val="24"/>
            <w:szCs w:val="24"/>
          </w:rPr>
          <w:lastRenderedPageBreak/>
          <w:delText xml:space="preserve">as life expectancy and healthy life expectancy. Each of these tiny changes in the aggregate indices can be approximated by a linear combination of </w:delText>
        </w:r>
        <w:r w:rsidDel="0054313F">
          <w:rPr>
            <w:rFonts w:ascii="Arial" w:eastAsia="Arial" w:hAnsi="Arial" w:cs="Arial"/>
            <w:i/>
            <w:sz w:val="24"/>
            <w:szCs w:val="24"/>
          </w:rPr>
          <w:delText>n</w:delText>
        </w:r>
        <w:r w:rsidDel="0054313F">
          <w:rPr>
            <w:rFonts w:ascii="Arial" w:eastAsia="Arial" w:hAnsi="Arial" w:cs="Arial"/>
            <w:sz w:val="24"/>
            <w:szCs w:val="24"/>
          </w:rPr>
          <w:delText xml:space="preserve"> partial derivatives of the function with respect to the covariates </w:delText>
        </w:r>
        <w:r w:rsidR="00842EBA" w:rsidDel="0054313F">
          <w:rPr>
            <w:rFonts w:ascii="Arial" w:eastAsia="Arial" w:hAnsi="Arial" w:cs="Arial"/>
            <w:sz w:val="24"/>
            <w:szCs w:val="24"/>
          </w:rPr>
          <w:fldChar w:fldCharType="begin" w:fldLock="1"/>
        </w:r>
        <w:r w:rsidR="00842EBA" w:rsidDel="0054313F">
          <w:rPr>
            <w:rFonts w:ascii="Arial" w:eastAsia="Arial" w:hAnsi="Arial" w:cs="Arial"/>
            <w:sz w:val="24"/>
            <w:szCs w:val="24"/>
          </w:rPr>
          <w:del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delInstrText>
        </w:r>
        <w:r w:rsidR="00842EBA" w:rsidDel="0054313F">
          <w:rPr>
            <w:rFonts w:ascii="Arial" w:eastAsia="Arial" w:hAnsi="Arial" w:cs="Arial"/>
            <w:sz w:val="24"/>
            <w:szCs w:val="24"/>
          </w:rPr>
          <w:fldChar w:fldCharType="separate"/>
        </w:r>
        <w:r w:rsidR="00842EBA" w:rsidRPr="00842EBA" w:rsidDel="0054313F">
          <w:rPr>
            <w:rFonts w:ascii="Arial" w:eastAsia="Arial" w:hAnsi="Arial" w:cs="Arial"/>
            <w:noProof/>
            <w:sz w:val="24"/>
            <w:szCs w:val="24"/>
          </w:rPr>
          <w:delText>(Horiuchi et al. 2008)</w:delText>
        </w:r>
        <w:r w:rsidR="00842EBA" w:rsidDel="0054313F">
          <w:rPr>
            <w:rFonts w:ascii="Arial" w:eastAsia="Arial" w:hAnsi="Arial" w:cs="Arial"/>
            <w:sz w:val="24"/>
            <w:szCs w:val="24"/>
          </w:rPr>
          <w:fldChar w:fldCharType="end"/>
        </w:r>
        <w:r w:rsidDel="0054313F">
          <w:rPr>
            <w:rFonts w:ascii="Arial" w:eastAsia="Arial" w:hAnsi="Arial" w:cs="Arial"/>
            <w:sz w:val="24"/>
            <w:szCs w:val="24"/>
          </w:rPr>
          <w:delText xml:space="preserve">. Then, numerical integration is used to obtain the total contribution of the covariates for the variation of the aggregate measure. </w:delText>
        </w:r>
      </w:del>
      <w:del w:id="345" w:author="Di Lego Goncalves, Vanessa" w:date="2023-06-22T10:43:00Z">
        <w:r w:rsidDel="008E54C4">
          <w:rPr>
            <w:rFonts w:ascii="Arial" w:eastAsia="Arial" w:hAnsi="Arial" w:cs="Arial"/>
            <w:color w:val="000000"/>
            <w:sz w:val="24"/>
            <w:szCs w:val="24"/>
            <w:highlight w:val="white"/>
          </w:rPr>
          <w:delText xml:space="preserve">This allows us to estimate the contribution of disability and chronic conditions to explaining gender inequality.  In addition, the </w:delText>
        </w:r>
        <w:r w:rsidDel="008E54C4">
          <w:rPr>
            <w:rFonts w:ascii="Arial" w:eastAsia="Arial" w:hAnsi="Arial" w:cs="Arial"/>
            <w:sz w:val="24"/>
            <w:szCs w:val="24"/>
          </w:rPr>
          <w:delText>method is very flexible, and can be used for decomposing gaps in different aggregate measures, including healthy life expectancy, as presented by van Raalte and Nepomuceno (</w:delText>
        </w:r>
        <w:r w:rsidR="00842EBA" w:rsidDel="008E54C4">
          <w:rPr>
            <w:rFonts w:ascii="Arial" w:eastAsia="Arial" w:hAnsi="Arial" w:cs="Arial"/>
            <w:sz w:val="24"/>
            <w:szCs w:val="24"/>
          </w:rPr>
          <w:delText>2020</w:delText>
        </w:r>
        <w:r w:rsidDel="008E54C4">
          <w:rPr>
            <w:rFonts w:ascii="Arial" w:eastAsia="Arial" w:hAnsi="Arial" w:cs="Arial"/>
            <w:sz w:val="24"/>
            <w:szCs w:val="24"/>
          </w:rPr>
          <w:delText>). Previous research has employed the methodology to estimate gaps in disability for</w:delText>
        </w:r>
        <w:r w:rsidR="00800F99" w:rsidDel="008E54C4">
          <w:rPr>
            <w:rFonts w:ascii="Arial" w:eastAsia="Arial" w:hAnsi="Arial" w:cs="Arial"/>
            <w:sz w:val="24"/>
            <w:szCs w:val="24"/>
          </w:rPr>
          <w:delText xml:space="preserve"> Latin American and Caribbean</w:delText>
        </w:r>
        <w:r w:rsidDel="008E54C4">
          <w:rPr>
            <w:rFonts w:ascii="Arial" w:eastAsia="Arial" w:hAnsi="Arial" w:cs="Arial"/>
            <w:sz w:val="24"/>
            <w:szCs w:val="24"/>
          </w:rPr>
          <w:delText xml:space="preserve"> </w:delText>
        </w:r>
        <w:r w:rsidR="00800F99" w:rsidDel="008E54C4">
          <w:rPr>
            <w:rFonts w:ascii="Arial" w:eastAsia="Arial" w:hAnsi="Arial" w:cs="Arial"/>
            <w:sz w:val="24"/>
            <w:szCs w:val="24"/>
          </w:rPr>
          <w:delText>(</w:delText>
        </w:r>
        <w:r w:rsidDel="008E54C4">
          <w:rPr>
            <w:rFonts w:ascii="Arial" w:eastAsia="Arial" w:hAnsi="Arial" w:cs="Arial"/>
            <w:sz w:val="24"/>
            <w:szCs w:val="24"/>
          </w:rPr>
          <w:delText>LAC</w:delText>
        </w:r>
        <w:r w:rsidR="00800F99" w:rsidDel="008E54C4">
          <w:rPr>
            <w:rFonts w:ascii="Arial" w:eastAsia="Arial" w:hAnsi="Arial" w:cs="Arial"/>
            <w:sz w:val="24"/>
            <w:szCs w:val="24"/>
          </w:rPr>
          <w:delText>)</w:delText>
        </w:r>
        <w:r w:rsidDel="008E54C4">
          <w:rPr>
            <w:rFonts w:ascii="Arial" w:eastAsia="Arial" w:hAnsi="Arial" w:cs="Arial"/>
            <w:sz w:val="24"/>
            <w:szCs w:val="24"/>
          </w:rPr>
          <w:delText xml:space="preserve"> countries </w:delText>
        </w:r>
        <w:r w:rsidR="00842EBA" w:rsidDel="008E54C4">
          <w:rPr>
            <w:rFonts w:ascii="Arial" w:eastAsia="Arial" w:hAnsi="Arial" w:cs="Arial"/>
            <w:sz w:val="24"/>
            <w:szCs w:val="24"/>
          </w:rPr>
          <w:fldChar w:fldCharType="begin" w:fldLock="1"/>
        </w:r>
        <w:r w:rsidR="006F5A22" w:rsidDel="008E54C4">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842EBA" w:rsidDel="008E54C4">
          <w:rPr>
            <w:rFonts w:ascii="Arial" w:eastAsia="Arial" w:hAnsi="Arial" w:cs="Arial"/>
            <w:sz w:val="24"/>
            <w:szCs w:val="24"/>
          </w:rPr>
          <w:fldChar w:fldCharType="separate"/>
        </w:r>
        <w:r w:rsidR="00842EBA" w:rsidRPr="00842EBA" w:rsidDel="008E54C4">
          <w:rPr>
            <w:rFonts w:ascii="Arial" w:eastAsia="Arial" w:hAnsi="Arial" w:cs="Arial"/>
            <w:noProof/>
            <w:sz w:val="24"/>
            <w:szCs w:val="24"/>
          </w:rPr>
          <w:delText>(Nepomuceno et al. 2021)</w:delText>
        </w:r>
        <w:r w:rsidR="00842EBA" w:rsidDel="008E54C4">
          <w:rPr>
            <w:rFonts w:ascii="Arial" w:eastAsia="Arial" w:hAnsi="Arial" w:cs="Arial"/>
            <w:sz w:val="24"/>
            <w:szCs w:val="24"/>
          </w:rPr>
          <w:fldChar w:fldCharType="end"/>
        </w:r>
        <w:r w:rsidDel="008E54C4">
          <w:rPr>
            <w:rFonts w:ascii="Arial" w:eastAsia="Arial" w:hAnsi="Arial" w:cs="Arial"/>
            <w:sz w:val="24"/>
            <w:szCs w:val="24"/>
          </w:rPr>
          <w:delText>.</w:delText>
        </w:r>
        <w:commentRangeEnd w:id="342"/>
        <w:r w:rsidR="00030E32" w:rsidDel="008E54C4">
          <w:rPr>
            <w:rStyle w:val="CommentReference"/>
            <w:rFonts w:ascii="Times New Roman" w:eastAsia="Times New Roman" w:hAnsi="Times New Roman" w:cs="Times New Roman"/>
          </w:rPr>
          <w:commentReference w:id="342"/>
        </w:r>
        <w:commentRangeEnd w:id="343"/>
        <w:r w:rsidR="00994A69" w:rsidDel="008E54C4">
          <w:rPr>
            <w:rStyle w:val="CommentReference"/>
            <w:rFonts w:ascii="Times New Roman" w:eastAsia="Times New Roman" w:hAnsi="Times New Roman" w:cs="Times New Roman"/>
          </w:rPr>
          <w:commentReference w:id="343"/>
        </w:r>
      </w:del>
    </w:p>
    <w:p w14:paraId="2A62FE19" w14:textId="77777777" w:rsidR="009372EB"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00000046"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A57974F" w14:textId="493580BE" w:rsidR="009639A9"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9639A9"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7A390485"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Figure 1 shows </w:t>
      </w:r>
      <w:r w:rsidR="00FB391F">
        <w:rPr>
          <w:rFonts w:ascii="Arial" w:eastAsia="Arial" w:hAnsi="Arial" w:cs="Arial"/>
          <w:sz w:val="24"/>
          <w:szCs w:val="24"/>
        </w:rPr>
        <w:t xml:space="preserve">the </w:t>
      </w:r>
      <w:r>
        <w:rPr>
          <w:rFonts w:ascii="Arial" w:eastAsia="Arial" w:hAnsi="Arial" w:cs="Arial"/>
          <w:sz w:val="24"/>
          <w:szCs w:val="24"/>
        </w:rPr>
        <w:t xml:space="preserve">age-specific prevalence of individuals </w:t>
      </w:r>
      <w:r w:rsidRPr="009639A9">
        <w:rPr>
          <w:rFonts w:ascii="Arial" w:eastAsia="Arial" w:hAnsi="Arial" w:cs="Arial"/>
          <w:sz w:val="24"/>
          <w:szCs w:val="24"/>
        </w:rPr>
        <w:t>who report a limitation in activities of daily living (ADL)</w:t>
      </w:r>
      <w:r>
        <w:rPr>
          <w:rFonts w:ascii="Arial" w:eastAsia="Arial" w:hAnsi="Arial" w:cs="Arial"/>
          <w:sz w:val="24"/>
          <w:szCs w:val="24"/>
        </w:rPr>
        <w:t>,</w:t>
      </w:r>
      <w:r w:rsidRPr="009639A9">
        <w:rPr>
          <w:rFonts w:ascii="Arial" w:eastAsia="Arial" w:hAnsi="Arial" w:cs="Arial"/>
          <w:sz w:val="24"/>
          <w:szCs w:val="24"/>
        </w:rPr>
        <w:t xml:space="preserve"> and of at least one chronic doctor</w:t>
      </w:r>
      <w:r w:rsidR="00FB391F">
        <w:rPr>
          <w:rFonts w:ascii="Arial" w:eastAsia="Arial" w:hAnsi="Arial" w:cs="Arial"/>
          <w:sz w:val="24"/>
          <w:szCs w:val="24"/>
        </w:rPr>
        <w:t>-</w:t>
      </w:r>
      <w:r w:rsidRPr="009639A9">
        <w:rPr>
          <w:rFonts w:ascii="Arial" w:eastAsia="Arial" w:hAnsi="Arial" w:cs="Arial"/>
          <w:sz w:val="24"/>
          <w:szCs w:val="24"/>
        </w:rPr>
        <w:t>diagnosed disease (Chronic)</w:t>
      </w:r>
      <w:r>
        <w:rPr>
          <w:rFonts w:ascii="Arial" w:eastAsia="Arial" w:hAnsi="Arial" w:cs="Arial"/>
          <w:sz w:val="24"/>
          <w:szCs w:val="24"/>
        </w:rPr>
        <w:t>.</w:t>
      </w:r>
      <w:r w:rsidR="005D2DB9">
        <w:rPr>
          <w:rFonts w:ascii="Arial" w:eastAsia="Arial" w:hAnsi="Arial" w:cs="Arial"/>
          <w:sz w:val="24"/>
          <w:szCs w:val="24"/>
        </w:rPr>
        <w:t xml:space="preserve"> 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 xml:space="preserve">Overall, the prevalence of ADLs increases with age for both women and men, with a steeper increase happening from ages 70+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w:t>
      </w:r>
      <w:commentRangeStart w:id="346"/>
      <w:commentRangeStart w:id="347"/>
      <w:r w:rsidR="009639A9" w:rsidRPr="009639A9">
        <w:rPr>
          <w:rFonts w:ascii="Arial" w:eastAsia="Arial" w:hAnsi="Arial" w:cs="Arial"/>
          <w:sz w:val="24"/>
          <w:szCs w:val="24"/>
        </w:rPr>
        <w:t>The US age pattern falls between Korea and England</w:t>
      </w:r>
      <w:commentRangeEnd w:id="346"/>
      <w:r w:rsidR="00976ADA">
        <w:rPr>
          <w:rStyle w:val="CommentReference"/>
          <w:rFonts w:ascii="Times New Roman" w:eastAsia="Times New Roman" w:hAnsi="Times New Roman" w:cs="Times New Roman"/>
        </w:rPr>
        <w:commentReference w:id="346"/>
      </w:r>
      <w:commentRangeEnd w:id="347"/>
      <w:r w:rsidR="00994A69">
        <w:rPr>
          <w:rStyle w:val="CommentReference"/>
          <w:rFonts w:ascii="Times New Roman" w:eastAsia="Times New Roman" w:hAnsi="Times New Roman" w:cs="Times New Roman"/>
        </w:rPr>
        <w:commentReference w:id="347"/>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04EF">
        <w:rPr>
          <w:rFonts w:ascii="Arial" w:eastAsia="Arial" w:hAnsi="Arial" w:cs="Arial"/>
          <w:sz w:val="24"/>
          <w:szCs w:val="24"/>
        </w:rPr>
        <w:t xml:space="preserve"> </w:t>
      </w:r>
      <w:r w:rsidR="00E404EF" w:rsidRPr="00E404EF">
        <w:rPr>
          <w:rFonts w:ascii="Arial" w:eastAsia="Arial" w:hAnsi="Arial" w:cs="Arial"/>
          <w:sz w:val="24"/>
          <w:szCs w:val="24"/>
        </w:rPr>
        <w:t xml:space="preserve">The overall pattern for women across countries is more dispersed than for men, with the difference </w:t>
      </w:r>
      <w:r w:rsidR="00E404EF" w:rsidRPr="00E404EF">
        <w:rPr>
          <w:rFonts w:ascii="Arial" w:eastAsia="Arial" w:hAnsi="Arial" w:cs="Arial"/>
          <w:sz w:val="24"/>
          <w:szCs w:val="24"/>
        </w:rPr>
        <w:lastRenderedPageBreak/>
        <w:t>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faster pace. Chinese and Indian women have a prevalence rate level at ages 60-65 that is only observed at ages 70-75 for men, a gap of almost 10 years.</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 xml:space="preserve">Chronic is </w:t>
      </w:r>
      <w:r w:rsidRPr="00B175C7">
        <w:rPr>
          <w:rFonts w:ascii="Arial" w:hAnsi="Arial" w:cs="Arial"/>
          <w:color w:val="000000"/>
          <w:sz w:val="18"/>
          <w:szCs w:val="18"/>
          <w:shd w:val="clear" w:color="auto" w:fill="FFFFFF"/>
        </w:rPr>
        <w:lastRenderedPageBreak/>
        <w:t>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5C8E5D1C"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r w:rsidR="005D198E">
        <w:rPr>
          <w:rFonts w:ascii="Arial" w:eastAsia="Arial" w:hAnsi="Arial" w:cs="Arial"/>
          <w:sz w:val="24"/>
          <w:szCs w:val="24"/>
        </w:rPr>
        <w:t xml:space="preserve">also </w:t>
      </w:r>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for both women and men at all countries. The US has the highest prevalence for women and men at all ages. China is right after the US with </w:t>
      </w:r>
      <w:r w:rsidR="005D198E">
        <w:rPr>
          <w:rFonts w:ascii="Arial" w:eastAsia="Arial" w:hAnsi="Arial" w:cs="Arial"/>
          <w:sz w:val="24"/>
          <w:szCs w:val="24"/>
        </w:rPr>
        <w:t>high</w:t>
      </w:r>
      <w:r w:rsidR="00D360A8" w:rsidRPr="00D360A8">
        <w:rPr>
          <w:rFonts w:ascii="Arial" w:eastAsia="Arial" w:hAnsi="Arial" w:cs="Arial"/>
          <w:sz w:val="24"/>
          <w:szCs w:val="24"/>
        </w:rPr>
        <w:t xml:space="preserve"> prevalence at younger ages (50-60), but then levels off</w:t>
      </w:r>
      <w:r w:rsidR="005D198E">
        <w:rPr>
          <w:rFonts w:ascii="Arial" w:eastAsia="Arial" w:hAnsi="Arial" w:cs="Arial"/>
          <w:sz w:val="24"/>
          <w:szCs w:val="24"/>
        </w:rPr>
        <w:t xml:space="preserve"> at older ages</w:t>
      </w:r>
      <w:r w:rsidR="00D360A8" w:rsidRPr="00D360A8">
        <w:rPr>
          <w:rFonts w:ascii="Arial" w:eastAsia="Arial" w:hAnsi="Arial" w:cs="Arial"/>
          <w:sz w:val="24"/>
          <w:szCs w:val="24"/>
        </w:rPr>
        <w:t xml:space="preserve">, while other countries still experience </w:t>
      </w:r>
      <w:r w:rsidR="00D368F2">
        <w:rPr>
          <w:rFonts w:ascii="Arial" w:eastAsia="Arial" w:hAnsi="Arial" w:cs="Arial"/>
          <w:sz w:val="24"/>
          <w:szCs w:val="24"/>
        </w:rPr>
        <w:t xml:space="preserve">a steep </w:t>
      </w:r>
      <w:r w:rsidR="00D368F2">
        <w:rPr>
          <w:rFonts w:ascii="Arial" w:eastAsia="Arial" w:hAnsi="Arial" w:cs="Arial"/>
          <w:sz w:val="24"/>
          <w:szCs w:val="24"/>
        </w:rPr>
        <w:t>age gradient</w:t>
      </w:r>
      <w:r w:rsidR="003A6486">
        <w:rPr>
          <w:rFonts w:ascii="Arial" w:eastAsia="Arial" w:hAnsi="Arial" w:cs="Arial"/>
          <w:sz w:val="24"/>
          <w:szCs w:val="24"/>
        </w:rPr>
        <w:t xml:space="preserve"> </w:t>
      </w:r>
      <w:r w:rsidR="00D360A8" w:rsidRPr="00D360A8">
        <w:rPr>
          <w:rFonts w:ascii="Arial" w:eastAsia="Arial" w:hAnsi="Arial" w:cs="Arial"/>
          <w:sz w:val="24"/>
          <w:szCs w:val="24"/>
        </w:rPr>
        <w:t xml:space="preserve">in prevalence. </w:t>
      </w:r>
      <w:r w:rsidR="000023D0">
        <w:rPr>
          <w:rFonts w:ascii="Arial" w:eastAsia="Arial" w:hAnsi="Arial" w:cs="Arial"/>
          <w:sz w:val="24"/>
          <w:szCs w:val="24"/>
        </w:rPr>
        <w:t xml:space="preserve">India is the country with </w:t>
      </w:r>
      <w:r w:rsidR="00D360A8" w:rsidRPr="00D360A8">
        <w:rPr>
          <w:rFonts w:ascii="Arial" w:eastAsia="Arial" w:hAnsi="Arial" w:cs="Arial"/>
          <w:sz w:val="24"/>
          <w:szCs w:val="24"/>
        </w:rPr>
        <w:t>the lowest prevalence of at least one chronic condition</w:t>
      </w:r>
      <w:del w:id="348" w:author="Di Lego Goncalves, Vanessa" w:date="2023-06-22T10:44:00Z">
        <w:r w:rsidR="00D360A8" w:rsidRPr="00D360A8" w:rsidDel="00991B39">
          <w:rPr>
            <w:rFonts w:ascii="Arial" w:eastAsia="Arial" w:hAnsi="Arial" w:cs="Arial"/>
            <w:sz w:val="24"/>
            <w:szCs w:val="24"/>
          </w:rPr>
          <w:delText>.</w:delText>
        </w:r>
      </w:del>
      <w:commentRangeStart w:id="349"/>
      <w:commentRangeStart w:id="350"/>
      <w:r w:rsidR="00451F62">
        <w:rPr>
          <w:rFonts w:ascii="Arial" w:eastAsia="Arial" w:hAnsi="Arial" w:cs="Arial"/>
          <w:sz w:val="24"/>
          <w:szCs w:val="24"/>
        </w:rPr>
        <w:t xml:space="preserve">. </w:t>
      </w:r>
      <w:commentRangeEnd w:id="349"/>
      <w:r w:rsidR="00F76C42">
        <w:rPr>
          <w:rStyle w:val="CommentReference"/>
          <w:rFonts w:ascii="Times New Roman" w:eastAsia="Times New Roman" w:hAnsi="Times New Roman" w:cs="Times New Roman"/>
        </w:rPr>
        <w:commentReference w:id="349"/>
      </w:r>
      <w:commentRangeEnd w:id="350"/>
      <w:r w:rsidR="00994A69">
        <w:rPr>
          <w:rStyle w:val="CommentReference"/>
          <w:rFonts w:ascii="Times New Roman" w:eastAsia="Times New Roman" w:hAnsi="Times New Roman" w:cs="Times New Roman"/>
        </w:rPr>
        <w:commentReference w:id="350"/>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AAC2CB5" w:rsidR="00A80760" w:rsidRPr="00A80760" w:rsidRDefault="00322FE2" w:rsidP="00A80760">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00A80760"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00A80760" w:rsidRPr="00A80760">
        <w:rPr>
          <w:rFonts w:ascii="Arial" w:eastAsia="Arial" w:hAnsi="Arial" w:cs="Arial"/>
          <w:i/>
          <w:sz w:val="24"/>
          <w:szCs w:val="24"/>
        </w:rPr>
        <w:t>gap into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351" w:author="Nepomuceno, Marilia" w:date="2023-05-22T16:14:00Z"/>
          <w:rFonts w:ascii="Arial" w:eastAsia="Arial" w:hAnsi="Arial" w:cs="Arial"/>
          <w:sz w:val="24"/>
          <w:szCs w:val="24"/>
        </w:rPr>
      </w:pPr>
      <w:ins w:id="352" w:author="Nepomuceno, Marilia" w:date="2023-05-22T16:14:00Z">
        <w:r w:rsidRPr="00B57718">
          <w:rPr>
            <w:rFonts w:ascii="Arial" w:eastAsia="Arial" w:hAnsi="Arial" w:cs="Arial"/>
            <w:sz w:val="24"/>
            <w:szCs w:val="24"/>
            <w:highlight w:val="yellow"/>
            <w:rPrChange w:id="353" w:author="Nepomuceno, Marilia" w:date="2023-05-22T16:16:00Z">
              <w:rPr>
                <w:rFonts w:ascii="Arial" w:eastAsia="Arial" w:hAnsi="Arial" w:cs="Arial"/>
                <w:sz w:val="24"/>
                <w:szCs w:val="24"/>
              </w:rPr>
            </w:rPrChange>
          </w:rPr>
          <w:t>I think that before we start writing about the components of the gap we should w</w:t>
        </w:r>
      </w:ins>
      <w:ins w:id="354" w:author="Nepomuceno, Marilia" w:date="2023-05-22T16:15:00Z">
        <w:r w:rsidRPr="00B57718">
          <w:rPr>
            <w:rFonts w:ascii="Arial" w:eastAsia="Arial" w:hAnsi="Arial" w:cs="Arial"/>
            <w:sz w:val="24"/>
            <w:szCs w:val="24"/>
            <w:highlight w:val="yellow"/>
            <w:rPrChange w:id="355" w:author="Nepomuceno, Marilia" w:date="2023-05-22T16:16:00Z">
              <w:rPr>
                <w:rFonts w:ascii="Arial" w:eastAsia="Arial" w:hAnsi="Arial" w:cs="Arial"/>
                <w:sz w:val="24"/>
                <w:szCs w:val="24"/>
              </w:rPr>
            </w:rPrChange>
          </w:rPr>
          <w:t>rite about the total gap.</w:t>
        </w:r>
      </w:ins>
      <w:ins w:id="356" w:author="Nepomuceno, Marilia" w:date="2023-05-22T16:16:00Z">
        <w:r w:rsidR="00B57718">
          <w:rPr>
            <w:rFonts w:ascii="Arial" w:eastAsia="Arial" w:hAnsi="Arial" w:cs="Arial"/>
            <w:sz w:val="24"/>
            <w:szCs w:val="24"/>
            <w:highlight w:val="yellow"/>
          </w:rPr>
          <w:t xml:space="preserve"> I am thinking if we should show table 1 before</w:t>
        </w:r>
      </w:ins>
      <w:ins w:id="357" w:author="Nepomuceno, Marilia" w:date="2023-05-22T16:17:00Z">
        <w:r w:rsidR="00B57718">
          <w:rPr>
            <w:rFonts w:ascii="Arial" w:eastAsia="Arial" w:hAnsi="Arial" w:cs="Arial"/>
            <w:sz w:val="24"/>
            <w:szCs w:val="24"/>
            <w:highlight w:val="yellow"/>
          </w:rPr>
          <w:t xml:space="preserve"> or maybe include another bar in Panel A with the total gap</w:t>
        </w:r>
      </w:ins>
      <w:ins w:id="358" w:author="Nepomuceno, Marilia" w:date="2023-05-22T16:16:00Z">
        <w:r w:rsidR="00B57718">
          <w:rPr>
            <w:rFonts w:ascii="Arial" w:eastAsia="Arial" w:hAnsi="Arial" w:cs="Arial"/>
            <w:sz w:val="24"/>
            <w:szCs w:val="24"/>
            <w:highlight w:val="yellow"/>
          </w:rPr>
          <w:t>.</w:t>
        </w:r>
      </w:ins>
    </w:p>
    <w:p w14:paraId="1ED06CF2" w14:textId="2828F472"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r w:rsidR="00922CA0">
        <w:rPr>
          <w:rFonts w:ascii="Arial" w:eastAsia="Arial" w:hAnsi="Arial" w:cs="Arial"/>
          <w:sz w:val="24"/>
          <w:szCs w:val="24"/>
        </w:rPr>
        <w:t xml:space="preserve">at </w:t>
      </w:r>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r w:rsidR="00BF094D">
        <w:rPr>
          <w:rFonts w:ascii="Arial" w:eastAsia="Arial" w:hAnsi="Arial" w:cs="Arial"/>
          <w:sz w:val="24"/>
          <w:szCs w:val="24"/>
        </w:rPr>
        <w:t>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08BB10F9"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xml:space="preserve">, </w:t>
      </w:r>
      <w:r w:rsidR="003B723B" w:rsidRPr="00A80760">
        <w:rPr>
          <w:rFonts w:ascii="Arial" w:eastAsia="Arial" w:hAnsi="Arial" w:cs="Arial"/>
          <w:sz w:val="24"/>
          <w:szCs w:val="24"/>
        </w:rPr>
        <w:lastRenderedPageBreak/>
        <w:t>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797AE23">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p>
    <w:p w14:paraId="3126A44C" w14:textId="37C4FA44"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w:t>
      </w:r>
      <w:r w:rsidR="001C227A">
        <w:rPr>
          <w:rFonts w:ascii="Arial" w:eastAsia="Arial" w:hAnsi="Arial" w:cs="Arial"/>
          <w:sz w:val="24"/>
          <w:szCs w:val="24"/>
        </w:rPr>
        <w:t xml:space="preserve">(women-men) </w:t>
      </w:r>
      <w:r>
        <w:rPr>
          <w:rFonts w:ascii="Arial" w:eastAsia="Arial" w:hAnsi="Arial" w:cs="Arial"/>
          <w:sz w:val="24"/>
          <w:szCs w:val="24"/>
          <w:highlight w:val="white"/>
        </w:rPr>
        <w:t xml:space="preserve">in disability-free life expectancy (DFLE) at ages 60+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060AB7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 xml:space="preserve">(4.39 years). The contribution stems mainly </w:t>
      </w:r>
      <w:r w:rsidRPr="00A80760">
        <w:rPr>
          <w:rFonts w:ascii="Arial" w:eastAsia="Arial" w:hAnsi="Arial" w:cs="Arial"/>
          <w:sz w:val="24"/>
          <w:szCs w:val="24"/>
        </w:rPr>
        <w:lastRenderedPageBreak/>
        <w:t>from the mortality advantage of women in Korea (4.74 against -0.35 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B236AD6">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w:t>
      </w:r>
      <w:r w:rsidR="0083595B" w:rsidRPr="00B175C7">
        <w:rPr>
          <w:rFonts w:ascii="Arial" w:hAnsi="Arial" w:cs="Arial"/>
          <w:color w:val="000000"/>
          <w:sz w:val="18"/>
          <w:szCs w:val="18"/>
          <w:shd w:val="clear" w:color="auto" w:fill="FFFFFF"/>
        </w:rPr>
        <w:lastRenderedPageBreak/>
        <w:t xml:space="preserve">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chronic disease contribution. Panel B 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53E48EB2"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234E427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del w:id="359"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2A9B92D0" w:rsidR="00B133DD" w:rsidRPr="005A0B32" w:rsidRDefault="00ED5BF3">
      <w:pPr>
        <w:keepNext/>
        <w:spacing w:before="240" w:after="240" w:line="360" w:lineRule="auto"/>
        <w:jc w:val="both"/>
        <w:rPr>
          <w:rFonts w:ascii="Arial" w:eastAsia="Arial" w:hAnsi="Arial" w:cs="Arial"/>
          <w:sz w:val="24"/>
          <w:szCs w:val="24"/>
          <w:highlight w:val="white"/>
        </w:rPr>
      </w:pPr>
      <w:r w:rsidRPr="00ED5BF3">
        <w:rPr>
          <w:rFonts w:ascii="Arial" w:eastAsia="Arial" w:hAnsi="Arial" w:cs="Arial"/>
          <w:sz w:val="24"/>
          <w:szCs w:val="24"/>
        </w:rPr>
        <w:t>Figure 4 highlights the substantial variations in country rankings when considering gaps in DFLE and CFLE compared to the contributions of</w:t>
      </w:r>
      <w:r w:rsidR="004C0A67">
        <w:rPr>
          <w:rFonts w:ascii="Arial" w:eastAsia="Arial" w:hAnsi="Arial" w:cs="Arial"/>
          <w:sz w:val="24"/>
          <w:szCs w:val="24"/>
        </w:rPr>
        <w:t xml:space="preserve"> the</w:t>
      </w:r>
      <w:r w:rsidRPr="00ED5BF3">
        <w:rPr>
          <w:rFonts w:ascii="Arial" w:eastAsia="Arial" w:hAnsi="Arial" w:cs="Arial"/>
          <w:sz w:val="24"/>
          <w:szCs w:val="24"/>
        </w:rPr>
        <w:t xml:space="preserve"> </w:t>
      </w:r>
      <w:r w:rsidR="00C035F2">
        <w:rPr>
          <w:rFonts w:ascii="Arial" w:eastAsia="Arial" w:hAnsi="Arial" w:cs="Arial"/>
          <w:sz w:val="24"/>
          <w:szCs w:val="24"/>
        </w:rPr>
        <w:t>health</w:t>
      </w:r>
      <w:r w:rsidRPr="00ED5BF3">
        <w:rPr>
          <w:rFonts w:ascii="Arial" w:eastAsia="Arial" w:hAnsi="Arial" w:cs="Arial"/>
          <w:sz w:val="24"/>
          <w:szCs w:val="24"/>
        </w:rPr>
        <w:t xml:space="preserve"> effect.</w:t>
      </w:r>
      <w:r w:rsidR="005A0B32">
        <w:rPr>
          <w:rFonts w:ascii="Arial" w:eastAsia="Arial" w:hAnsi="Arial" w:cs="Arial"/>
          <w:sz w:val="24"/>
          <w:szCs w:val="24"/>
          <w:highlight w:val="white"/>
        </w:rPr>
        <w:t xml:space="preserve"> Low </w:t>
      </w:r>
      <w:r w:rsidR="005A0B32">
        <w:rPr>
          <w:rFonts w:ascii="Arial" w:eastAsia="Arial" w:hAnsi="Arial" w:cs="Arial"/>
          <w:sz w:val="24"/>
          <w:szCs w:val="24"/>
          <w:highlight w:val="white"/>
        </w:rPr>
        <w:lastRenderedPageBreak/>
        <w:t>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5"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 xml:space="preserve">disability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360"/>
      <w:commentRangeStart w:id="361"/>
      <w:r w:rsidR="00C27F32">
        <w:rPr>
          <w:rFonts w:ascii="Arial" w:eastAsia="Arial" w:hAnsi="Arial" w:cs="Arial"/>
          <w:sz w:val="24"/>
          <w:szCs w:val="24"/>
          <w:highlight w:val="white"/>
        </w:rPr>
        <w:t xml:space="preserve">contribution of </w:t>
      </w:r>
      <w:commentRangeEnd w:id="360"/>
      <w:r w:rsidR="004C0A67">
        <w:rPr>
          <w:rStyle w:val="CommentReference"/>
          <w:rFonts w:ascii="Times New Roman" w:eastAsia="Times New Roman" w:hAnsi="Times New Roman" w:cs="Times New Roman"/>
        </w:rPr>
        <w:commentReference w:id="360"/>
      </w:r>
      <w:commentRangeEnd w:id="361"/>
      <w:r w:rsidR="00994A69">
        <w:rPr>
          <w:rStyle w:val="CommentReference"/>
          <w:rFonts w:ascii="Times New Roman" w:eastAsia="Times New Roman" w:hAnsi="Times New Roman" w:cs="Times New Roman"/>
        </w:rPr>
        <w:commentReference w:id="361"/>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 xml:space="preserve">Denmark is the opposite, being placed at first </w:t>
      </w:r>
      <w:r w:rsidR="00802F76">
        <w:rPr>
          <w:rFonts w:ascii="Arial" w:eastAsia="Arial" w:hAnsi="Arial" w:cs="Arial"/>
          <w:sz w:val="24"/>
          <w:szCs w:val="24"/>
          <w:highlight w:val="white"/>
        </w:rPr>
        <w:lastRenderedPageBreak/>
        <w:t>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3B91B2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083FD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6F5A22">
        <w:rPr>
          <w:rFonts w:ascii="Arial" w:eastAsia="Arial" w:hAnsi="Arial" w:cs="Arial"/>
          <w:color w:val="000000"/>
          <w:sz w:val="24"/>
          <w:szCs w:val="24"/>
        </w:rPr>
        <w:fldChar w:fldCharType="separate"/>
      </w:r>
      <w:r w:rsidR="006F5A22" w:rsidRPr="006F5A22">
        <w:rPr>
          <w:rFonts w:ascii="Arial" w:eastAsia="Arial" w:hAnsi="Arial" w:cs="Arial"/>
          <w:noProof/>
          <w:color w:val="000000"/>
          <w:sz w:val="24"/>
          <w:szCs w:val="24"/>
        </w:rPr>
        <w:t>(WHO 2020; European Institute for Gender Equality 2021; World Economic Forum 2021)</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215B490E"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DF2CA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Review","type":"article-journal","volume":"18"},"uris":["http://www.mendeley.com/documents/?uuid=6d99780c-5d4c-4e5a-8a04-5601bd84c3d8"]}],"mendeley":{"formattedCitation":"(Crespí-Lloréns et al. 2021)","plainTextFormattedCitation":"(Crespí-Lloréns et al. 2021)","previouslyFormattedCitation":"(Crespí-Lloréns et al. 2021)"},"properties":{"noteIndex":0},"schema":"https://github.com/citation-style-language/schema/raw/master/csl-citation.json"}</w:instrText>
      </w:r>
      <w:r w:rsidR="00BA4B06">
        <w:rPr>
          <w:rFonts w:ascii="Arial" w:eastAsia="Arial" w:hAnsi="Arial" w:cs="Arial"/>
          <w:sz w:val="24"/>
          <w:szCs w:val="24"/>
        </w:rPr>
        <w:fldChar w:fldCharType="separate"/>
      </w:r>
      <w:r w:rsidR="00BA4B06" w:rsidRPr="00BA4B06">
        <w:rPr>
          <w:rFonts w:ascii="Arial" w:eastAsia="Arial" w:hAnsi="Arial" w:cs="Arial"/>
          <w:noProof/>
          <w:sz w:val="24"/>
          <w:szCs w:val="24"/>
        </w:rPr>
        <w:t>(Crespí-Lloréns et al. 2021)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 xml:space="preserve">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w:t>
      </w:r>
      <w:r w:rsidR="00A50CB3">
        <w:rPr>
          <w:rFonts w:ascii="Arial" w:eastAsia="Arial" w:hAnsi="Arial" w:cs="Arial"/>
          <w:color w:val="000000"/>
          <w:sz w:val="24"/>
          <w:szCs w:val="24"/>
        </w:rPr>
        <w:lastRenderedPageBreak/>
        <w:t>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1524B4">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matter?","type":"article-journal","volume":"98"},"uris":["http://www.mendeley.com/documents/?uuid=2e0b4eed-b1e8-39d4-993a-4b3e17db333d"]}],"mendeley":{"formattedCitation":"(Dahlin and Härkönen 2013)","plainTextFormattedCitation":"(Dahlin and Härkönen 2013)","previouslyFormattedCitation":"(Dahlin and Härkönen 2013)"},"properties":{"noteIndex":0},"schema":"https://github.com/citation-style-language/schema/raw/master/csl-citation.json"}</w:instrText>
      </w:r>
      <w:r w:rsidR="00DF2CAF">
        <w:rPr>
          <w:rFonts w:ascii="Arial" w:eastAsia="Arial" w:hAnsi="Arial" w:cs="Arial"/>
          <w:color w:val="000000"/>
          <w:sz w:val="24"/>
          <w:szCs w:val="24"/>
        </w:rPr>
        <w:fldChar w:fldCharType="separate"/>
      </w:r>
      <w:r w:rsidR="00DF2CAF" w:rsidRPr="00DF2CAF">
        <w:rPr>
          <w:rFonts w:ascii="Arial" w:eastAsia="Arial" w:hAnsi="Arial" w:cs="Arial"/>
          <w:noProof/>
          <w:color w:val="000000"/>
          <w:sz w:val="24"/>
          <w:szCs w:val="24"/>
        </w:rPr>
        <w:t>(Dahlin and Härkönen 2013)</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526DD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countries","type":"article-journal","volume":"16"},"uris":["http://www.mendeley.com/documents/?uuid=d6f1b707-3e19-3e59-8a91-507caf8401a2"]}],"mendeley":{"formattedCitation":"(Boerma et al. 2016)","plainTextFormattedCitation":"(Boerma et al. 2016)","previouslyFormattedCitation":"(Boerma et al. 2016)"},"properties":{"noteIndex":0},"schema":"https://github.com/citation-style-language/schema/raw/master/csl-citation.json"}</w:instrText>
      </w:r>
      <w:r w:rsidR="001524B4">
        <w:rPr>
          <w:rFonts w:ascii="Arial" w:eastAsia="Arial" w:hAnsi="Arial" w:cs="Arial"/>
          <w:color w:val="000000"/>
          <w:sz w:val="24"/>
          <w:szCs w:val="24"/>
        </w:rPr>
        <w:fldChar w:fldCharType="separate"/>
      </w:r>
      <w:r w:rsidR="001524B4" w:rsidRPr="001524B4">
        <w:rPr>
          <w:rFonts w:ascii="Arial" w:eastAsia="Arial" w:hAnsi="Arial" w:cs="Arial"/>
          <w:noProof/>
          <w:color w:val="000000"/>
          <w:sz w:val="24"/>
          <w:szCs w:val="24"/>
        </w:rPr>
        <w:t>(Boerma et al. 2016)</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469DB">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data","type":"article-journal","volume":"73"},"uris":["http://www.mendeley.com/documents/?uuid=98ab343c-9469-3d0d-8fb8-6e5c4c7a00d8"]}],"mendeley":{"formattedCitation":"(Lee et al. 2018)","plainTextFormattedCitation":"(Lee et al. 2018)","previouslyFormattedCitation":"(Lee et al. 2018)"},"properties":{"noteIndex":0},"schema":"https://github.com/citation-style-language/schema/raw/master/csl-citation.json"}</w:instrText>
      </w:r>
      <w:r w:rsidR="00526DD5">
        <w:rPr>
          <w:rFonts w:ascii="Arial" w:eastAsia="Arial" w:hAnsi="Arial" w:cs="Arial"/>
          <w:sz w:val="24"/>
          <w:szCs w:val="24"/>
        </w:rPr>
        <w:fldChar w:fldCharType="separate"/>
      </w:r>
      <w:r w:rsidR="00526DD5" w:rsidRPr="00526DD5">
        <w:rPr>
          <w:rFonts w:ascii="Arial" w:eastAsia="Arial" w:hAnsi="Arial" w:cs="Arial"/>
          <w:noProof/>
          <w:sz w:val="24"/>
          <w:szCs w:val="24"/>
        </w:rPr>
        <w:t>(Lee et al. 2018)</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469DB">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health.","type":"article-journal","volume":"25"},"uris":["http://www.mendeley.com/documents/?uuid=56d6d9a3-5c20-4c8c-b98c-7713a2efcdca"]}],"mendeley":{"formattedCitation":"(Verbrugge and Wingard 1987; Case and Paxson 2005; Oksuzyan et al. 2010; Drumond Andrade et al. 2011; Crimmins et al. 2011; Luy and Minagawa 2014; Di Lego et al. 2020)","plainTextFormattedCitation":"(Verbrugge and Wingard 1987; Case and Paxson 2005; Oksuzyan et al. 2010; Drumond Andrade et al. 2011; Crimmins et al. 2011; Luy and Minagawa 2014; Di Lego et al. 2020)","previouslyFormattedCitation":"(Verbrugge and Wingard 1987; Case and Paxson 2005; Oksuzyan et al. 2010; Drumond Andrade et al. 2011; Crimmins et al. 2011; Luy and Minagawa 2014; Di Lego et al. 2020)"},"properties":{"noteIndex":0},"schema":"https://github.com/citation-style-language/schema/raw/master/csl-citation.json"}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083FD8">
        <w:rPr>
          <w:rFonts w:ascii="Arial" w:eastAsia="Arial" w:hAnsi="Arial" w:cs="Arial"/>
          <w:noProof/>
          <w:color w:val="000000"/>
          <w:sz w:val="24"/>
          <w:szCs w:val="24"/>
        </w:rPr>
        <w:t>(Verbrugge and Wingard 1987; Case and Paxson 2005; Oksuzyan et al. 2010; Drumond Andrade et al. 2011; Crimmins et al. 2011; Luy and Minagawa 2014; Di Lego et al. 2020)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4F2072">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Population","type":"article-journal","volume":"106"},"uris":["http://www.mendeley.com/documents/?uuid=1f4cdf09-0b4a-3838-9868-f7934a4e832f"]}],"mendeley":{"formattedCitation":"(Freedman et al. 2016)","plainTextFormattedCitation":"(Freedman et al. 2016)","previouslyFormattedCitation":"(Freedman et al. 2016)"},"properties":{"noteIndex":0},"schema":"https://github.com/citation-style-language/schema/raw/master/csl-citation.json"}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9469DB">
        <w:rPr>
          <w:rFonts w:ascii="Arial" w:eastAsia="Arial" w:hAnsi="Arial" w:cs="Arial"/>
          <w:noProof/>
          <w:color w:val="000000"/>
          <w:sz w:val="24"/>
          <w:szCs w:val="24"/>
        </w:rPr>
        <w:t>(Freedman et al. 2016)</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55806F62"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As we have shown, countries from very different epidemiological</w:t>
      </w:r>
      <w:ins w:id="362" w:author="Di Lego Goncalves, Vanessa" w:date="2023-06-22T12:35:00Z">
        <w:r w:rsidR="00133811">
          <w:rPr>
            <w:rFonts w:ascii="Arial" w:eastAsia="Arial" w:hAnsi="Arial" w:cs="Arial"/>
            <w:sz w:val="24"/>
            <w:szCs w:val="24"/>
          </w:rPr>
          <w:t xml:space="preserve"> and cultural</w:t>
        </w:r>
      </w:ins>
      <w:r w:rsidR="00EF735F">
        <w:rPr>
          <w:rFonts w:ascii="Arial" w:eastAsia="Arial" w:hAnsi="Arial" w:cs="Arial"/>
          <w:sz w:val="24"/>
          <w:szCs w:val="24"/>
        </w:rPr>
        <w:t xml:space="preserve"> contexts can have similar gaps at a given point in time</w:t>
      </w:r>
      <w:r w:rsidR="001B27CB">
        <w:rPr>
          <w:rFonts w:ascii="Arial" w:eastAsia="Arial" w:hAnsi="Arial" w:cs="Arial"/>
          <w:sz w:val="24"/>
          <w:szCs w:val="24"/>
        </w:rPr>
        <w:t xml:space="preserve">, </w:t>
      </w:r>
      <w:ins w:id="363" w:author="Di Lego Goncalves, Vanessa" w:date="2023-06-22T12:35:00Z">
        <w:r w:rsidR="00446339">
          <w:rPr>
            <w:rFonts w:ascii="Arial" w:eastAsia="Arial" w:hAnsi="Arial" w:cs="Arial"/>
            <w:sz w:val="24"/>
            <w:szCs w:val="24"/>
          </w:rPr>
          <w:t xml:space="preserve">but </w:t>
        </w:r>
      </w:ins>
      <w:r w:rsidR="001B27CB">
        <w:rPr>
          <w:rFonts w:ascii="Arial" w:eastAsia="Arial" w:hAnsi="Arial" w:cs="Arial"/>
          <w:sz w:val="24"/>
          <w:szCs w:val="24"/>
        </w:rPr>
        <w:t>which are</w:t>
      </w:r>
      <w:ins w:id="364" w:author="Di Lego Goncalves, Vanessa" w:date="2023-06-22T12:35:00Z">
        <w:r w:rsidR="00446339">
          <w:rPr>
            <w:rFonts w:ascii="Arial" w:eastAsia="Arial" w:hAnsi="Arial" w:cs="Arial"/>
            <w:sz w:val="24"/>
            <w:szCs w:val="24"/>
          </w:rPr>
          <w:t xml:space="preserve"> most likely</w:t>
        </w:r>
      </w:ins>
      <w:r w:rsidR="001B27CB">
        <w:rPr>
          <w:rFonts w:ascii="Arial" w:eastAsia="Arial" w:hAnsi="Arial" w:cs="Arial"/>
          <w:sz w:val="24"/>
          <w:szCs w:val="24"/>
        </w:rPr>
        <w:t xml:space="preserve"> </w:t>
      </w:r>
      <w:r w:rsidR="004F2072">
        <w:rPr>
          <w:rFonts w:ascii="Arial" w:eastAsia="Arial" w:hAnsi="Arial" w:cs="Arial"/>
          <w:sz w:val="24"/>
          <w:szCs w:val="24"/>
        </w:rPr>
        <w:t xml:space="preserve">driven by very different </w:t>
      </w:r>
      <w:del w:id="365" w:author="Di Lego Goncalves, Vanessa" w:date="2023-06-22T12:35:00Z">
        <w:r w:rsidR="004F2072" w:rsidDel="00446339">
          <w:rPr>
            <w:rFonts w:ascii="Arial" w:eastAsia="Arial" w:hAnsi="Arial" w:cs="Arial"/>
            <w:sz w:val="24"/>
            <w:szCs w:val="24"/>
          </w:rPr>
          <w:delText>contexts</w:delText>
        </w:r>
      </w:del>
      <w:ins w:id="366" w:author="Di Lego Goncalves, Vanessa" w:date="2023-06-22T12:35:00Z">
        <w:r w:rsidR="00446339">
          <w:rPr>
            <w:rFonts w:ascii="Arial" w:eastAsia="Arial" w:hAnsi="Arial" w:cs="Arial"/>
            <w:sz w:val="24"/>
            <w:szCs w:val="24"/>
          </w:rPr>
          <w:t>reasons</w:t>
        </w:r>
      </w:ins>
      <w:r w:rsidR="004F2072">
        <w:rPr>
          <w:rFonts w:ascii="Arial" w:eastAsia="Arial" w:hAnsi="Arial" w:cs="Arial"/>
          <w:sz w:val="24"/>
          <w:szCs w:val="24"/>
        </w:rPr>
        <w:t xml:space="preserve">.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445CE8">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analysis","type":"article-journal","volume":"18"},"uris":["http://www.mendeley.com/documents/?uuid=f1379a79-d88d-316f-9c51-a8fcd96fd1cd"]}],"mendeley":{"formattedCitation":"(Zhang et al. 2015)","plainTextFormattedCitation":"(Zhang et al. 2015)","previouslyFormattedCitation":"(Zhang et al. 2015)"},"properties":{"noteIndex":0},"schema":"https://github.com/citation-style-language/schema/raw/master/csl-citation.json"}</w:instrText>
      </w:r>
      <w:r w:rsidR="003E7433">
        <w:rPr>
          <w:rFonts w:ascii="Arial" w:hAnsi="Arial" w:cs="Arial"/>
          <w:bCs/>
          <w:color w:val="000000"/>
          <w:sz w:val="24"/>
          <w:szCs w:val="24"/>
        </w:rPr>
        <w:fldChar w:fldCharType="separate"/>
      </w:r>
      <w:r w:rsidR="003E7433" w:rsidRPr="003E7433">
        <w:rPr>
          <w:rFonts w:ascii="Arial" w:hAnsi="Arial" w:cs="Arial"/>
          <w:bCs/>
          <w:noProof/>
          <w:color w:val="000000"/>
          <w:sz w:val="24"/>
          <w:szCs w:val="24"/>
        </w:rPr>
        <w:t>(Zhang et al. 2015)</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FF2C8B">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China","type":"article-journal","volume":"20"},"uris":["http://www.mendeley.com/documents/?uuid=f194858a-80ae-303f-8fb8-1e88c5bd68ae"]}],"mendeley":{"formattedCitation":"(Zhou et al. 2021)","plainTextFormattedCitation":"(Zhou et al. 2021)","previouslyFormattedCitation":"(Zhou et al. 2021)"},"properties":{"noteIndex":0},"schema":"https://github.com/citation-style-language/schema/raw/master/csl-citation.json"}</w:instrText>
      </w:r>
      <w:r w:rsidR="00445CE8">
        <w:rPr>
          <w:rFonts w:ascii="Arial" w:hAnsi="Arial" w:cs="Arial"/>
          <w:bCs/>
          <w:color w:val="000000"/>
          <w:sz w:val="24"/>
          <w:szCs w:val="24"/>
        </w:rPr>
        <w:fldChar w:fldCharType="separate"/>
      </w:r>
      <w:r w:rsidR="00445CE8" w:rsidRPr="00445CE8">
        <w:rPr>
          <w:rFonts w:ascii="Arial" w:hAnsi="Arial" w:cs="Arial"/>
          <w:bCs/>
          <w:noProof/>
          <w:color w:val="000000"/>
          <w:sz w:val="24"/>
          <w:szCs w:val="24"/>
        </w:rPr>
        <w:t>(Zhou et al. 2021)</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w:t>
      </w:r>
      <w:r w:rsidR="00FF2C8B">
        <w:rPr>
          <w:rFonts w:ascii="Arial" w:hAnsi="Arial" w:cs="Arial"/>
          <w:bCs/>
          <w:color w:val="000000"/>
          <w:sz w:val="24"/>
          <w:szCs w:val="24"/>
        </w:rPr>
        <w:lastRenderedPageBreak/>
        <w:t>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C314D9">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1970-2005","type":"article-journal","volume":"75"},"uris":["http://www.mendeley.com/documents/?uuid=58cf9264-4359-3062-97c3-ace7e1dc21b1"]}],"mendeley":{"formattedCitation":"(Yang et al. 2012)","plainTextFormattedCitation":"(Yang et al. 2012)","previouslyFormattedCitation":"(Yang et al. 2012)"},"properties":{"noteIndex":0},"schema":"https://github.com/citation-style-language/schema/raw/master/csl-citation.json"}</w:instrText>
      </w:r>
      <w:r w:rsidR="00FF2C8B">
        <w:rPr>
          <w:rFonts w:ascii="Arial" w:hAnsi="Arial" w:cs="Arial"/>
          <w:bCs/>
          <w:color w:val="000000"/>
          <w:sz w:val="24"/>
          <w:szCs w:val="24"/>
        </w:rPr>
        <w:fldChar w:fldCharType="separate"/>
      </w:r>
      <w:r w:rsidR="00FF2C8B" w:rsidRPr="00FF2C8B">
        <w:rPr>
          <w:rFonts w:ascii="Arial" w:hAnsi="Arial" w:cs="Arial"/>
          <w:bCs/>
          <w:noProof/>
          <w:color w:val="000000"/>
          <w:sz w:val="24"/>
          <w:szCs w:val="24"/>
        </w:rPr>
        <w:t>(Yang et al. 2012)</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w:t>
      </w:r>
      <w:r w:rsidR="0069166E">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A645E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Bangladesh","type":"article-journal","volume":"25"},"uris":["http://www.mendeley.com/documents/?uuid=bcfe3561-9a30-3e73-a05e-413e07a2a952"]}],"mendeley":{"formattedCitation":"(Tareque et al. 2013)","plainTextFormattedCitation":"(Tareque et al. 2013)","previouslyFormattedCitation":"(Tareque et al. 2013)"},"properties":{"noteIndex":0},"schema":"https://github.com/citation-style-language/schema/raw/master/csl-citation.json"}</w:instrText>
      </w:r>
      <w:r w:rsidR="00C314D9">
        <w:rPr>
          <w:rFonts w:ascii="Arial" w:hAnsi="Arial" w:cs="Arial"/>
          <w:bCs/>
          <w:color w:val="000000"/>
          <w:sz w:val="24"/>
          <w:szCs w:val="24"/>
        </w:rPr>
        <w:fldChar w:fldCharType="separate"/>
      </w:r>
      <w:r w:rsidR="00C314D9" w:rsidRPr="00C314D9">
        <w:rPr>
          <w:rFonts w:ascii="Arial" w:hAnsi="Arial" w:cs="Arial"/>
          <w:bCs/>
          <w:noProof/>
          <w:color w:val="000000"/>
          <w:sz w:val="24"/>
          <w:szCs w:val="24"/>
        </w:rPr>
        <w:t>(Tareque et al. 2013)</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70004">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medicine","type":"article-journal","volume":"396"},"uris":["http://www.mendeley.com/documents/?uuid=6e850630-c461-35fe-a253-252ee01fecb5"]}],"mendeley":{"formattedCitation":"(Mauvais-Jarvis et al. 2020)","plainTextFormattedCitation":"(Mauvais-Jarvis et al. 2020)","previouslyFormattedCitation":"(Mauvais-Jarvis et al. 2020)"},"properties":{"noteIndex":0},"schema":"https://github.com/citation-style-language/schema/raw/master/csl-citation.json"}</w:instrText>
      </w:r>
      <w:r w:rsidR="00A645E5">
        <w:rPr>
          <w:rFonts w:ascii="Arial" w:hAnsi="Arial" w:cs="Arial"/>
          <w:bCs/>
          <w:color w:val="000000"/>
          <w:sz w:val="24"/>
          <w:szCs w:val="24"/>
        </w:rPr>
        <w:fldChar w:fldCharType="separate"/>
      </w:r>
      <w:r w:rsidR="00A645E5" w:rsidRPr="00A645E5">
        <w:rPr>
          <w:rFonts w:ascii="Arial" w:hAnsi="Arial" w:cs="Arial"/>
          <w:bCs/>
          <w:noProof/>
          <w:color w:val="000000"/>
          <w:sz w:val="24"/>
          <w:szCs w:val="24"/>
        </w:rPr>
        <w:t>(Mauvais-Jarvis et al. 2020)</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4DFF9083" w14:textId="26D6BD00" w:rsidR="00092E34" w:rsidRDefault="00970004" w:rsidP="004B7C1F">
      <w:pPr>
        <w:keepNext/>
        <w:pBdr>
          <w:top w:val="nil"/>
          <w:left w:val="nil"/>
          <w:bottom w:val="nil"/>
          <w:right w:val="nil"/>
          <w:between w:val="nil"/>
        </w:pBdr>
        <w:spacing w:after="0" w:line="360" w:lineRule="auto"/>
        <w:jc w:val="both"/>
        <w:rPr>
          <w:ins w:id="367" w:author="Di Lego Goncalves, Vanessa" w:date="2023-06-22T12:45:00Z"/>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del w:id="368" w:author="Di Lego Goncalves, Vanessa" w:date="2023-06-22T12:39:00Z">
        <w:r w:rsidR="002A7EE3" w:rsidDel="00C365AC">
          <w:rPr>
            <w:rFonts w:ascii="Arial" w:eastAsia="Arial" w:hAnsi="Arial" w:cs="Arial"/>
            <w:color w:val="000000"/>
            <w:sz w:val="24"/>
            <w:szCs w:val="24"/>
          </w:rPr>
          <w:delText xml:space="preserve">Performing cross-country comparisons is crucial to identify common patterns and divergences that exist in health and mortality for different societal regimes </w:delText>
        </w:r>
      </w:del>
    </w:p>
    <w:p w14:paraId="6CE23B55" w14:textId="65461E26" w:rsidR="004B7C1F" w:rsidRDefault="00A50CB3"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Studies that have performed global comparisons use less detailed health indicators and often lack in harmonization across the indicators healt</w:t>
      </w:r>
      <w:r w:rsidR="00970004">
        <w:rPr>
          <w:rFonts w:ascii="Arial" w:eastAsia="Arial" w:hAnsi="Arial" w:cs="Arial"/>
          <w:sz w:val="24"/>
          <w:szCs w:val="24"/>
        </w:rPr>
        <w:t xml:space="preserve">h </w:t>
      </w:r>
      <w:r w:rsidR="00970004">
        <w:rPr>
          <w:rFonts w:ascii="Arial" w:eastAsia="Arial" w:hAnsi="Arial" w:cs="Arial"/>
          <w:sz w:val="24"/>
          <w:szCs w:val="24"/>
        </w:rPr>
        <w:fldChar w:fldCharType="begin" w:fldLock="1"/>
      </w:r>
      <w:r w:rsidR="00B73BD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sources","type":"article-journal","volume":"79"},"uris":["http://www.mendeley.com/documents/?uuid=973effd9-5063-3f2e-bb1f-249a1a4d4296"]}],"mendeley":{"formattedCitation":"(Tolonen et al. 2021)","plainTextFormattedCitation":"(Tolonen et al. 2021)","previouslyFormattedCitation":"(Tolonen et al. 2021)"},"properties":{"noteIndex":0},"schema":"https://github.com/citation-style-language/schema/raw/master/csl-citation.json"}</w:instrText>
      </w:r>
      <w:r w:rsidR="00970004">
        <w:rPr>
          <w:rFonts w:ascii="Arial" w:eastAsia="Arial" w:hAnsi="Arial" w:cs="Arial"/>
          <w:sz w:val="24"/>
          <w:szCs w:val="24"/>
        </w:rPr>
        <w:fldChar w:fldCharType="separate"/>
      </w:r>
      <w:r w:rsidR="007B2F24" w:rsidRPr="007B2F24">
        <w:rPr>
          <w:rFonts w:ascii="Arial" w:eastAsia="Arial" w:hAnsi="Arial" w:cs="Arial"/>
          <w:noProof/>
          <w:sz w:val="24"/>
          <w:szCs w:val="24"/>
        </w:rPr>
        <w:t>(Tolonen et al. 2021)</w:t>
      </w:r>
      <w:r w:rsidR="00970004">
        <w:rPr>
          <w:rFonts w:ascii="Arial" w:eastAsia="Arial" w:hAnsi="Arial" w:cs="Arial"/>
          <w:sz w:val="24"/>
          <w:szCs w:val="24"/>
        </w:rPr>
        <w:fldChar w:fldCharType="end"/>
      </w:r>
      <w:r w:rsidR="00970004">
        <w:rPr>
          <w:rFonts w:ascii="Arial" w:eastAsia="Arial" w:hAnsi="Arial" w:cs="Arial"/>
          <w:sz w:val="24"/>
          <w:szCs w:val="24"/>
        </w:rPr>
        <w:t>.</w:t>
      </w:r>
      <w:r w:rsidR="00F92781">
        <w:rPr>
          <w:rFonts w:ascii="Arial" w:eastAsia="Arial" w:hAnsi="Arial" w:cs="Arial"/>
          <w:sz w:val="24"/>
          <w:szCs w:val="24"/>
        </w:rPr>
        <w:t xml:space="preserve"> </w:t>
      </w:r>
      <w:r>
        <w:rPr>
          <w:rFonts w:ascii="Arial" w:eastAsia="Arial" w:hAnsi="Arial" w:cs="Arial"/>
          <w:color w:val="000000"/>
          <w:sz w:val="24"/>
          <w:szCs w:val="24"/>
        </w:rPr>
        <w:t xml:space="preserve">It is particularly important when investigating those patterns by gender, </w:t>
      </w:r>
      <w:del w:id="369" w:author="Di Lego Goncalves, Vanessa" w:date="2023-06-22T12:40:00Z">
        <w:r w:rsidDel="00C365AC">
          <w:rPr>
            <w:rFonts w:ascii="Arial" w:eastAsia="Arial" w:hAnsi="Arial" w:cs="Arial"/>
            <w:color w:val="000000"/>
            <w:sz w:val="24"/>
            <w:szCs w:val="24"/>
          </w:rPr>
          <w:delText xml:space="preserve">as there is great variation in gender norms, </w:delText>
        </w:r>
      </w:del>
      <w:ins w:id="370" w:author="Di Lego Goncalves, Vanessa" w:date="2023-06-22T12:41:00Z">
        <w:r w:rsidR="00560577">
          <w:rPr>
            <w:rFonts w:ascii="Arial" w:eastAsia="Arial" w:hAnsi="Arial" w:cs="Arial"/>
            <w:color w:val="000000"/>
            <w:sz w:val="24"/>
            <w:szCs w:val="24"/>
          </w:rPr>
          <w:t>as country</w:t>
        </w:r>
      </w:ins>
      <w:ins w:id="371" w:author="Di Lego Goncalves, Vanessa" w:date="2023-06-22T12:40:00Z">
        <w:r w:rsidR="00C365AC" w:rsidRPr="00C44C07">
          <w:rPr>
            <w:rFonts w:ascii="Arial" w:eastAsia="Arial" w:hAnsi="Arial" w:cs="Arial"/>
            <w:color w:val="000000"/>
            <w:sz w:val="24"/>
            <w:szCs w:val="24"/>
          </w:rPr>
          <w:t>-specific levels of development and to societal roles of women and men</w:t>
        </w:r>
        <w:r w:rsidR="00C365AC">
          <w:rPr>
            <w:rFonts w:ascii="Arial" w:eastAsia="Arial" w:hAnsi="Arial" w:cs="Arial"/>
            <w:color w:val="000000"/>
            <w:sz w:val="24"/>
            <w:szCs w:val="24"/>
          </w:rPr>
          <w:t xml:space="preserve"> </w:t>
        </w:r>
      </w:ins>
      <w:del w:id="372" w:author="Di Lego Goncalves, Vanessa" w:date="2023-06-22T12:38:00Z">
        <w:r w:rsidDel="004959C8">
          <w:rPr>
            <w:rFonts w:ascii="Arial" w:eastAsia="Arial" w:hAnsi="Arial" w:cs="Arial"/>
            <w:color w:val="000000"/>
            <w:sz w:val="24"/>
            <w:szCs w:val="24"/>
          </w:rPr>
          <w:delText>welfare state</w:delText>
        </w:r>
      </w:del>
      <w:del w:id="373" w:author="Di Lego Goncalves, Vanessa" w:date="2023-06-22T12:40:00Z">
        <w:r w:rsidDel="00C365AC">
          <w:rPr>
            <w:rFonts w:ascii="Arial" w:eastAsia="Arial" w:hAnsi="Arial" w:cs="Arial"/>
            <w:color w:val="000000"/>
            <w:sz w:val="24"/>
            <w:szCs w:val="24"/>
          </w:rPr>
          <w:delText xml:space="preserve"> systems, and socioeconomic development across countries </w:delText>
        </w:r>
      </w:del>
      <w:del w:id="374" w:author="Di Lego Goncalves, Vanessa" w:date="2023-06-22T12:41:00Z">
        <w:r w:rsidDel="00C365AC">
          <w:rPr>
            <w:rFonts w:ascii="Arial" w:eastAsia="Arial" w:hAnsi="Arial" w:cs="Arial"/>
            <w:color w:val="000000"/>
            <w:sz w:val="24"/>
            <w:szCs w:val="24"/>
          </w:rPr>
          <w:delText xml:space="preserve">that </w:delText>
        </w:r>
      </w:del>
      <w:r>
        <w:rPr>
          <w:rFonts w:ascii="Arial" w:eastAsia="Arial" w:hAnsi="Arial" w:cs="Arial"/>
          <w:color w:val="000000"/>
          <w:sz w:val="24"/>
          <w:szCs w:val="24"/>
        </w:rPr>
        <w:t>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B2F24">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Mortality","type":"article-journal","volume":"49"},"uris":["http://www.mendeley.com/documents/?uuid=1d542a7f-2832-403a-8c26-af9d492e8b3f"]}],"mendeley":{"formattedCitation":"(Ross et al. 2012; Pelletier et al. 2016; Angel et al. 2017)","plainTextFormattedCitation":"(Ross et al. 2012; Pelletier et al. 2016; Angel et al. 2017)","previouslyFormattedCitation":"(Ross et al. 2012; Pelletier et al. 2016; Angel et al. 2017)"},"properties":{"noteIndex":0},"schema":"https://github.com/citation-style-language/schema/raw/master/csl-citation.json"}</w:instrText>
      </w:r>
      <w:r w:rsidR="00F92781">
        <w:rPr>
          <w:rFonts w:ascii="Arial" w:eastAsia="Arial" w:hAnsi="Arial" w:cs="Arial"/>
          <w:color w:val="000000"/>
          <w:sz w:val="24"/>
          <w:szCs w:val="24"/>
        </w:rPr>
        <w:fldChar w:fldCharType="separate"/>
      </w:r>
      <w:r w:rsidR="00F92781" w:rsidRPr="00F92781">
        <w:rPr>
          <w:rFonts w:ascii="Arial" w:eastAsia="Arial" w:hAnsi="Arial" w:cs="Arial"/>
          <w:noProof/>
          <w:color w:val="000000"/>
          <w:sz w:val="24"/>
          <w:szCs w:val="24"/>
        </w:rPr>
        <w:t>(Ross et al. 2012; Pelletier et al. 2016; Angel et al. 2017)</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del w:id="375" w:author="Di Lego Goncalves, Vanessa" w:date="2023-06-22T12:41:00Z">
        <w:r w:rsidDel="005E079F">
          <w:rPr>
            <w:rFonts w:ascii="Arial" w:eastAsia="Arial" w:hAnsi="Arial" w:cs="Arial"/>
            <w:color w:val="000000"/>
            <w:sz w:val="24"/>
            <w:szCs w:val="24"/>
          </w:rPr>
          <w:delText xml:space="preserve"> </w:delText>
        </w:r>
      </w:del>
      <w:ins w:id="376" w:author="Di Lego Goncalves, Vanessa" w:date="2023-06-22T12:39:00Z">
        <w:r w:rsidR="00C365AC">
          <w:rPr>
            <w:rFonts w:ascii="Arial" w:eastAsia="Arial" w:hAnsi="Arial" w:cs="Arial"/>
            <w:color w:val="000000"/>
            <w:sz w:val="24"/>
            <w:szCs w:val="24"/>
          </w:rPr>
          <w:fldChar w:fldCharType="begin" w:fldLock="1"/>
        </w:r>
        <w:r w:rsidR="00C365AC">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instrText>
        </w:r>
        <w:r w:rsidR="00C365AC">
          <w:rPr>
            <w:rFonts w:ascii="Arial" w:eastAsia="Arial" w:hAnsi="Arial" w:cs="Arial"/>
            <w:color w:val="000000"/>
            <w:sz w:val="24"/>
            <w:szCs w:val="24"/>
          </w:rPr>
          <w:fldChar w:fldCharType="separate"/>
        </w:r>
        <w:r w:rsidR="00C365AC" w:rsidRPr="009C620F">
          <w:rPr>
            <w:rFonts w:ascii="Arial" w:eastAsia="Arial" w:hAnsi="Arial" w:cs="Arial"/>
            <w:noProof/>
            <w:color w:val="000000"/>
            <w:sz w:val="24"/>
            <w:szCs w:val="24"/>
          </w:rPr>
          <w:t>(</w:t>
        </w:r>
        <w:proofErr w:type="spellStart"/>
        <w:r w:rsidR="00C365AC" w:rsidRPr="009C620F">
          <w:rPr>
            <w:rFonts w:ascii="Arial" w:eastAsia="Arial" w:hAnsi="Arial" w:cs="Arial"/>
            <w:noProof/>
            <w:color w:val="000000"/>
            <w:sz w:val="24"/>
            <w:szCs w:val="24"/>
          </w:rPr>
          <w:t>Okojie</w:t>
        </w:r>
        <w:proofErr w:type="spellEnd"/>
        <w:r w:rsidR="00C365AC" w:rsidRPr="009C620F">
          <w:rPr>
            <w:rFonts w:ascii="Arial" w:eastAsia="Arial" w:hAnsi="Arial" w:cs="Arial"/>
            <w:noProof/>
            <w:color w:val="000000"/>
            <w:sz w:val="24"/>
            <w:szCs w:val="24"/>
          </w:rPr>
          <w:t xml:space="preserve"> 1994; WCF 2018)</w:t>
        </w:r>
        <w:r w:rsidR="00C365AC">
          <w:rPr>
            <w:rFonts w:ascii="Arial" w:eastAsia="Arial" w:hAnsi="Arial" w:cs="Arial"/>
            <w:color w:val="000000"/>
            <w:sz w:val="24"/>
            <w:szCs w:val="24"/>
          </w:rPr>
          <w:fldChar w:fldCharType="end"/>
        </w:r>
        <w:r w:rsidR="00C365AC" w:rsidRPr="00C44C07">
          <w:rPr>
            <w:rFonts w:ascii="Arial" w:eastAsia="Arial" w:hAnsi="Arial" w:cs="Arial"/>
            <w:color w:val="000000"/>
            <w:sz w:val="24"/>
            <w:szCs w:val="24"/>
          </w:rPr>
          <w:t>.</w:t>
        </w:r>
        <w:r w:rsidR="00C365AC">
          <w:rPr>
            <w:rFonts w:ascii="Arial" w:eastAsia="Arial" w:hAnsi="Arial" w:cs="Arial"/>
            <w:color w:val="000000"/>
            <w:sz w:val="24"/>
            <w:szCs w:val="24"/>
          </w:rPr>
          <w:t xml:space="preserve"> </w:t>
        </w:r>
      </w:ins>
      <w:del w:id="377" w:author="Di Lego Goncalves, Vanessa" w:date="2023-06-22T12:42:00Z">
        <w:r w:rsidDel="00033D66">
          <w:rPr>
            <w:rFonts w:ascii="Arial" w:eastAsia="Arial" w:hAnsi="Arial" w:cs="Arial"/>
            <w:color w:val="000000"/>
            <w:sz w:val="24"/>
            <w:szCs w:val="24"/>
          </w:rPr>
          <w:delText xml:space="preserve">However, comparative analysis are challenging, mainly because the quality, and validity of health indicators vary from country to country, which can lead to variations in results that are not accurately capturing </w:delText>
        </w:r>
        <w:r w:rsidDel="00033D66">
          <w:rPr>
            <w:rFonts w:ascii="Arial" w:eastAsia="Arial" w:hAnsi="Arial" w:cs="Arial"/>
            <w:color w:val="000000"/>
            <w:sz w:val="24"/>
            <w:szCs w:val="24"/>
          </w:rPr>
          <w:lastRenderedPageBreak/>
          <w:delText xml:space="preserve">health outcomes </w:delText>
        </w:r>
        <w:r w:rsidR="00B73BDF" w:rsidDel="00033D66">
          <w:rPr>
            <w:rFonts w:ascii="Arial" w:eastAsia="Arial" w:hAnsi="Arial" w:cs="Arial"/>
            <w:color w:val="000000"/>
            <w:sz w:val="24"/>
            <w:szCs w:val="24"/>
          </w:rPr>
          <w:fldChar w:fldCharType="begin" w:fldLock="1"/>
        </w:r>
        <w:r w:rsidR="009C620F" w:rsidDel="00033D66">
          <w:rPr>
            <w:rFonts w:ascii="Arial" w:eastAsia="Arial" w:hAnsi="Arial" w:cs="Arial"/>
            <w:color w:val="000000"/>
            <w:sz w:val="24"/>
            <w:szCs w:val="24"/>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delInstrText>
        </w:r>
        <w:r w:rsidR="00B73BDF" w:rsidDel="00033D66">
          <w:rPr>
            <w:rFonts w:ascii="Arial" w:eastAsia="Arial" w:hAnsi="Arial" w:cs="Arial"/>
            <w:color w:val="000000"/>
            <w:sz w:val="24"/>
            <w:szCs w:val="24"/>
          </w:rPr>
          <w:fldChar w:fldCharType="separate"/>
        </w:r>
        <w:r w:rsidR="00C71E6F" w:rsidRPr="00C71E6F" w:rsidDel="00033D66">
          <w:rPr>
            <w:rFonts w:ascii="Arial" w:eastAsia="Arial" w:hAnsi="Arial" w:cs="Arial"/>
            <w:noProof/>
            <w:color w:val="000000"/>
            <w:sz w:val="24"/>
            <w:szCs w:val="24"/>
          </w:rPr>
          <w:delText>(Gardner et al. 2012; Crimmins et al. 2019; Ailshire and Carr 2021)</w:delText>
        </w:r>
        <w:r w:rsidR="00B73BDF" w:rsidDel="00033D66">
          <w:rPr>
            <w:rFonts w:ascii="Arial" w:eastAsia="Arial" w:hAnsi="Arial" w:cs="Arial"/>
            <w:color w:val="000000"/>
            <w:sz w:val="24"/>
            <w:szCs w:val="24"/>
          </w:rPr>
          <w:fldChar w:fldCharType="end"/>
        </w:r>
        <w:r w:rsidR="00B73BDF" w:rsidDel="00033D66">
          <w:rPr>
            <w:rFonts w:ascii="Arial" w:eastAsia="Arial" w:hAnsi="Arial" w:cs="Arial"/>
            <w:color w:val="000000"/>
            <w:sz w:val="24"/>
            <w:szCs w:val="24"/>
          </w:rPr>
          <w:delText>.</w:delText>
        </w:r>
        <w:r w:rsidDel="00033D66">
          <w:rPr>
            <w:rFonts w:ascii="Arial" w:eastAsia="Arial" w:hAnsi="Arial" w:cs="Arial"/>
            <w:sz w:val="24"/>
            <w:szCs w:val="24"/>
          </w:rPr>
          <w:delText xml:space="preserve"> </w:delText>
        </w:r>
        <w:r w:rsidR="00C44C07" w:rsidRPr="00C44C07" w:rsidDel="00033D66">
          <w:rPr>
            <w:rFonts w:ascii="Arial" w:eastAsia="Arial" w:hAnsi="Arial" w:cs="Arial"/>
            <w:color w:val="000000"/>
            <w:sz w:val="24"/>
            <w:szCs w:val="24"/>
          </w:rPr>
          <w:delText>Cross-national comparisons are thus important to further shed light into the topic</w:delText>
        </w:r>
        <w:r w:rsidR="004B7C1F" w:rsidRPr="00C44C07" w:rsidDel="00033D66">
          <w:rPr>
            <w:rFonts w:ascii="Arial" w:eastAsia="Arial" w:hAnsi="Arial" w:cs="Arial"/>
            <w:color w:val="000000"/>
            <w:sz w:val="24"/>
            <w:szCs w:val="24"/>
          </w:rPr>
          <w:delText>,</w:delText>
        </w:r>
        <w:r w:rsidR="004B7C1F" w:rsidDel="00033D66">
          <w:rPr>
            <w:rFonts w:ascii="Arial" w:eastAsia="Arial" w:hAnsi="Arial" w:cs="Arial"/>
            <w:color w:val="000000"/>
            <w:sz w:val="24"/>
            <w:szCs w:val="24"/>
          </w:rPr>
          <w:delText xml:space="preserve"> as</w:delText>
        </w:r>
        <w:r w:rsidR="004B7C1F" w:rsidRPr="00C44C07" w:rsidDel="00033D66">
          <w:rPr>
            <w:rFonts w:ascii="Arial" w:eastAsia="Arial" w:hAnsi="Arial" w:cs="Arial"/>
            <w:color w:val="000000"/>
            <w:sz w:val="24"/>
            <w:szCs w:val="24"/>
          </w:rPr>
          <w:delText xml:space="preserve"> gender inequality in health is correlated to country-specific levels of development and to societal roles of women and men</w:delText>
        </w:r>
        <w:r w:rsidR="009C620F" w:rsidDel="00033D66">
          <w:rPr>
            <w:rFonts w:ascii="Arial" w:eastAsia="Arial" w:hAnsi="Arial" w:cs="Arial"/>
            <w:color w:val="000000"/>
            <w:sz w:val="24"/>
            <w:szCs w:val="24"/>
          </w:rPr>
          <w:delText xml:space="preserve"> </w:delText>
        </w:r>
        <w:r w:rsidR="009C620F" w:rsidDel="00033D66">
          <w:rPr>
            <w:rFonts w:ascii="Arial" w:eastAsia="Arial" w:hAnsi="Arial" w:cs="Arial"/>
            <w:color w:val="000000"/>
            <w:sz w:val="24"/>
            <w:szCs w:val="24"/>
          </w:rPr>
          <w:fldChar w:fldCharType="begin" w:fldLock="1"/>
        </w:r>
        <w:r w:rsidR="009C620F" w:rsidDel="00033D66">
          <w:rPr>
            <w:rFonts w:ascii="Arial" w:eastAsia="Arial" w:hAnsi="Arial" w:cs="Arial"/>
            <w:color w:val="000000"/>
            <w:sz w:val="24"/>
            <w:szCs w:val="24"/>
          </w:rPr>
          <w:del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delInstrText>
        </w:r>
        <w:r w:rsidR="009C620F" w:rsidDel="00033D66">
          <w:rPr>
            <w:rFonts w:ascii="Arial" w:eastAsia="Arial" w:hAnsi="Arial" w:cs="Arial"/>
            <w:color w:val="000000"/>
            <w:sz w:val="24"/>
            <w:szCs w:val="24"/>
          </w:rPr>
          <w:fldChar w:fldCharType="separate"/>
        </w:r>
        <w:r w:rsidR="009C620F" w:rsidRPr="009C620F" w:rsidDel="00033D66">
          <w:rPr>
            <w:rFonts w:ascii="Arial" w:eastAsia="Arial" w:hAnsi="Arial" w:cs="Arial"/>
            <w:noProof/>
            <w:color w:val="000000"/>
            <w:sz w:val="24"/>
            <w:szCs w:val="24"/>
          </w:rPr>
          <w:delText>(Okojie 1994; WCF 2018)</w:delText>
        </w:r>
        <w:r w:rsidR="009C620F" w:rsidDel="00033D66">
          <w:rPr>
            <w:rFonts w:ascii="Arial" w:eastAsia="Arial" w:hAnsi="Arial" w:cs="Arial"/>
            <w:color w:val="000000"/>
            <w:sz w:val="24"/>
            <w:szCs w:val="24"/>
          </w:rPr>
          <w:fldChar w:fldCharType="end"/>
        </w:r>
        <w:r w:rsidR="004B7C1F" w:rsidRPr="00C44C07" w:rsidDel="00033D66">
          <w:rPr>
            <w:rFonts w:ascii="Arial" w:eastAsia="Arial" w:hAnsi="Arial" w:cs="Arial"/>
            <w:color w:val="000000"/>
            <w:sz w:val="24"/>
            <w:szCs w:val="24"/>
          </w:rPr>
          <w:delText>.</w:delText>
        </w:r>
        <w:r w:rsidR="004B7C1F" w:rsidDel="00033D66">
          <w:rPr>
            <w:rFonts w:ascii="Arial" w:eastAsia="Arial" w:hAnsi="Arial" w:cs="Arial"/>
            <w:color w:val="000000"/>
            <w:sz w:val="24"/>
            <w:szCs w:val="24"/>
          </w:rPr>
          <w:delText xml:space="preserve"> </w:delText>
        </w:r>
        <w:r w:rsidR="004B7C1F" w:rsidRPr="00C44C07" w:rsidDel="00033D66">
          <w:rPr>
            <w:rFonts w:ascii="Arial" w:eastAsia="Arial" w:hAnsi="Arial" w:cs="Arial"/>
            <w:color w:val="000000"/>
            <w:sz w:val="24"/>
            <w:szCs w:val="24"/>
          </w:rPr>
          <w:delText xml:space="preserve">Therefore, </w:delText>
        </w:r>
        <w:r w:rsidR="004B7C1F" w:rsidDel="00033D66">
          <w:rPr>
            <w:rFonts w:ascii="Arial" w:eastAsia="Arial" w:hAnsi="Arial" w:cs="Arial"/>
            <w:color w:val="000000"/>
            <w:sz w:val="24"/>
            <w:szCs w:val="24"/>
          </w:rPr>
          <w:delText xml:space="preserve">it is important </w:delText>
        </w:r>
        <w:r w:rsidR="004B7C1F" w:rsidRPr="00C44C07" w:rsidDel="00033D66">
          <w:rPr>
            <w:rFonts w:ascii="Arial" w:eastAsia="Arial" w:hAnsi="Arial" w:cs="Arial"/>
            <w:color w:val="000000"/>
            <w:sz w:val="24"/>
            <w:szCs w:val="24"/>
          </w:rPr>
          <w:delText>to quantify health inequalities by gender and across countries with different levels of development</w:delText>
        </w:r>
        <w:r w:rsidR="009C620F" w:rsidDel="00033D66">
          <w:rPr>
            <w:rFonts w:ascii="Arial" w:eastAsia="Arial" w:hAnsi="Arial" w:cs="Arial"/>
            <w:color w:val="000000"/>
            <w:sz w:val="24"/>
            <w:szCs w:val="24"/>
          </w:rPr>
          <w:delText xml:space="preserve">. </w:delText>
        </w:r>
      </w:del>
    </w:p>
    <w:p w14:paraId="487F21C7" w14:textId="77777777" w:rsidR="00243C56" w:rsidRPr="00C44C07"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Nonetheless, it is important to acknowledge that this study has some limitations. 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look into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w:t>
      </w:r>
      <w:r>
        <w:rPr>
          <w:rFonts w:ascii="Arial" w:eastAsia="Arial" w:hAnsi="Arial" w:cs="Arial"/>
          <w:sz w:val="24"/>
          <w:szCs w:val="24"/>
          <w:highlight w:val="white"/>
        </w:rPr>
        <w:lastRenderedPageBreak/>
        <w:t>National Institute on Aging (U01_AG09740-13S2, P01_AG005842, P01_AG08291, P30_AG12815, R21_AG025169, Y1-AG-4553-01, IAG_BSR06-11, OGHA_04-064, HHSN271201300071C, RAG052527A) and from various national funding sources is gratefully acknowledged (see</w:t>
      </w:r>
      <w:hyperlink r:id="rId16">
        <w:r>
          <w:rPr>
            <w:rFonts w:ascii="Arial" w:eastAsia="Arial" w:hAnsi="Arial" w:cs="Arial"/>
            <w:sz w:val="24"/>
            <w:szCs w:val="24"/>
            <w:highlight w:val="white"/>
          </w:rPr>
          <w:t xml:space="preserve"> </w:t>
        </w:r>
      </w:hyperlink>
      <w:hyperlink r:id="rId17">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1598593" w14:textId="31AD287A" w:rsidR="009C620F" w:rsidRPr="009C620F" w:rsidRDefault="00807FE1" w:rsidP="00224207">
      <w:pPr>
        <w:widowControl w:val="0"/>
        <w:autoSpaceDE w:val="0"/>
        <w:autoSpaceDN w:val="0"/>
        <w:adjustRightInd w:val="0"/>
        <w:spacing w:after="0" w:line="360" w:lineRule="auto"/>
        <w:ind w:left="480" w:hanging="480"/>
        <w:jc w:val="both"/>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C620F" w:rsidRPr="009C620F">
        <w:rPr>
          <w:rFonts w:ascii="Arial" w:hAnsi="Arial" w:cs="Arial"/>
          <w:noProof/>
          <w:sz w:val="24"/>
          <w:szCs w:val="24"/>
        </w:rPr>
        <w:t>Ailshire J, Carr D (2021) Cross-National Comparisons of Social and Economic Contexts of Aging. Journals Gerontol Ser B 76:S1–S4. https://doi.org/10.1093/GERONB/GBAB049</w:t>
      </w:r>
    </w:p>
    <w:p w14:paraId="12665C8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Angel JL, Vega W, López-Ortega M, Pruchno R (2017) Aging in Mexico: Population trends and emerging issues. Gerontologist 57:153–162. https://doi.org/10.1093/geront/gnw136</w:t>
      </w:r>
    </w:p>
    <w:p w14:paraId="7BF77D5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Beckett L a, Brock DB, Lemke JH, et al (1996) Analysis of change in self-reported physical function among older persons in four population studies. Am J Epidemiol 143:766–78</w:t>
      </w:r>
    </w:p>
    <w:p w14:paraId="608FEFC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Boerma T, Hosseinpoor AR, Verdes E, Chatterji S (2016) A global assessment of the gender gap in self-reported health with survey data from 59 countries. BMC Public Health 16:675. https://doi.org/10.1186/s12889-016-3352-y</w:t>
      </w:r>
    </w:p>
    <w:p w14:paraId="0CEDC33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Case A, Paxson C (2005) Sex differences in morbidity and mortality. Demography 42:189–214</w:t>
      </w:r>
    </w:p>
    <w:p w14:paraId="1866D16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Crespí-Lloréns N, Hernández-Aguado I, Chilet-Rosell E (2021) Have Policies Tackled Gender Inequalities in Health? A Scoping Review. Int J Environ Res Public Health 18:327. https://doi.org/10.3390/ijerph18010327</w:t>
      </w:r>
    </w:p>
    <w:p w14:paraId="3B7B12C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Kim JK, Solé-Auró A (2011) Gender differences in health: results from SHARE, ELSA and HRS. Eur J Public Health 21:81–91. https://doi.org/10.1093/eurpub/ckq022</w:t>
      </w:r>
    </w:p>
    <w:p w14:paraId="7B8C8AB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Shim H, Zhang YS, Kim JK (2019) Differences between men and women in mortality and the health dimensions of the morbidity process. Clin Chem 65:135–145. https://doi.org/10.1373/CLINCHEM.2018.288332</w:t>
      </w:r>
    </w:p>
    <w:p w14:paraId="59B2D60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Zhang Y, Saito Y (2016) Trends Over 4 Decades in Disability-Free Life Expectancy in the United States. 106:1287–1293. https://doi.org/10.2105/AJPH.2016.303120</w:t>
      </w:r>
    </w:p>
    <w:p w14:paraId="3CC9263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Dahlin J, Härkönen J (2013) Cross-national differences in the gender gap in subjective health in Europe: Does country-level gender equality matter? Soc Sci Med 98:24–28. https://doi.org/10.1016/J.SOCSCIMED.2013.08.028</w:t>
      </w:r>
    </w:p>
    <w:p w14:paraId="0BCB6F1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Di Lego V, Di Giulio P, Luy M (2020) Gender Differences in Healthy and Unhealthy Life Expectancy. pp 151–172</w:t>
      </w:r>
    </w:p>
    <w:p w14:paraId="167067F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Drumond Andrade FC, Guevara PE, Lebrão ML, et al (2011) Gender Differences in Life Expectancy and Disability-Free Life Expectancy Among Older Adults in São Paulo, Brazil. Women’s Heal Issues 21:64–70. https://doi.org/10.1016/j.whi.2010.08.007</w:t>
      </w:r>
    </w:p>
    <w:p w14:paraId="71506C0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European Institute for Gender Equality (2021) Gender Equality Index 2021: Health. Luxembourg</w:t>
      </w:r>
    </w:p>
    <w:p w14:paraId="354E375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Freedman VA, Wolf DA, Spillman BC (2016) Disability-Free Life Expectancy Over 30 Years: A Growing Female Disadvantage in the US Population. Am J Public Health 106:1079–1085. https://doi.org/10.2105/AJPH.2016.303089</w:t>
      </w:r>
    </w:p>
    <w:p w14:paraId="14ACFD5D"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Gardner P, Katagiri K, Parsons J, et al (2012) “Not for the fainthearted”: Engaging in cross-national comparative research. J Aging Stud 26:253–261. https://doi.org/10.1016/J.JAGING.2012.02.004</w:t>
      </w:r>
    </w:p>
    <w:p w14:paraId="4B80919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Horiuchi S, Wilmoth JR, Pletcher SD (2008) A decomposition method based on a model of continuous change. Demography 45:785–801. https://doi.org/10.1353/dem.0.0033</w:t>
      </w:r>
    </w:p>
    <w:p w14:paraId="1E5DCED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Jagger C, Gillies C, Cambois E, et al (2010) The Global Activity Limitation Index measured function and disability similarly across European countries. J Clin Epidemiol 63:892–899. https://doi.org/10.1016/j.jclinepi.2009.11.002</w:t>
      </w:r>
    </w:p>
    <w:p w14:paraId="0FD48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(2021) Gateway to Global Aging Data: Resources for Cross-National Comparisons of Family, Social Environment, and Healthy Aging. Journals Gerontol Ser B Psychol Sci Soc Sci 76:S5. https://doi.org/10.1093/GERONB/GBAB050</w:t>
      </w:r>
    </w:p>
    <w:p w14:paraId="66A78F4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et al (2018) Cross-country comparisons of disability and morbidity: Evidence from the gateway to global aging data. Journals Gerontol - Ser A Biol Sci Med Sci 73:1519–1524. https://doi.org/10.1093/gerona/glx224</w:t>
      </w:r>
    </w:p>
    <w:p w14:paraId="4531819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Luy M, Minagawa Y (2014) Gender gaps--Life expectancy and proportion of life in poor health. Heal reports 25:12–9</w:t>
      </w:r>
    </w:p>
    <w:p w14:paraId="1745916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 xml:space="preserve">Mairey I, Bjerregaard P, Brønnum Hansen H (2014) Gender difference in health </w:t>
      </w:r>
      <w:r w:rsidRPr="009C620F">
        <w:rPr>
          <w:rFonts w:ascii="Arial" w:hAnsi="Arial" w:cs="Arial"/>
          <w:noProof/>
          <w:sz w:val="24"/>
          <w:szCs w:val="24"/>
        </w:rPr>
        <w:lastRenderedPageBreak/>
        <w:t>expectancy trends in Greenland. Scand J Public Health 42:751–758. https://doi.org/10.1177/1403494814550174</w:t>
      </w:r>
    </w:p>
    <w:p w14:paraId="62E775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Mauvais-Jarvis F, Bairey Merz N, Barnes PJ, et al (2020) Sex and gender: modifiers of health, disease, and medicine. Lancet 396:565–582. https://doi.org/10.1016/S0140-6736(20)31561-0</w:t>
      </w:r>
    </w:p>
    <w:p w14:paraId="649D517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Nepomuceno MR, di Lego V, Turra CM (2021) Gender disparities in health at older ages and their consequences for well-being in Latin America and the Caribbean. Vienna Yearb Popul Res 19:. https://doi.org/10.1553/populationyearbook2021.res2.1</w:t>
      </w:r>
    </w:p>
    <w:p w14:paraId="024A3E3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 Looman C (2004) Decomposition of differences in health expectancy by cause. Demography 41:315–34</w:t>
      </w:r>
    </w:p>
    <w:p w14:paraId="75414F2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WJ, Looman CWN, van Oyen H, et al (2010) Gender differences in health of EU10 and EU15 populations: the double burden of EU10 men. Eur J Ageing 7:219–227. https://doi.org/10.1007/s10433-010-0169-x</w:t>
      </w:r>
    </w:p>
    <w:p w14:paraId="65861A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Okojie CEE (1994) Gender inequalities of health in the third world. Soc Sci Med 39:1237–1247. https://doi.org/10.1016/0277-9536(94)90356-5</w:t>
      </w:r>
    </w:p>
    <w:p w14:paraId="64BD46A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Oksuzyan A, Brønnum-Hansen H, Jeune B (2010) Gender gap in health expectancy. Eur J Ageing 7:213–218. https://doi.org/10.1007/s10433-010-0170-4</w:t>
      </w:r>
    </w:p>
    <w:p w14:paraId="4C4BC3F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Pelletier R, Khan NA, Cox J, et al (2016) Sex Versus Gender-Related Characteristics Which Predicts Outcome after Acute Coronary Syndrome in the Young? J Am Coll Cardiol 67:127–135. https://doi.org/10.1016/j.jacc.2015.10.067</w:t>
      </w:r>
    </w:p>
    <w:p w14:paraId="11A9B20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Riffe T (2018) Package “DemoDecomp” Type Package Title Decompose Demographic Functions. https://doi.org/10.1353/dem.0.0033</w:t>
      </w:r>
    </w:p>
    <w:p w14:paraId="361F5B1C"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Ross CE, Masters RK, Hummer RA (2012) Education and the Gender Gaps in Health and Mortality. Demography 49:1157–1183. https://doi.org/10.1007/s13524-012-0130-z</w:t>
      </w:r>
    </w:p>
    <w:p w14:paraId="6BF70D3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Saito Y, Robine JM, Crimmins EM (2014) The methods and materials of health expectancy. Stat J IAOS 30:209–223. https://doi.org/10.3233/SJI-140840</w:t>
      </w:r>
    </w:p>
    <w:p w14:paraId="7FC32B8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 xml:space="preserve">Sullivan D. (1971) A single index of mortality and morbidity. HSMHA Health Rep </w:t>
      </w:r>
      <w:r w:rsidRPr="009C620F">
        <w:rPr>
          <w:rFonts w:ascii="Arial" w:hAnsi="Arial" w:cs="Arial"/>
          <w:noProof/>
          <w:sz w:val="24"/>
          <w:szCs w:val="24"/>
        </w:rPr>
        <w:lastRenderedPageBreak/>
        <w:t>86:347–54</w:t>
      </w:r>
    </w:p>
    <w:p w14:paraId="7D6ADD7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Tareque MI, Begum S, Saito Y (2013) Gender differences in disability-free life expectancy at old ages in Bangladesh. J Aging Health 25:1299–1312. https://doi.org/10.1177/0898264313501388</w:t>
      </w:r>
    </w:p>
    <w:p w14:paraId="07C0352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Tolonen H, Reinikainen J, Koponen P, et al (2021) Cross-national comparisons of health indicators require standardized definitions and common data sources. Arch Public Heal 2021 791 79:1–14. https://doi.org/10.1186/S13690-021-00734-W</w:t>
      </w:r>
    </w:p>
    <w:p w14:paraId="73C478F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Oyen H, Nusselder W, Jagger C, et al (2013) Gender differences in healthy life years within the EU: an exploration of the “health–survival” paradox. Int J Public Health 58:143–155. https://doi.org/10.1007/s00038-012-0361-1</w:t>
      </w:r>
    </w:p>
    <w:p w14:paraId="5361FE2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Raalte AA, Nepomuceno MR (2020) Decomposing Gaps in Healthy Life Expectancy. pp 107–122</w:t>
      </w:r>
    </w:p>
    <w:p w14:paraId="7160681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Verbrugge LM, Wingard DL (1987) Sex Differentials in Health and Mortality. Women Health 12:103–145. https://doi.org/10.1300/J013v12n02_07</w:t>
      </w:r>
    </w:p>
    <w:p w14:paraId="1A8674E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WCF (2018) The Global Gender Gap Report 2018 Insight Report</w:t>
      </w:r>
    </w:p>
    <w:p w14:paraId="33408D0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WHO (2020) Understanding the drivers of health equity: the power of political participation. Copenhagen</w:t>
      </w:r>
    </w:p>
    <w:p w14:paraId="4E6F1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World Economic Forum (2021) The Global Gender Gap Report 2021</w:t>
      </w:r>
    </w:p>
    <w:p w14:paraId="162DFA2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Yang S, Khang YH, Chun H, et al (2012) The changing gender differences in life expectancy in Korea 1970-2005. Soc Sci Med 75:1280–1287. https://doi.org/10.1016/j.socscimed.2012.04.026</w:t>
      </w:r>
    </w:p>
    <w:p w14:paraId="7CE1A34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Yokota RTC, Nusselder WJ, Robine J-M, et al (2019) Contribution of chronic conditions to gender disparities in health expectancies in Belgium, 2001, 2004 and 2008. Eur J Public Health 29:82–87. https://doi.org/10.1093/eurpub/cky105</w:t>
      </w:r>
    </w:p>
    <w:p w14:paraId="7742763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Zhang H, Bago D’Uva T, Van Doorslaer E (2015) The gender health gap in China: A decomposition analysis. Econ Hum Biol 18:13–26. https://doi.org/10.1016/J.EHB.2015.03.001</w:t>
      </w:r>
    </w:p>
    <w:p w14:paraId="4BBF2E6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rPr>
      </w:pPr>
      <w:r w:rsidRPr="009C620F">
        <w:rPr>
          <w:rFonts w:ascii="Arial" w:hAnsi="Arial" w:cs="Arial"/>
          <w:noProof/>
          <w:sz w:val="24"/>
          <w:szCs w:val="24"/>
        </w:rPr>
        <w:t>Zhou M, Zhao S, Zhao Z (2021) Gender differences in health insurance coverage in China. Int J Equity Health 20:. https://doi.org/10.1186/s12939-021-01383-9</w:t>
      </w:r>
    </w:p>
    <w:p w14:paraId="7908CD7D" w14:textId="545C8401" w:rsidR="00FE6226" w:rsidRPr="00741D82" w:rsidRDefault="00807FE1" w:rsidP="00741D82">
      <w:pPr>
        <w:pBdr>
          <w:top w:val="nil"/>
          <w:left w:val="nil"/>
          <w:bottom w:val="nil"/>
          <w:right w:val="nil"/>
          <w:between w:val="nil"/>
        </w:pBdr>
        <w:spacing w:after="0" w:line="360" w:lineRule="auto"/>
        <w:jc w:val="both"/>
        <w:rPr>
          <w:rFonts w:ascii="Arial" w:eastAsia="Arial" w:hAnsi="Arial" w:cs="Arial"/>
          <w:b/>
          <w:color w:val="000000"/>
          <w:sz w:val="24"/>
          <w:szCs w:val="24"/>
        </w:rPr>
        <w:sectPr w:rsidR="00FE6226" w:rsidRPr="00741D82" w:rsidSect="004F0190">
          <w:headerReference w:type="default" r:id="rId20"/>
          <w:footerReference w:type="default" r:id="rId21"/>
          <w:pgSz w:w="12240" w:h="15840"/>
          <w:pgMar w:top="1440" w:right="1800" w:bottom="1440" w:left="1800" w:header="720" w:footer="720" w:gutter="0"/>
          <w:pgNumType w:start="1"/>
          <w:cols w:space="720"/>
          <w:docGrid w:linePitch="360"/>
        </w:sectPr>
      </w:pPr>
      <w:r>
        <w:rPr>
          <w:rFonts w:ascii="Arial" w:eastAsia="Arial" w:hAnsi="Arial" w:cs="Arial"/>
          <w:b/>
          <w:color w:val="000000"/>
          <w:sz w:val="24"/>
          <w:szCs w:val="24"/>
        </w:rPr>
        <w:fldChar w:fldCharType="end"/>
      </w:r>
      <w:bookmarkEnd w:id="2"/>
    </w:p>
    <w:p w14:paraId="083BB2A4" w14:textId="104C32DE" w:rsidR="0009777F" w:rsidRPr="00B30A51" w:rsidRDefault="0009777F" w:rsidP="00741D82">
      <w:pPr>
        <w:spacing w:line="360" w:lineRule="auto"/>
        <w:jc w:val="both"/>
        <w:rPr>
          <w:rFonts w:ascii="Arial" w:eastAsia="Arial" w:hAnsi="Arial" w:cs="Arial"/>
          <w:sz w:val="24"/>
          <w:szCs w:val="24"/>
        </w:rPr>
      </w:pPr>
    </w:p>
    <w:sectPr w:rsidR="0009777F" w:rsidRPr="00B30A51" w:rsidSect="00B7657D">
      <w:headerReference w:type="default" r:id="rId22"/>
      <w:footerReference w:type="default" r:id="rId23"/>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Nepomuceno, Marilia" w:date="2023-05-16T09:40:00Z" w:initials="NM">
    <w:p w14:paraId="2FFA7377" w14:textId="46C41641" w:rsidR="00D17C9E" w:rsidRPr="00742769" w:rsidRDefault="00D17C9E">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39" w:author="Author" w:date="2023-06-16T11:39:00Z" w:initials="Author">
    <w:p w14:paraId="3CBD2132" w14:textId="4C989381" w:rsidR="00D17C9E" w:rsidRPr="00994A69" w:rsidRDefault="00D17C9E">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78" w:author="Di Lego Goncalves, Vanessa" w:date="2023-06-22T09:13:00Z" w:initials="DLGV">
    <w:p w14:paraId="5DB87530" w14:textId="5A2260B1" w:rsidR="00D17C9E" w:rsidRDefault="00D17C9E">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80" w:author="Nepomuceno, Marilia" w:date="2023-05-22T15:36:00Z" w:initials="NM">
    <w:p w14:paraId="78B6346F" w14:textId="2A451DC0" w:rsidR="00D17C9E" w:rsidRDefault="00D17C9E">
      <w:pPr>
        <w:pStyle w:val="CommentText"/>
      </w:pPr>
      <w:r>
        <w:rPr>
          <w:rStyle w:val="CommentReference"/>
        </w:rPr>
        <w:annotationRef/>
      </w:r>
      <w:r>
        <w:t>I am not sure if this sentence is clear.</w:t>
      </w:r>
    </w:p>
  </w:comment>
  <w:comment w:id="81" w:author="Di Lego Goncalves, Vanessa" w:date="2023-06-22T09:29:00Z" w:initials="DLGV">
    <w:p w14:paraId="1140C6C9" w14:textId="4BA25014" w:rsidR="00D17C9E" w:rsidRDefault="00D17C9E">
      <w:pPr>
        <w:pStyle w:val="CommentText"/>
      </w:pPr>
      <w:r>
        <w:rPr>
          <w:rStyle w:val="CommentReference"/>
        </w:rPr>
        <w:annotationRef/>
      </w:r>
      <w:r>
        <w:t xml:space="preserve">See now. The </w:t>
      </w:r>
    </w:p>
  </w:comment>
  <w:comment w:id="270" w:author="Nepomuceno, Marilia" w:date="2023-05-15T16:51:00Z" w:initials="NM">
    <w:p w14:paraId="08B847EC" w14:textId="7CACE912" w:rsidR="00D17C9E" w:rsidRPr="00742769" w:rsidRDefault="00D17C9E">
      <w:pPr>
        <w:pStyle w:val="CommentText"/>
        <w:rPr>
          <w:lang w:val="pt-BR"/>
        </w:rPr>
      </w:pPr>
      <w:r>
        <w:rPr>
          <w:rStyle w:val="CommentReference"/>
        </w:rPr>
        <w:annotationRef/>
      </w:r>
      <w:r w:rsidRPr="00742769">
        <w:rPr>
          <w:lang w:val="pt-BR"/>
        </w:rPr>
        <w:t>As equacoes estao erradas. O “n” deve ser subescrito. Tentei arrumar em cima mas nao sei se vai dar certo rs. Tem que arrumar aqui tambem</w:t>
      </w:r>
    </w:p>
  </w:comment>
  <w:comment w:id="271" w:author="Author" w:date="2023-06-16T11:41:00Z" w:initials="Author">
    <w:p w14:paraId="512C81C5" w14:textId="24292F0A" w:rsidR="00D17C9E" w:rsidRPr="00994A69" w:rsidRDefault="00D17C9E">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338" w:author="Nepomuceno, Marilia" w:date="2023-05-15T16:53:00Z" w:initials="NM">
    <w:p w14:paraId="5360B907" w14:textId="77777777" w:rsidR="00BE4CB2" w:rsidRPr="00742769" w:rsidRDefault="00BE4CB2" w:rsidP="00BE4CB2">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339" w:author="Author" w:date="2023-06-16T11:43:00Z" w:initials="Author">
    <w:p w14:paraId="40A71FE1" w14:textId="77777777" w:rsidR="00BE4CB2" w:rsidRPr="00994A69" w:rsidRDefault="00BE4CB2" w:rsidP="00BE4CB2">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42" w:author="Nepomuceno, Marilia" w:date="2023-05-15T16:53:00Z" w:initials="NM">
    <w:p w14:paraId="48DD8B21" w14:textId="0B3CEEB2" w:rsidR="00D17C9E" w:rsidRPr="00742769" w:rsidRDefault="00D17C9E">
      <w:pPr>
        <w:pStyle w:val="CommentText"/>
        <w:rPr>
          <w:lang w:val="pt-BR"/>
        </w:rPr>
      </w:pPr>
      <w:r>
        <w:rPr>
          <w:rStyle w:val="CommentReference"/>
        </w:rPr>
        <w:annotationRef/>
      </w:r>
      <w:r w:rsidRPr="00742769">
        <w:rPr>
          <w:lang w:val="pt-BR"/>
        </w:rPr>
        <w:t xml:space="preserve">Precisamos </w:t>
      </w:r>
      <w:r w:rsidRPr="00742769">
        <w:rPr>
          <w:lang w:val="pt-BR"/>
        </w:rPr>
        <w:t>especificar isso aqui ou no material suplementar? Se sim, temos q reescrever, aqui estah a copia do nosso artigo do VYB</w:t>
      </w:r>
    </w:p>
  </w:comment>
  <w:comment w:id="343" w:author="Author" w:date="2023-06-16T11:43:00Z" w:initials="Author">
    <w:p w14:paraId="5F9AEA70" w14:textId="0BA50EBE" w:rsidR="00D17C9E" w:rsidRPr="00994A69" w:rsidRDefault="00D17C9E">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46" w:author="Nepomuceno, Marilia" w:date="2023-05-22T15:45:00Z" w:initials="NM">
    <w:p w14:paraId="7845F7DD" w14:textId="1B2CA405" w:rsidR="00D17C9E" w:rsidRDefault="00D17C9E">
      <w:pPr>
        <w:pStyle w:val="CommentText"/>
      </w:pPr>
      <w:r>
        <w:rPr>
          <w:rStyle w:val="CommentReference"/>
        </w:rPr>
        <w:annotationRef/>
      </w:r>
      <w:r w:rsidRPr="00742769">
        <w:rPr>
          <w:lang w:val="pt-BR"/>
        </w:rPr>
        <w:t xml:space="preserve">Tirei pq nao vejo o pq de destacar o US aqui. </w:t>
      </w:r>
      <w:r>
        <w:t xml:space="preserve">It is up to you to </w:t>
      </w:r>
      <w:r>
        <w:rPr>
          <w:rFonts w:ascii="Segoe UI Emoji" w:eastAsia="Segoe UI Emoji" w:hAnsi="Segoe UI Emoji" w:cs="Segoe UI Emoji"/>
        </w:rPr>
        <w:t>😊</w:t>
      </w:r>
    </w:p>
  </w:comment>
  <w:comment w:id="347" w:author="Author" w:date="2023-06-16T11:43:00Z" w:initials="Author">
    <w:p w14:paraId="53C9A845" w14:textId="22442F00" w:rsidR="00D17C9E" w:rsidRDefault="00D17C9E">
      <w:pPr>
        <w:pStyle w:val="CommentText"/>
      </w:pPr>
      <w:r>
        <w:rPr>
          <w:rStyle w:val="CommentReference"/>
        </w:rPr>
        <w:annotationRef/>
      </w:r>
      <w:proofErr w:type="spellStart"/>
      <w:r>
        <w:t>Depende</w:t>
      </w:r>
      <w:proofErr w:type="spellEnd"/>
      <w:r>
        <w:t xml:space="preserve"> da </w:t>
      </w:r>
      <w:proofErr w:type="spellStart"/>
      <w:r>
        <w:t>revista</w:t>
      </w:r>
      <w:proofErr w:type="spellEnd"/>
      <w:r>
        <w:t xml:space="preserve">, </w:t>
      </w:r>
      <w:proofErr w:type="spellStart"/>
      <w:r>
        <w:t>kkkk</w:t>
      </w:r>
      <w:proofErr w:type="spellEnd"/>
    </w:p>
  </w:comment>
  <w:comment w:id="349" w:author="Nepomuceno, Marilia" w:date="2023-05-22T15:58:00Z" w:initials="NM">
    <w:p w14:paraId="232FAB8C" w14:textId="50F63836" w:rsidR="00D17C9E" w:rsidRDefault="00D17C9E">
      <w:pPr>
        <w:pStyle w:val="CommentText"/>
      </w:pPr>
      <w:r>
        <w:rPr>
          <w:rStyle w:val="CommentReference"/>
        </w:rPr>
        <w:annotationRef/>
      </w:r>
      <w:r>
        <w:t>Personal opinion: I am not sure if you should highlight the panel A here. It would be easier for the reader to focus on panel B in this paragraph.</w:t>
      </w:r>
    </w:p>
  </w:comment>
  <w:comment w:id="350" w:author="Author" w:date="2023-06-16T11:43:00Z" w:initials="Author">
    <w:p w14:paraId="5C725953" w14:textId="1B7C5A91" w:rsidR="00D17C9E" w:rsidRPr="00994A69" w:rsidRDefault="00D17C9E">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360" w:author="Nepomuceno, Marilia" w:date="2023-05-22T16:38:00Z" w:initials="NM">
    <w:p w14:paraId="129FB4D6" w14:textId="1ECDEBBB" w:rsidR="00D17C9E" w:rsidRPr="00742769" w:rsidRDefault="00D17C9E">
      <w:pPr>
        <w:pStyle w:val="CommentText"/>
        <w:rPr>
          <w:lang w:val="pt-BR"/>
        </w:rPr>
      </w:pPr>
      <w:r>
        <w:rPr>
          <w:rStyle w:val="CommentReference"/>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361" w:author="Author" w:date="2023-06-16T11:44:00Z" w:initials="Author">
    <w:p w14:paraId="5C1B9F39" w14:textId="131FBC78" w:rsidR="00D17C9E" w:rsidRPr="00994A69" w:rsidRDefault="00D17C9E">
      <w:pPr>
        <w:pStyle w:val="CommentText"/>
        <w:rPr>
          <w:lang w:val="pt-BR"/>
        </w:rPr>
      </w:pPr>
      <w:r>
        <w:rPr>
          <w:rStyle w:val="CommentReference"/>
        </w:rPr>
        <w:annotationRef/>
      </w:r>
      <w:r w:rsidRPr="00994A69">
        <w:rPr>
          <w:lang w:val="pt-BR"/>
        </w:rPr>
        <w:t>Aqui sao ambos: números absolutos e</w:t>
      </w:r>
      <w:r>
        <w:rPr>
          <w:lang w:val="pt-BR"/>
        </w:rPr>
        <w:t xml:space="preserve"> a contr. Mas sim, também estou repensando essa figura e acho que está pouco informativa. Vou pensar como fazer isso de forma diferente.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FA7377" w15:done="0"/>
  <w15:commentEx w15:paraId="3CBD2132" w15:paraIdParent="2FFA7377" w15:done="0"/>
  <w15:commentEx w15:paraId="5DB87530" w15:done="0"/>
  <w15:commentEx w15:paraId="78B6346F" w15:done="0"/>
  <w15:commentEx w15:paraId="1140C6C9" w15:paraIdParent="78B6346F" w15:done="0"/>
  <w15:commentEx w15:paraId="08B847EC" w15:done="0"/>
  <w15:commentEx w15:paraId="512C81C5" w15:paraIdParent="08B847EC" w15:done="0"/>
  <w15:commentEx w15:paraId="5360B907" w15:done="0"/>
  <w15:commentEx w15:paraId="40A71FE1" w15:paraIdParent="5360B907" w15:done="0"/>
  <w15:commentEx w15:paraId="48DD8B21" w15:done="0"/>
  <w15:commentEx w15:paraId="5F9AEA70" w15:paraIdParent="48DD8B21" w15:done="0"/>
  <w15:commentEx w15:paraId="7845F7DD" w15:done="0"/>
  <w15:commentEx w15:paraId="53C9A845" w15:paraIdParent="7845F7DD" w15:done="0"/>
  <w15:commentEx w15:paraId="232FAB8C" w15:done="0"/>
  <w15:commentEx w15:paraId="5C725953" w15:paraIdParent="232FAB8C" w15:done="0"/>
  <w15:commentEx w15:paraId="129FB4D6" w15:done="0"/>
  <w15:commentEx w15:paraId="5C1B9F39" w15:paraIdParent="129F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6C882" w16cex:dateUtc="2023-06-16T09:39:00Z"/>
  <w16cex:commentExtensible w16cex:durableId="2836C8CE" w16cex:dateUtc="2023-06-16T09:41:00Z"/>
  <w16cex:commentExtensible w16cex:durableId="2836C8EB" w16cex:dateUtc="2023-06-16T09:41:00Z"/>
  <w16cex:commentExtensible w16cex:durableId="2836C94D" w16cex:dateUtc="2023-06-16T09:43:00Z"/>
  <w16cex:commentExtensible w16cex:durableId="2836C971" w16cex:dateUtc="2023-06-16T09:43:00Z"/>
  <w16cex:commentExtensible w16cex:durableId="2836C97D" w16cex:dateUtc="2023-06-16T09:43:00Z"/>
  <w16cex:commentExtensible w16cex:durableId="2836C998" w16cex:dateUtc="2023-06-16T09:44:00Z"/>
  <w16cex:commentExtensible w16cex:durableId="2836C9A6" w16cex:dateUtc="2023-06-16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FA7377" w16cid:durableId="280DCE1A"/>
  <w16cid:commentId w16cid:paraId="3CBD2132" w16cid:durableId="2836C857"/>
  <w16cid:commentId w16cid:paraId="5DB87530" w16cid:durableId="283E8F2A"/>
  <w16cid:commentId w16cid:paraId="78B6346F" w16cid:durableId="28160A94"/>
  <w16cid:commentId w16cid:paraId="1140C6C9" w16cid:durableId="283E930B"/>
  <w16cid:commentId w16cid:paraId="08B847EC" w16cid:durableId="280CE18E"/>
  <w16cid:commentId w16cid:paraId="512C81C5" w16cid:durableId="2836C8EB"/>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129FB4D6" w16cid:durableId="28161909"/>
  <w16cid:commentId w16cid:paraId="5C1B9F39" w16cid:durableId="2836C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41A16" w14:textId="77777777" w:rsidR="00D17C9E" w:rsidRDefault="00D17C9E">
      <w:pPr>
        <w:spacing w:after="0"/>
      </w:pPr>
      <w:r>
        <w:separator/>
      </w:r>
    </w:p>
  </w:endnote>
  <w:endnote w:type="continuationSeparator" w:id="0">
    <w:p w14:paraId="08BBC8DA" w14:textId="77777777" w:rsidR="00D17C9E" w:rsidRDefault="00D17C9E">
      <w:pPr>
        <w:spacing w:after="0"/>
      </w:pPr>
      <w:r>
        <w:continuationSeparator/>
      </w:r>
    </w:p>
  </w:endnote>
  <w:endnote w:type="continuationNotice" w:id="1">
    <w:p w14:paraId="292B4921" w14:textId="77777777" w:rsidR="00D17C9E" w:rsidRDefault="00D17C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7FC92" w14:textId="77777777" w:rsidR="00D17C9E" w:rsidRDefault="00D17C9E">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D17C9E" w:rsidRDefault="00D17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8" w14:textId="306CBD6D" w:rsidR="00D17C9E" w:rsidRDefault="00D17C9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D17C9E" w:rsidRDefault="00D17C9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5E03B" w14:textId="77777777" w:rsidR="00D17C9E" w:rsidRDefault="00D17C9E">
      <w:pPr>
        <w:spacing w:after="0"/>
      </w:pPr>
      <w:r>
        <w:separator/>
      </w:r>
    </w:p>
  </w:footnote>
  <w:footnote w:type="continuationSeparator" w:id="0">
    <w:p w14:paraId="520ADEB0" w14:textId="77777777" w:rsidR="00D17C9E" w:rsidRDefault="00D17C9E">
      <w:pPr>
        <w:spacing w:after="0"/>
      </w:pPr>
      <w:r>
        <w:continuationSeparator/>
      </w:r>
    </w:p>
  </w:footnote>
  <w:footnote w:type="continuationNotice" w:id="1">
    <w:p w14:paraId="7DF08584" w14:textId="77777777" w:rsidR="00D17C9E" w:rsidRDefault="00D17C9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25DD2" w14:textId="77777777" w:rsidR="00D17C9E" w:rsidRPr="005001AC" w:rsidRDefault="00D17C9E" w:rsidP="00E33190">
    <w:pPr>
      <w:jc w:val="right"/>
      <w:rPr>
        <w:sz w:val="20"/>
      </w:rPr>
    </w:pPr>
  </w:p>
  <w:p w14:paraId="7B4624DE" w14:textId="77777777" w:rsidR="00D17C9E" w:rsidRDefault="00D17C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6" w14:textId="77777777" w:rsidR="00D17C9E" w:rsidRDefault="00D17C9E">
    <w:pPr>
      <w:jc w:val="right"/>
      <w:rPr>
        <w:sz w:val="20"/>
        <w:szCs w:val="20"/>
      </w:rPr>
    </w:pPr>
  </w:p>
  <w:p w14:paraId="000002F7" w14:textId="77777777" w:rsidR="00D17C9E" w:rsidRDefault="00D17C9E"/>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rson w15:author="Di Lego Goncalves, Vanessa">
    <w15:presenceInfo w15:providerId="AD" w15:userId="S-1-5-21-1644491937-926492609-1801674531-19501"/>
  </w15:person>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5689"/>
    <w:rsid w:val="000167F6"/>
    <w:rsid w:val="00030E32"/>
    <w:rsid w:val="00033A2F"/>
    <w:rsid w:val="00033D66"/>
    <w:rsid w:val="00036D14"/>
    <w:rsid w:val="00037515"/>
    <w:rsid w:val="00037587"/>
    <w:rsid w:val="00041CFD"/>
    <w:rsid w:val="00047B0C"/>
    <w:rsid w:val="00050965"/>
    <w:rsid w:val="00067464"/>
    <w:rsid w:val="0008309F"/>
    <w:rsid w:val="00083FD8"/>
    <w:rsid w:val="000843E0"/>
    <w:rsid w:val="00092E34"/>
    <w:rsid w:val="0009777F"/>
    <w:rsid w:val="000A1F57"/>
    <w:rsid w:val="000A2D2A"/>
    <w:rsid w:val="000B2BCF"/>
    <w:rsid w:val="000B3AEE"/>
    <w:rsid w:val="000B47DE"/>
    <w:rsid w:val="000C0847"/>
    <w:rsid w:val="000C2282"/>
    <w:rsid w:val="000D2DC7"/>
    <w:rsid w:val="000E7D8E"/>
    <w:rsid w:val="000F1580"/>
    <w:rsid w:val="00101673"/>
    <w:rsid w:val="00105467"/>
    <w:rsid w:val="00106216"/>
    <w:rsid w:val="001218C8"/>
    <w:rsid w:val="00127CD3"/>
    <w:rsid w:val="001303E4"/>
    <w:rsid w:val="00133811"/>
    <w:rsid w:val="00135575"/>
    <w:rsid w:val="00135E8D"/>
    <w:rsid w:val="00142C2A"/>
    <w:rsid w:val="00152047"/>
    <w:rsid w:val="001524B4"/>
    <w:rsid w:val="00154583"/>
    <w:rsid w:val="001647FF"/>
    <w:rsid w:val="001750AF"/>
    <w:rsid w:val="00175B36"/>
    <w:rsid w:val="00183C30"/>
    <w:rsid w:val="00184CB4"/>
    <w:rsid w:val="00185B61"/>
    <w:rsid w:val="001A1B33"/>
    <w:rsid w:val="001B27CB"/>
    <w:rsid w:val="001B74BC"/>
    <w:rsid w:val="001C10B3"/>
    <w:rsid w:val="001C227A"/>
    <w:rsid w:val="001C7682"/>
    <w:rsid w:val="001E0A75"/>
    <w:rsid w:val="001E682F"/>
    <w:rsid w:val="001F7823"/>
    <w:rsid w:val="00200DDE"/>
    <w:rsid w:val="0020321A"/>
    <w:rsid w:val="002042D1"/>
    <w:rsid w:val="002115EB"/>
    <w:rsid w:val="00214911"/>
    <w:rsid w:val="00224207"/>
    <w:rsid w:val="00227F78"/>
    <w:rsid w:val="00231B83"/>
    <w:rsid w:val="00232924"/>
    <w:rsid w:val="002363D7"/>
    <w:rsid w:val="00242915"/>
    <w:rsid w:val="00243C56"/>
    <w:rsid w:val="00244C53"/>
    <w:rsid w:val="00252DCE"/>
    <w:rsid w:val="0025608A"/>
    <w:rsid w:val="00263B02"/>
    <w:rsid w:val="00264162"/>
    <w:rsid w:val="00280AD5"/>
    <w:rsid w:val="00293B95"/>
    <w:rsid w:val="002A5F53"/>
    <w:rsid w:val="002A7EE3"/>
    <w:rsid w:val="002B3BF7"/>
    <w:rsid w:val="002C007B"/>
    <w:rsid w:val="002C1082"/>
    <w:rsid w:val="002C55ED"/>
    <w:rsid w:val="002E222B"/>
    <w:rsid w:val="002F3FE1"/>
    <w:rsid w:val="002F5852"/>
    <w:rsid w:val="00313987"/>
    <w:rsid w:val="00314CC0"/>
    <w:rsid w:val="00322014"/>
    <w:rsid w:val="0032279B"/>
    <w:rsid w:val="00322FE2"/>
    <w:rsid w:val="0032523C"/>
    <w:rsid w:val="0032561D"/>
    <w:rsid w:val="00334713"/>
    <w:rsid w:val="00337D4B"/>
    <w:rsid w:val="0034087B"/>
    <w:rsid w:val="00340B76"/>
    <w:rsid w:val="00344C85"/>
    <w:rsid w:val="003475D8"/>
    <w:rsid w:val="003565B6"/>
    <w:rsid w:val="00357859"/>
    <w:rsid w:val="00377B69"/>
    <w:rsid w:val="00380BA0"/>
    <w:rsid w:val="00381CF7"/>
    <w:rsid w:val="00387B07"/>
    <w:rsid w:val="003902A0"/>
    <w:rsid w:val="00391EE5"/>
    <w:rsid w:val="003938F5"/>
    <w:rsid w:val="00396D59"/>
    <w:rsid w:val="003A6486"/>
    <w:rsid w:val="003B0C33"/>
    <w:rsid w:val="003B723B"/>
    <w:rsid w:val="003B7A33"/>
    <w:rsid w:val="003C35DA"/>
    <w:rsid w:val="003D1975"/>
    <w:rsid w:val="003D6C1B"/>
    <w:rsid w:val="003E095A"/>
    <w:rsid w:val="003E4B9E"/>
    <w:rsid w:val="003E7433"/>
    <w:rsid w:val="003F06C4"/>
    <w:rsid w:val="003F62F1"/>
    <w:rsid w:val="0043713B"/>
    <w:rsid w:val="00445CE8"/>
    <w:rsid w:val="00446339"/>
    <w:rsid w:val="00451F62"/>
    <w:rsid w:val="00464535"/>
    <w:rsid w:val="0046557A"/>
    <w:rsid w:val="00466830"/>
    <w:rsid w:val="0047289C"/>
    <w:rsid w:val="004814F8"/>
    <w:rsid w:val="00482B51"/>
    <w:rsid w:val="00485213"/>
    <w:rsid w:val="004959C8"/>
    <w:rsid w:val="004A3CE9"/>
    <w:rsid w:val="004A558D"/>
    <w:rsid w:val="004A78A8"/>
    <w:rsid w:val="004A7ABC"/>
    <w:rsid w:val="004B0C1F"/>
    <w:rsid w:val="004B6F17"/>
    <w:rsid w:val="004B7C1F"/>
    <w:rsid w:val="004C0A67"/>
    <w:rsid w:val="004C54AC"/>
    <w:rsid w:val="004D3975"/>
    <w:rsid w:val="004D5B5E"/>
    <w:rsid w:val="004F0190"/>
    <w:rsid w:val="004F2072"/>
    <w:rsid w:val="004F265A"/>
    <w:rsid w:val="004F29A3"/>
    <w:rsid w:val="005104A6"/>
    <w:rsid w:val="00526DD5"/>
    <w:rsid w:val="0054066C"/>
    <w:rsid w:val="0054313F"/>
    <w:rsid w:val="00543F29"/>
    <w:rsid w:val="00545D6E"/>
    <w:rsid w:val="005469D0"/>
    <w:rsid w:val="005512D7"/>
    <w:rsid w:val="00552EFD"/>
    <w:rsid w:val="0055444C"/>
    <w:rsid w:val="005548AB"/>
    <w:rsid w:val="00554E86"/>
    <w:rsid w:val="00560577"/>
    <w:rsid w:val="00567D6A"/>
    <w:rsid w:val="00582071"/>
    <w:rsid w:val="00585D53"/>
    <w:rsid w:val="00586C41"/>
    <w:rsid w:val="005906D3"/>
    <w:rsid w:val="005A0906"/>
    <w:rsid w:val="005A0B32"/>
    <w:rsid w:val="005A1DD2"/>
    <w:rsid w:val="005A255B"/>
    <w:rsid w:val="005B04CB"/>
    <w:rsid w:val="005B22C5"/>
    <w:rsid w:val="005B4F0D"/>
    <w:rsid w:val="005C47C4"/>
    <w:rsid w:val="005C7293"/>
    <w:rsid w:val="005D1361"/>
    <w:rsid w:val="005D198E"/>
    <w:rsid w:val="005D2DB9"/>
    <w:rsid w:val="005D579A"/>
    <w:rsid w:val="005E079F"/>
    <w:rsid w:val="005E1A2A"/>
    <w:rsid w:val="005E2CBB"/>
    <w:rsid w:val="005E371A"/>
    <w:rsid w:val="005E71E2"/>
    <w:rsid w:val="005F020D"/>
    <w:rsid w:val="00610D83"/>
    <w:rsid w:val="00630B14"/>
    <w:rsid w:val="00631506"/>
    <w:rsid w:val="006315A5"/>
    <w:rsid w:val="00631E52"/>
    <w:rsid w:val="00635527"/>
    <w:rsid w:val="00640D6C"/>
    <w:rsid w:val="0064509E"/>
    <w:rsid w:val="0065577D"/>
    <w:rsid w:val="00656677"/>
    <w:rsid w:val="006642DA"/>
    <w:rsid w:val="0066539A"/>
    <w:rsid w:val="00665A6D"/>
    <w:rsid w:val="00685B27"/>
    <w:rsid w:val="0069074D"/>
    <w:rsid w:val="0069166E"/>
    <w:rsid w:val="00694C17"/>
    <w:rsid w:val="006A22B5"/>
    <w:rsid w:val="006A36A5"/>
    <w:rsid w:val="006A528D"/>
    <w:rsid w:val="006A5E10"/>
    <w:rsid w:val="006B067D"/>
    <w:rsid w:val="006B639E"/>
    <w:rsid w:val="006C51E4"/>
    <w:rsid w:val="006D2668"/>
    <w:rsid w:val="006D327E"/>
    <w:rsid w:val="006D413E"/>
    <w:rsid w:val="006D5366"/>
    <w:rsid w:val="006D60EC"/>
    <w:rsid w:val="006E0762"/>
    <w:rsid w:val="006E13FD"/>
    <w:rsid w:val="006E3BBD"/>
    <w:rsid w:val="006E58CF"/>
    <w:rsid w:val="006E61A2"/>
    <w:rsid w:val="006E6E89"/>
    <w:rsid w:val="006F5405"/>
    <w:rsid w:val="006F5A22"/>
    <w:rsid w:val="00704DF4"/>
    <w:rsid w:val="007058A1"/>
    <w:rsid w:val="00706B3C"/>
    <w:rsid w:val="00712FA1"/>
    <w:rsid w:val="00714BEC"/>
    <w:rsid w:val="00725202"/>
    <w:rsid w:val="00741D82"/>
    <w:rsid w:val="00742769"/>
    <w:rsid w:val="0074583A"/>
    <w:rsid w:val="00752552"/>
    <w:rsid w:val="007620EB"/>
    <w:rsid w:val="00763E60"/>
    <w:rsid w:val="00766305"/>
    <w:rsid w:val="00781F19"/>
    <w:rsid w:val="00785706"/>
    <w:rsid w:val="0079339A"/>
    <w:rsid w:val="00797456"/>
    <w:rsid w:val="00797720"/>
    <w:rsid w:val="007A0B49"/>
    <w:rsid w:val="007B2F24"/>
    <w:rsid w:val="007B4FED"/>
    <w:rsid w:val="007B7BBB"/>
    <w:rsid w:val="007C42B5"/>
    <w:rsid w:val="007C6354"/>
    <w:rsid w:val="007C6B99"/>
    <w:rsid w:val="007C6D56"/>
    <w:rsid w:val="007D2716"/>
    <w:rsid w:val="007D59D4"/>
    <w:rsid w:val="007D62F6"/>
    <w:rsid w:val="007E07B6"/>
    <w:rsid w:val="007E0FF4"/>
    <w:rsid w:val="007E1C32"/>
    <w:rsid w:val="007E1D9D"/>
    <w:rsid w:val="00800F99"/>
    <w:rsid w:val="00802F76"/>
    <w:rsid w:val="00807FE1"/>
    <w:rsid w:val="00812D86"/>
    <w:rsid w:val="0081335C"/>
    <w:rsid w:val="00822670"/>
    <w:rsid w:val="00825058"/>
    <w:rsid w:val="0083403D"/>
    <w:rsid w:val="0083595B"/>
    <w:rsid w:val="00835DCE"/>
    <w:rsid w:val="008405E7"/>
    <w:rsid w:val="00842EBA"/>
    <w:rsid w:val="00843F09"/>
    <w:rsid w:val="008747FF"/>
    <w:rsid w:val="00874F1E"/>
    <w:rsid w:val="008947CA"/>
    <w:rsid w:val="008B1C35"/>
    <w:rsid w:val="008B45C9"/>
    <w:rsid w:val="008B6ECA"/>
    <w:rsid w:val="008B7966"/>
    <w:rsid w:val="008C16BC"/>
    <w:rsid w:val="008D789A"/>
    <w:rsid w:val="008E54C4"/>
    <w:rsid w:val="008F708E"/>
    <w:rsid w:val="009070BA"/>
    <w:rsid w:val="009130DE"/>
    <w:rsid w:val="009207E2"/>
    <w:rsid w:val="00921488"/>
    <w:rsid w:val="00922CA0"/>
    <w:rsid w:val="00930897"/>
    <w:rsid w:val="00934E77"/>
    <w:rsid w:val="009372EB"/>
    <w:rsid w:val="00944CBE"/>
    <w:rsid w:val="009469DB"/>
    <w:rsid w:val="00946DF2"/>
    <w:rsid w:val="00951C16"/>
    <w:rsid w:val="00956255"/>
    <w:rsid w:val="00962880"/>
    <w:rsid w:val="009639A9"/>
    <w:rsid w:val="00963ACB"/>
    <w:rsid w:val="00966333"/>
    <w:rsid w:val="00970004"/>
    <w:rsid w:val="00972727"/>
    <w:rsid w:val="00976ADA"/>
    <w:rsid w:val="00987CD0"/>
    <w:rsid w:val="00991B39"/>
    <w:rsid w:val="00993E33"/>
    <w:rsid w:val="00994A69"/>
    <w:rsid w:val="00997325"/>
    <w:rsid w:val="009A1A97"/>
    <w:rsid w:val="009C620F"/>
    <w:rsid w:val="009D0516"/>
    <w:rsid w:val="009D1D4B"/>
    <w:rsid w:val="009D2E17"/>
    <w:rsid w:val="009D510E"/>
    <w:rsid w:val="009D54D2"/>
    <w:rsid w:val="009D63DA"/>
    <w:rsid w:val="009E2049"/>
    <w:rsid w:val="009F06CA"/>
    <w:rsid w:val="009F252A"/>
    <w:rsid w:val="009F459A"/>
    <w:rsid w:val="00A038E3"/>
    <w:rsid w:val="00A11134"/>
    <w:rsid w:val="00A14635"/>
    <w:rsid w:val="00A17299"/>
    <w:rsid w:val="00A176F6"/>
    <w:rsid w:val="00A32BE0"/>
    <w:rsid w:val="00A33DA6"/>
    <w:rsid w:val="00A42757"/>
    <w:rsid w:val="00A42A07"/>
    <w:rsid w:val="00A50CB3"/>
    <w:rsid w:val="00A52C95"/>
    <w:rsid w:val="00A63E64"/>
    <w:rsid w:val="00A645E5"/>
    <w:rsid w:val="00A75C1D"/>
    <w:rsid w:val="00A76BA4"/>
    <w:rsid w:val="00A80760"/>
    <w:rsid w:val="00A83F76"/>
    <w:rsid w:val="00A87123"/>
    <w:rsid w:val="00A87E99"/>
    <w:rsid w:val="00A93FE6"/>
    <w:rsid w:val="00A94022"/>
    <w:rsid w:val="00AA2659"/>
    <w:rsid w:val="00AA546F"/>
    <w:rsid w:val="00AB0ED5"/>
    <w:rsid w:val="00AB4B93"/>
    <w:rsid w:val="00AB64B4"/>
    <w:rsid w:val="00AC3182"/>
    <w:rsid w:val="00AD24DF"/>
    <w:rsid w:val="00AE3669"/>
    <w:rsid w:val="00AF7473"/>
    <w:rsid w:val="00B06277"/>
    <w:rsid w:val="00B078BE"/>
    <w:rsid w:val="00B133DD"/>
    <w:rsid w:val="00B175C7"/>
    <w:rsid w:val="00B2611A"/>
    <w:rsid w:val="00B30A51"/>
    <w:rsid w:val="00B376EE"/>
    <w:rsid w:val="00B43D17"/>
    <w:rsid w:val="00B45C95"/>
    <w:rsid w:val="00B53F4B"/>
    <w:rsid w:val="00B548BD"/>
    <w:rsid w:val="00B57718"/>
    <w:rsid w:val="00B610B7"/>
    <w:rsid w:val="00B6641D"/>
    <w:rsid w:val="00B6657E"/>
    <w:rsid w:val="00B72F48"/>
    <w:rsid w:val="00B73BDF"/>
    <w:rsid w:val="00B7657D"/>
    <w:rsid w:val="00B835C4"/>
    <w:rsid w:val="00B9091A"/>
    <w:rsid w:val="00B92538"/>
    <w:rsid w:val="00B93E8B"/>
    <w:rsid w:val="00BA4B06"/>
    <w:rsid w:val="00BA6CC5"/>
    <w:rsid w:val="00BB0F2C"/>
    <w:rsid w:val="00BC36AC"/>
    <w:rsid w:val="00BC6B12"/>
    <w:rsid w:val="00BD0C4A"/>
    <w:rsid w:val="00BD1717"/>
    <w:rsid w:val="00BD6BB8"/>
    <w:rsid w:val="00BD724E"/>
    <w:rsid w:val="00BE4CB2"/>
    <w:rsid w:val="00BF094D"/>
    <w:rsid w:val="00BF3180"/>
    <w:rsid w:val="00C0188F"/>
    <w:rsid w:val="00C029CB"/>
    <w:rsid w:val="00C033C3"/>
    <w:rsid w:val="00C035F2"/>
    <w:rsid w:val="00C0493A"/>
    <w:rsid w:val="00C05481"/>
    <w:rsid w:val="00C13944"/>
    <w:rsid w:val="00C21BF9"/>
    <w:rsid w:val="00C22DA2"/>
    <w:rsid w:val="00C27F32"/>
    <w:rsid w:val="00C314D9"/>
    <w:rsid w:val="00C31D80"/>
    <w:rsid w:val="00C3479B"/>
    <w:rsid w:val="00C365AC"/>
    <w:rsid w:val="00C44C07"/>
    <w:rsid w:val="00C51787"/>
    <w:rsid w:val="00C612D7"/>
    <w:rsid w:val="00C62157"/>
    <w:rsid w:val="00C71E6F"/>
    <w:rsid w:val="00C82623"/>
    <w:rsid w:val="00C907EB"/>
    <w:rsid w:val="00C90CA5"/>
    <w:rsid w:val="00CA26E2"/>
    <w:rsid w:val="00CA569A"/>
    <w:rsid w:val="00CA5953"/>
    <w:rsid w:val="00CA7252"/>
    <w:rsid w:val="00CA781E"/>
    <w:rsid w:val="00CB15D6"/>
    <w:rsid w:val="00CC2694"/>
    <w:rsid w:val="00CC2752"/>
    <w:rsid w:val="00CC54E3"/>
    <w:rsid w:val="00CC78FE"/>
    <w:rsid w:val="00CD1220"/>
    <w:rsid w:val="00CD4A9F"/>
    <w:rsid w:val="00CE1A00"/>
    <w:rsid w:val="00CE3B6F"/>
    <w:rsid w:val="00CE70DE"/>
    <w:rsid w:val="00CE73E6"/>
    <w:rsid w:val="00CF19A1"/>
    <w:rsid w:val="00CF5DCE"/>
    <w:rsid w:val="00CF609E"/>
    <w:rsid w:val="00CF7FDC"/>
    <w:rsid w:val="00D0380B"/>
    <w:rsid w:val="00D1078E"/>
    <w:rsid w:val="00D1151F"/>
    <w:rsid w:val="00D13E0F"/>
    <w:rsid w:val="00D14912"/>
    <w:rsid w:val="00D17C9E"/>
    <w:rsid w:val="00D23BFB"/>
    <w:rsid w:val="00D24EDC"/>
    <w:rsid w:val="00D2656D"/>
    <w:rsid w:val="00D26EB0"/>
    <w:rsid w:val="00D309C5"/>
    <w:rsid w:val="00D35633"/>
    <w:rsid w:val="00D360A8"/>
    <w:rsid w:val="00D368F2"/>
    <w:rsid w:val="00D462FE"/>
    <w:rsid w:val="00D47D5E"/>
    <w:rsid w:val="00D55CA5"/>
    <w:rsid w:val="00D67F1C"/>
    <w:rsid w:val="00D7472F"/>
    <w:rsid w:val="00D748F9"/>
    <w:rsid w:val="00D8006C"/>
    <w:rsid w:val="00D800F9"/>
    <w:rsid w:val="00D80B6C"/>
    <w:rsid w:val="00D85F41"/>
    <w:rsid w:val="00D97473"/>
    <w:rsid w:val="00DA267A"/>
    <w:rsid w:val="00DA586B"/>
    <w:rsid w:val="00DA67AE"/>
    <w:rsid w:val="00DB1726"/>
    <w:rsid w:val="00DC68AD"/>
    <w:rsid w:val="00DE073E"/>
    <w:rsid w:val="00DE38F0"/>
    <w:rsid w:val="00DF0AFE"/>
    <w:rsid w:val="00DF2CAF"/>
    <w:rsid w:val="00E001C2"/>
    <w:rsid w:val="00E019CD"/>
    <w:rsid w:val="00E02C0A"/>
    <w:rsid w:val="00E1053A"/>
    <w:rsid w:val="00E15D8C"/>
    <w:rsid w:val="00E16693"/>
    <w:rsid w:val="00E171D1"/>
    <w:rsid w:val="00E23437"/>
    <w:rsid w:val="00E25A70"/>
    <w:rsid w:val="00E33190"/>
    <w:rsid w:val="00E34B76"/>
    <w:rsid w:val="00E404EF"/>
    <w:rsid w:val="00E459EA"/>
    <w:rsid w:val="00E50E51"/>
    <w:rsid w:val="00E523E1"/>
    <w:rsid w:val="00E616BE"/>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6630"/>
    <w:rsid w:val="00EF735F"/>
    <w:rsid w:val="00EF7EBE"/>
    <w:rsid w:val="00F00B99"/>
    <w:rsid w:val="00F14BF8"/>
    <w:rsid w:val="00F15D8A"/>
    <w:rsid w:val="00F22B16"/>
    <w:rsid w:val="00F23F19"/>
    <w:rsid w:val="00F2560C"/>
    <w:rsid w:val="00F379EE"/>
    <w:rsid w:val="00F40A3A"/>
    <w:rsid w:val="00F53D12"/>
    <w:rsid w:val="00F62067"/>
    <w:rsid w:val="00F64E04"/>
    <w:rsid w:val="00F650B5"/>
    <w:rsid w:val="00F6596D"/>
    <w:rsid w:val="00F6707B"/>
    <w:rsid w:val="00F71DA5"/>
    <w:rsid w:val="00F76C42"/>
    <w:rsid w:val="00F830E9"/>
    <w:rsid w:val="00F86EF0"/>
    <w:rsid w:val="00F91693"/>
    <w:rsid w:val="00F92781"/>
    <w:rsid w:val="00FA1FD2"/>
    <w:rsid w:val="00FA5180"/>
    <w:rsid w:val="00FA5DAB"/>
    <w:rsid w:val="00FA74BB"/>
    <w:rsid w:val="00FB391F"/>
    <w:rsid w:val="00FC01E9"/>
    <w:rsid w:val="00FC3CF0"/>
    <w:rsid w:val="00FD4E9F"/>
    <w:rsid w:val="00FE1364"/>
    <w:rsid w:val="00FE28AF"/>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anessa.DiLego@oeaw.ac.at" TargetMode="External"/><Relationship Id="rId13" Type="http://schemas.openxmlformats.org/officeDocument/2006/relationships/image" Target="media/image2.png"/><Relationship Id="rId18" Type="http://schemas.openxmlformats.org/officeDocument/2006/relationships/hyperlink" Target="https://g2aging.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share-project.org/" TargetMode="External"/><Relationship Id="rId25" Type="http://schemas.microsoft.com/office/2011/relationships/people" Target="people.xm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www.share-project.or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hyperlink" Target="https://g2aging.or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0DA87D-787E-4F2B-B24A-50F9D11C7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22768</Words>
  <Characters>129779</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152243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Di Lego Goncalves, Vanessa</cp:lastModifiedBy>
  <cp:revision>85</cp:revision>
  <dcterms:created xsi:type="dcterms:W3CDTF">2023-06-16T09:45:00Z</dcterms:created>
  <dcterms:modified xsi:type="dcterms:W3CDTF">2023-06-22T10:47:00Z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http://www.zotero.org/styles/springer-basic-author-date</vt:lpwstr>
  </property>
</Properties>
</file>