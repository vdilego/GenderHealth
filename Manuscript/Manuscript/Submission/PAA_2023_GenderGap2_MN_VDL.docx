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5" w14:textId="77777777" w:rsidR="00B133DD" w:rsidRDefault="00A50CB3">
      <w:pPr>
        <w:pStyle w:val="SMcaption"/>
        <w:rPr>
          <w:rFonts w:eastAsia="Arial"/>
        </w:rPr>
        <w:pPrChange w:id="0" w:author="Author" w:date="2023-06-16T11:21:00Z">
          <w:pPr/>
        </w:pPrChange>
      </w:pPr>
      <w:bookmarkStart w:id="1" w:name="_Hlk131503646"/>
      <w:bookmarkStart w:id="2" w:name="_Hlk131605437"/>
      <w:r>
        <w:rPr>
          <w:rFonts w:eastAsia="Arial"/>
        </w:rPr>
        <w:t>Going beyond the gender gap in healthy lifespans</w:t>
      </w:r>
    </w:p>
    <w:p w14:paraId="00000006" w14:textId="77777777" w:rsidR="00B133DD" w:rsidRPr="00742769" w:rsidRDefault="00A50CB3">
      <w:pPr>
        <w:rPr>
          <w:rFonts w:ascii="Arial" w:eastAsia="Arial" w:hAnsi="Arial" w:cs="Arial"/>
          <w:sz w:val="20"/>
          <w:szCs w:val="20"/>
          <w:lang w:val="pt-BR"/>
          <w:rPrChange w:id="3" w:author="Author" w:date="2023-06-16T11:22:00Z">
            <w:rPr>
              <w:rFonts w:ascii="Arial" w:eastAsia="Arial" w:hAnsi="Arial" w:cs="Arial"/>
              <w:sz w:val="20"/>
              <w:szCs w:val="20"/>
            </w:rPr>
          </w:rPrChange>
        </w:rPr>
      </w:pPr>
      <w:bookmarkStart w:id="4" w:name="_Hlk131503656"/>
      <w:bookmarkEnd w:id="1"/>
      <w:r w:rsidRPr="00742769">
        <w:rPr>
          <w:rFonts w:ascii="Arial" w:eastAsia="Arial" w:hAnsi="Arial" w:cs="Arial"/>
          <w:sz w:val="20"/>
          <w:szCs w:val="20"/>
          <w:lang w:val="pt-BR"/>
          <w:rPrChange w:id="5" w:author="Author" w:date="2023-06-16T11:22:00Z">
            <w:rPr>
              <w:rFonts w:ascii="Arial" w:eastAsia="Arial" w:hAnsi="Arial" w:cs="Arial"/>
              <w:sz w:val="20"/>
              <w:szCs w:val="20"/>
            </w:rPr>
          </w:rPrChange>
        </w:rPr>
        <w:t>Vanessa di Lego</w:t>
      </w:r>
      <w:r w:rsidRPr="00742769">
        <w:rPr>
          <w:rFonts w:ascii="Arial" w:eastAsia="Arial" w:hAnsi="Arial" w:cs="Arial"/>
          <w:sz w:val="20"/>
          <w:szCs w:val="20"/>
          <w:vertAlign w:val="superscript"/>
          <w:lang w:val="pt-BR"/>
          <w:rPrChange w:id="6" w:author="Author" w:date="2023-06-16T11:22:00Z">
            <w:rPr>
              <w:rFonts w:ascii="Arial" w:eastAsia="Arial" w:hAnsi="Arial" w:cs="Arial"/>
              <w:sz w:val="20"/>
              <w:szCs w:val="20"/>
              <w:vertAlign w:val="superscript"/>
            </w:rPr>
          </w:rPrChange>
        </w:rPr>
        <w:t>1</w:t>
      </w:r>
      <w:r w:rsidRPr="00742769">
        <w:rPr>
          <w:rFonts w:ascii="Arial" w:eastAsia="Arial" w:hAnsi="Arial" w:cs="Arial"/>
          <w:sz w:val="20"/>
          <w:szCs w:val="20"/>
          <w:lang w:val="pt-BR"/>
          <w:rPrChange w:id="7" w:author="Author" w:date="2023-06-16T11:22:00Z">
            <w:rPr>
              <w:rFonts w:ascii="Arial" w:eastAsia="Arial" w:hAnsi="Arial" w:cs="Arial"/>
              <w:sz w:val="20"/>
              <w:szCs w:val="20"/>
            </w:rPr>
          </w:rPrChange>
        </w:rPr>
        <w:t>*, Marília R. Nepomuceno</w:t>
      </w:r>
      <w:r w:rsidRPr="00742769">
        <w:rPr>
          <w:rFonts w:ascii="Arial" w:eastAsia="Arial" w:hAnsi="Arial" w:cs="Arial"/>
          <w:sz w:val="20"/>
          <w:szCs w:val="20"/>
          <w:vertAlign w:val="superscript"/>
          <w:lang w:val="pt-BR"/>
          <w:rPrChange w:id="8" w:author="Author" w:date="2023-06-16T11:22:00Z">
            <w:rPr>
              <w:rFonts w:ascii="Arial" w:eastAsia="Arial" w:hAnsi="Arial" w:cs="Arial"/>
              <w:sz w:val="20"/>
              <w:szCs w:val="20"/>
              <w:vertAlign w:val="superscript"/>
            </w:rPr>
          </w:rPrChange>
        </w:rPr>
        <w:t>2</w:t>
      </w:r>
      <w:r w:rsidRPr="00742769">
        <w:rPr>
          <w:rFonts w:ascii="Arial" w:eastAsia="Arial" w:hAnsi="Arial" w:cs="Arial"/>
          <w:sz w:val="20"/>
          <w:szCs w:val="20"/>
          <w:lang w:val="pt-BR"/>
          <w:rPrChange w:id="9" w:author="Author" w:date="2023-06-16T11:22:00Z">
            <w:rPr>
              <w:rFonts w:ascii="Arial" w:eastAsia="Arial" w:hAnsi="Arial" w:cs="Arial"/>
              <w:sz w:val="20"/>
              <w:szCs w:val="20"/>
            </w:rPr>
          </w:rPrChange>
        </w:rPr>
        <w:t xml:space="preserve">, Cássio M. Turra </w:t>
      </w:r>
      <w:r w:rsidRPr="00742769">
        <w:rPr>
          <w:rFonts w:ascii="Arial" w:eastAsia="Arial" w:hAnsi="Arial" w:cs="Arial"/>
          <w:sz w:val="20"/>
          <w:szCs w:val="20"/>
          <w:vertAlign w:val="superscript"/>
          <w:lang w:val="pt-BR"/>
          <w:rPrChange w:id="10" w:author="Author" w:date="2023-06-16T11:22:00Z">
            <w:rPr>
              <w:rFonts w:ascii="Arial" w:eastAsia="Arial" w:hAnsi="Arial" w:cs="Arial"/>
              <w:sz w:val="20"/>
              <w:szCs w:val="20"/>
              <w:vertAlign w:val="superscript"/>
            </w:rPr>
          </w:rPrChange>
        </w:rPr>
        <w:t>3</w:t>
      </w:r>
    </w:p>
    <w:p w14:paraId="00000007" w14:textId="77777777" w:rsidR="00B133DD" w:rsidRDefault="00A50CB3">
      <w:pPr>
        <w:rPr>
          <w:rFonts w:ascii="Arial" w:eastAsia="Arial" w:hAnsi="Arial" w:cs="Arial"/>
          <w:sz w:val="20"/>
          <w:szCs w:val="20"/>
        </w:rPr>
      </w:pPr>
      <w:bookmarkStart w:id="11" w:name="_Hlk131503675"/>
      <w:bookmarkEnd w:id="4"/>
      <w:r>
        <w:rPr>
          <w:rFonts w:ascii="Arial" w:eastAsia="Arial" w:hAnsi="Arial" w:cs="Arial"/>
          <w:sz w:val="20"/>
          <w:szCs w:val="20"/>
          <w:vertAlign w:val="superscript"/>
        </w:rPr>
        <w:t>1</w:t>
      </w:r>
      <w:r>
        <w:rPr>
          <w:rFonts w:ascii="Arial" w:eastAsia="Arial" w:hAnsi="Arial" w:cs="Arial"/>
          <w:sz w:val="20"/>
          <w:szCs w:val="20"/>
        </w:rPr>
        <w:t xml:space="preserve"> Wittgenstein Centre for Demography and Global Human Capital (IIASA, </w:t>
      </w:r>
      <w:proofErr w:type="spellStart"/>
      <w:r>
        <w:rPr>
          <w:rFonts w:ascii="Arial" w:eastAsia="Arial" w:hAnsi="Arial" w:cs="Arial"/>
          <w:sz w:val="20"/>
          <w:szCs w:val="20"/>
        </w:rPr>
        <w:t>OeAW</w:t>
      </w:r>
      <w:proofErr w:type="spellEnd"/>
      <w:r>
        <w:rPr>
          <w:rFonts w:ascii="Arial" w:eastAsia="Arial" w:hAnsi="Arial" w:cs="Arial"/>
          <w:sz w:val="20"/>
          <w:szCs w:val="20"/>
        </w:rPr>
        <w:t>, Univ. Vienna), Vienna Institute of Demography at the Austrian Academy of Sciences</w:t>
      </w:r>
    </w:p>
    <w:p w14:paraId="00000008"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2 </w:t>
      </w:r>
      <w:r>
        <w:rPr>
          <w:rFonts w:ascii="Arial" w:eastAsia="Arial" w:hAnsi="Arial" w:cs="Arial"/>
          <w:sz w:val="20"/>
          <w:szCs w:val="20"/>
        </w:rPr>
        <w:t>Max Planck Institute for Demographic Research, Rostock, Germany.</w:t>
      </w:r>
    </w:p>
    <w:p w14:paraId="00000009" w14:textId="77777777" w:rsidR="00B133DD" w:rsidRPr="00742769" w:rsidRDefault="00A50CB3">
      <w:pPr>
        <w:rPr>
          <w:rFonts w:ascii="Arial" w:eastAsia="Arial" w:hAnsi="Arial" w:cs="Arial"/>
          <w:sz w:val="20"/>
          <w:szCs w:val="20"/>
          <w:lang w:val="pt-BR"/>
          <w:rPrChange w:id="12" w:author="Author" w:date="2023-06-16T11:22:00Z">
            <w:rPr>
              <w:rFonts w:ascii="Arial" w:eastAsia="Arial" w:hAnsi="Arial" w:cs="Arial"/>
              <w:sz w:val="20"/>
              <w:szCs w:val="20"/>
            </w:rPr>
          </w:rPrChange>
        </w:rPr>
      </w:pPr>
      <w:r w:rsidRPr="00742769">
        <w:rPr>
          <w:rFonts w:ascii="Arial" w:eastAsia="Arial" w:hAnsi="Arial" w:cs="Arial"/>
          <w:sz w:val="20"/>
          <w:szCs w:val="20"/>
          <w:vertAlign w:val="superscript"/>
          <w:lang w:val="pt-BR"/>
          <w:rPrChange w:id="13" w:author="Author" w:date="2023-06-16T11:22:00Z">
            <w:rPr>
              <w:rFonts w:ascii="Arial" w:eastAsia="Arial" w:hAnsi="Arial" w:cs="Arial"/>
              <w:sz w:val="20"/>
              <w:szCs w:val="20"/>
              <w:vertAlign w:val="superscript"/>
            </w:rPr>
          </w:rPrChange>
        </w:rPr>
        <w:t xml:space="preserve">3 </w:t>
      </w:r>
      <w:r w:rsidRPr="00742769">
        <w:rPr>
          <w:rFonts w:ascii="Arial" w:eastAsia="Arial" w:hAnsi="Arial" w:cs="Arial"/>
          <w:sz w:val="20"/>
          <w:szCs w:val="20"/>
          <w:lang w:val="pt-BR"/>
          <w:rPrChange w:id="14" w:author="Author" w:date="2023-06-16T11:22:00Z">
            <w:rPr>
              <w:rFonts w:ascii="Arial" w:eastAsia="Arial" w:hAnsi="Arial" w:cs="Arial"/>
              <w:sz w:val="20"/>
              <w:szCs w:val="20"/>
            </w:rPr>
          </w:rPrChange>
        </w:rPr>
        <w:t>Universidade Federal de Minas Gerais, Cedeplar, Brazil.</w:t>
      </w:r>
    </w:p>
    <w:p w14:paraId="0000000A" w14:textId="1C7B4595" w:rsidR="00B133DD" w:rsidRDefault="00A50CB3">
      <w:pPr>
        <w:rPr>
          <w:rFonts w:ascii="Arial" w:eastAsia="Arial" w:hAnsi="Arial" w:cs="Arial"/>
          <w:sz w:val="20"/>
          <w:szCs w:val="20"/>
        </w:rPr>
      </w:pPr>
      <w:r>
        <w:rPr>
          <w:rFonts w:ascii="Arial" w:eastAsia="Arial" w:hAnsi="Arial" w:cs="Arial"/>
          <w:sz w:val="20"/>
          <w:szCs w:val="20"/>
        </w:rPr>
        <w:t>*</w:t>
      </w:r>
      <w:r w:rsidR="0032523C">
        <w:rPr>
          <w:rFonts w:ascii="Arial" w:eastAsia="Arial" w:hAnsi="Arial" w:cs="Arial"/>
          <w:sz w:val="20"/>
          <w:szCs w:val="20"/>
        </w:rPr>
        <w:t>Corresponding author</w:t>
      </w:r>
    </w:p>
    <w:p w14:paraId="0000000B" w14:textId="77777777" w:rsidR="00B133DD" w:rsidRDefault="00A50CB3">
      <w:pPr>
        <w:rPr>
          <w:rFonts w:ascii="Arial" w:eastAsia="Arial" w:hAnsi="Arial" w:cs="Arial"/>
          <w:sz w:val="20"/>
          <w:szCs w:val="20"/>
        </w:rPr>
      </w:pPr>
      <w:r>
        <w:rPr>
          <w:rFonts w:ascii="Arial" w:eastAsia="Arial" w:hAnsi="Arial" w:cs="Arial"/>
          <w:b/>
          <w:sz w:val="20"/>
          <w:szCs w:val="20"/>
        </w:rPr>
        <w:t xml:space="preserve">Email: </w:t>
      </w:r>
      <w:r>
        <w:rPr>
          <w:rFonts w:ascii="Arial" w:eastAsia="Arial" w:hAnsi="Arial" w:cs="Arial"/>
          <w:sz w:val="20"/>
          <w:szCs w:val="20"/>
        </w:rPr>
        <w:t xml:space="preserve"> </w:t>
      </w:r>
      <w:hyperlink r:id="rId8">
        <w:r>
          <w:rPr>
            <w:rFonts w:ascii="Arial" w:eastAsia="Arial" w:hAnsi="Arial" w:cs="Arial"/>
            <w:color w:val="0000FF"/>
            <w:sz w:val="20"/>
            <w:szCs w:val="20"/>
            <w:u w:val="single"/>
          </w:rPr>
          <w:t>Vanessa.DiLego@oeaw.ac.at</w:t>
        </w:r>
      </w:hyperlink>
    </w:p>
    <w:bookmarkEnd w:id="11"/>
    <w:p w14:paraId="00000016" w14:textId="77777777" w:rsidR="00B133DD" w:rsidRDefault="00B133DD" w:rsidP="008B1C35">
      <w:pPr>
        <w:spacing w:after="0"/>
        <w:rPr>
          <w:rFonts w:ascii="Arial" w:eastAsia="Arial" w:hAnsi="Arial" w:cs="Arial"/>
          <w:sz w:val="20"/>
          <w:szCs w:val="20"/>
        </w:rPr>
      </w:pPr>
    </w:p>
    <w:p w14:paraId="0000002E"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bookmarkStart w:id="15" w:name="_Hlk131605738"/>
    </w:p>
    <w:p w14:paraId="0000002F" w14:textId="77777777" w:rsidR="00B133DD" w:rsidRDefault="00A50CB3" w:rsidP="008B1C35">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Introduction</w:t>
      </w:r>
    </w:p>
    <w:p w14:paraId="00000030"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p>
    <w:p w14:paraId="00000031" w14:textId="08C0E2D7" w:rsidR="00B133DD" w:rsidRDefault="00A50CB3" w:rsidP="008B1C35">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color w:val="000000"/>
          <w:sz w:val="24"/>
          <w:szCs w:val="24"/>
        </w:rPr>
        <w:t>Gender gap indices in healthy lifespa</w:t>
      </w:r>
      <w:r>
        <w:rPr>
          <w:rFonts w:ascii="Arial" w:eastAsia="Arial" w:hAnsi="Arial" w:cs="Arial"/>
          <w:sz w:val="24"/>
          <w:szCs w:val="24"/>
        </w:rPr>
        <w:t>ns</w:t>
      </w:r>
      <w:r>
        <w:rPr>
          <w:rFonts w:ascii="Arial" w:eastAsia="Arial" w:hAnsi="Arial" w:cs="Arial"/>
          <w:color w:val="000000"/>
          <w:sz w:val="24"/>
          <w:szCs w:val="24"/>
        </w:rPr>
        <w:t xml:space="preserve"> are routinely used as indicators of gender inequality. Po</w:t>
      </w:r>
      <w:r>
        <w:rPr>
          <w:rFonts w:ascii="Arial" w:eastAsia="Arial" w:hAnsi="Arial" w:cs="Arial"/>
          <w:sz w:val="24"/>
          <w:szCs w:val="24"/>
        </w:rPr>
        <w:t xml:space="preserve">licy makers use </w:t>
      </w:r>
      <w:r w:rsidR="00FE28AF">
        <w:rPr>
          <w:rFonts w:ascii="Arial" w:eastAsia="Arial" w:hAnsi="Arial" w:cs="Arial"/>
          <w:sz w:val="24"/>
          <w:szCs w:val="24"/>
        </w:rPr>
        <w:t xml:space="preserve">these </w:t>
      </w:r>
      <w:r>
        <w:rPr>
          <w:rFonts w:ascii="Arial" w:eastAsia="Arial" w:hAnsi="Arial" w:cs="Arial"/>
          <w:sz w:val="24"/>
          <w:szCs w:val="24"/>
        </w:rPr>
        <w:t>gaps</w:t>
      </w:r>
      <w:r>
        <w:rPr>
          <w:rFonts w:ascii="Arial" w:eastAsia="Arial" w:hAnsi="Arial" w:cs="Arial"/>
          <w:color w:val="000000"/>
          <w:sz w:val="24"/>
          <w:szCs w:val="24"/>
        </w:rPr>
        <w:t xml:space="preserve"> to benchmark countries, monitor changes over time, and identify the pace at which countries are closing or widening gender </w:t>
      </w:r>
      <w:r w:rsidR="00280AD5">
        <w:rPr>
          <w:rFonts w:ascii="Arial" w:eastAsia="Arial" w:hAnsi="Arial" w:cs="Arial"/>
          <w:color w:val="000000"/>
          <w:sz w:val="24"/>
          <w:szCs w:val="24"/>
        </w:rPr>
        <w:t>inequality</w:t>
      </w:r>
      <w:r w:rsidR="00FE28AF">
        <w:rPr>
          <w:rFonts w:ascii="Arial" w:eastAsia="Arial" w:hAnsi="Arial" w:cs="Arial"/>
          <w:color w:val="000000"/>
          <w:sz w:val="24"/>
          <w:szCs w:val="24"/>
        </w:rPr>
        <w:t xml:space="preserve"> </w:t>
      </w:r>
      <w:r>
        <w:rPr>
          <w:rFonts w:ascii="Arial" w:eastAsia="Arial" w:hAnsi="Arial" w:cs="Arial"/>
          <w:color w:val="000000"/>
          <w:sz w:val="24"/>
          <w:szCs w:val="24"/>
        </w:rPr>
        <w:t>in health</w:t>
      </w:r>
      <w:r w:rsidR="004D3975">
        <w:rPr>
          <w:rFonts w:ascii="Arial" w:eastAsia="Arial" w:hAnsi="Arial" w:cs="Arial"/>
          <w:color w:val="000000"/>
          <w:sz w:val="24"/>
          <w:szCs w:val="24"/>
        </w:rPr>
        <w:t xml:space="preserve"> </w:t>
      </w:r>
      <w:r w:rsidR="004D3975">
        <w:rPr>
          <w:rFonts w:ascii="Arial" w:eastAsia="Arial" w:hAnsi="Arial" w:cs="Arial"/>
          <w:color w:val="000000"/>
          <w:sz w:val="24"/>
          <w:szCs w:val="24"/>
        </w:rPr>
        <w:fldChar w:fldCharType="begin" w:fldLock="1"/>
      </w:r>
      <w:r w:rsidR="004A78A8">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Health","type":"report"},"uris":["http://www.mendeley.com/documents/?uuid=fd6fbcb5-2fe4-42ff-af5f-181da538f995"]}],"mendeley":{"formattedCitation":"(WHO 2020; European Institute for Gender Equality 2021; World Economic Forum 2021)","plainTextFormattedCitation":"(WHO 2020; European Institute for Gender Equality 2021; World Economic Forum 2021)","previouslyFormattedCitation":"(WHO 2020; European Institute for Gender Equality 2021; World Economic Forum 2021)"},"properties":{"noteIndex":0},"schema":"https://github.com/citation-style-language/schema/raw/master/csl-citation.json"}</w:instrText>
      </w:r>
      <w:r w:rsidR="004D3975">
        <w:rPr>
          <w:rFonts w:ascii="Arial" w:eastAsia="Arial" w:hAnsi="Arial" w:cs="Arial"/>
          <w:color w:val="000000"/>
          <w:sz w:val="24"/>
          <w:szCs w:val="24"/>
        </w:rPr>
        <w:fldChar w:fldCharType="separate"/>
      </w:r>
      <w:r w:rsidR="002E222B" w:rsidRPr="002E222B">
        <w:rPr>
          <w:rFonts w:ascii="Arial" w:eastAsia="Arial" w:hAnsi="Arial" w:cs="Arial"/>
          <w:noProof/>
          <w:color w:val="000000"/>
          <w:sz w:val="24"/>
          <w:szCs w:val="24"/>
        </w:rPr>
        <w:t>(WHO 2020; European Institute for Gender Equality 2021; World Economic Forum 2021)</w:t>
      </w:r>
      <w:r w:rsidR="004D3975">
        <w:rPr>
          <w:rFonts w:ascii="Arial" w:eastAsia="Arial" w:hAnsi="Arial" w:cs="Arial"/>
          <w:color w:val="000000"/>
          <w:sz w:val="24"/>
          <w:szCs w:val="24"/>
        </w:rPr>
        <w:fldChar w:fldCharType="end"/>
      </w:r>
      <w:r>
        <w:rPr>
          <w:rFonts w:ascii="Arial" w:eastAsia="Arial" w:hAnsi="Arial" w:cs="Arial"/>
          <w:color w:val="000000"/>
          <w:sz w:val="24"/>
          <w:szCs w:val="24"/>
        </w:rPr>
        <w:t xml:space="preserve">. </w:t>
      </w:r>
      <w:r>
        <w:rPr>
          <w:rFonts w:ascii="Arial" w:eastAsia="Arial" w:hAnsi="Arial" w:cs="Arial"/>
          <w:sz w:val="24"/>
          <w:szCs w:val="24"/>
        </w:rPr>
        <w:t>Overall, gaps are an easy and straightforward way to relate the difference between two quantities. However, to measure health differences between genders, gaps may blend several dimensions of health differences between women and men, and consequently lead to mislea</w:t>
      </w:r>
      <w:bookmarkStart w:id="16" w:name="_GoBack"/>
      <w:bookmarkEnd w:id="16"/>
      <w:r>
        <w:rPr>
          <w:rFonts w:ascii="Arial" w:eastAsia="Arial" w:hAnsi="Arial" w:cs="Arial"/>
          <w:sz w:val="24"/>
          <w:szCs w:val="24"/>
        </w:rPr>
        <w:t>ding conclusions.</w:t>
      </w:r>
    </w:p>
    <w:p w14:paraId="3FC6C470" w14:textId="476AE0B7" w:rsidR="00545D6E" w:rsidRDefault="00545D6E"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2A8E4791" w14:textId="7EBBA491" w:rsidR="00BD724E" w:rsidRDefault="00835DCE" w:rsidP="004B0C1F">
      <w:pPr>
        <w:keepNext/>
        <w:pBdr>
          <w:top w:val="nil"/>
          <w:left w:val="nil"/>
          <w:bottom w:val="nil"/>
          <w:right w:val="nil"/>
          <w:between w:val="nil"/>
        </w:pBdr>
        <w:spacing w:after="0" w:line="360" w:lineRule="auto"/>
        <w:jc w:val="both"/>
        <w:rPr>
          <w:rFonts w:ascii="Arial" w:eastAsia="Arial" w:hAnsi="Arial" w:cs="Arial"/>
          <w:sz w:val="24"/>
          <w:szCs w:val="24"/>
        </w:rPr>
      </w:pPr>
      <w:commentRangeStart w:id="17"/>
      <w:commentRangeStart w:id="18"/>
      <w:r w:rsidRPr="00835DCE">
        <w:rPr>
          <w:rFonts w:ascii="Arial" w:eastAsia="Arial" w:hAnsi="Arial" w:cs="Arial"/>
          <w:sz w:val="24"/>
          <w:szCs w:val="24"/>
        </w:rPr>
        <w:t>The complex interplay between gender, health, and mortality unveils a paradox</w:t>
      </w:r>
      <w:commentRangeEnd w:id="17"/>
      <w:r w:rsidR="004B0C1F">
        <w:rPr>
          <w:rStyle w:val="CommentReference"/>
          <w:rFonts w:ascii="Times New Roman" w:eastAsia="Times New Roman" w:hAnsi="Times New Roman" w:cs="Times New Roman"/>
        </w:rPr>
        <w:commentReference w:id="17"/>
      </w:r>
      <w:commentRangeEnd w:id="18"/>
      <w:r w:rsidR="00994A69">
        <w:rPr>
          <w:rStyle w:val="CommentReference"/>
          <w:rFonts w:ascii="Times New Roman" w:eastAsia="Times New Roman" w:hAnsi="Times New Roman" w:cs="Times New Roman"/>
        </w:rPr>
        <w:commentReference w:id="18"/>
      </w:r>
      <w:r w:rsidRPr="00835DCE">
        <w:rPr>
          <w:rFonts w:ascii="Arial" w:eastAsia="Arial" w:hAnsi="Arial" w:cs="Arial"/>
          <w:sz w:val="24"/>
          <w:szCs w:val="24"/>
        </w:rPr>
        <w:t>:</w:t>
      </w:r>
      <w:r w:rsidR="00545D6E" w:rsidRPr="00545D6E">
        <w:rPr>
          <w:rFonts w:ascii="Arial" w:eastAsia="Arial" w:hAnsi="Arial" w:cs="Arial"/>
          <w:sz w:val="24"/>
          <w:szCs w:val="24"/>
        </w:rPr>
        <w:t xml:space="preserve"> women tend to outlive men but experience more years of ill health</w:t>
      </w:r>
      <w:r w:rsidR="00F830E9">
        <w:rPr>
          <w:rFonts w:ascii="Arial" w:eastAsia="Arial" w:hAnsi="Arial" w:cs="Arial"/>
          <w:sz w:val="24"/>
          <w:szCs w:val="24"/>
        </w:rPr>
        <w:t>. This paradox</w:t>
      </w:r>
      <w:r w:rsidR="00545D6E" w:rsidRPr="00545D6E">
        <w:rPr>
          <w:rFonts w:ascii="Arial" w:eastAsia="Arial" w:hAnsi="Arial" w:cs="Arial"/>
          <w:sz w:val="24"/>
          <w:szCs w:val="24"/>
        </w:rPr>
        <w:t xml:space="preserve"> underscores the multifaceted nature of gender gaps in health.</w:t>
      </w:r>
      <w:r w:rsidR="00F91693">
        <w:rPr>
          <w:rFonts w:ascii="Arial" w:eastAsia="Arial" w:hAnsi="Arial" w:cs="Arial"/>
          <w:sz w:val="24"/>
          <w:szCs w:val="24"/>
        </w:rPr>
        <w:t xml:space="preserve"> Despite women survival advantage</w:t>
      </w:r>
      <w:r w:rsidR="002C55ED">
        <w:rPr>
          <w:rFonts w:ascii="Arial" w:eastAsia="Arial" w:hAnsi="Arial" w:cs="Arial"/>
          <w:sz w:val="24"/>
          <w:szCs w:val="24"/>
        </w:rPr>
        <w:t>,</w:t>
      </w:r>
      <w:r w:rsidR="00F91693">
        <w:rPr>
          <w:rFonts w:ascii="Arial" w:eastAsia="Arial" w:hAnsi="Arial" w:cs="Arial"/>
          <w:sz w:val="24"/>
          <w:szCs w:val="24"/>
        </w:rPr>
        <w:t xml:space="preserve"> they </w:t>
      </w:r>
      <w:r w:rsidR="00F91693" w:rsidRPr="00F91693">
        <w:rPr>
          <w:rFonts w:ascii="Arial" w:eastAsia="Arial" w:hAnsi="Arial" w:cs="Arial"/>
          <w:sz w:val="24"/>
          <w:szCs w:val="24"/>
        </w:rPr>
        <w:t xml:space="preserve">tend to </w:t>
      </w:r>
      <w:r w:rsidR="00F91693">
        <w:rPr>
          <w:rFonts w:ascii="Arial" w:eastAsia="Arial" w:hAnsi="Arial" w:cs="Arial"/>
          <w:sz w:val="24"/>
          <w:szCs w:val="24"/>
        </w:rPr>
        <w:t>have</w:t>
      </w:r>
      <w:r w:rsidR="00F91693" w:rsidRPr="00F91693">
        <w:rPr>
          <w:rFonts w:ascii="Arial" w:eastAsia="Arial" w:hAnsi="Arial" w:cs="Arial"/>
          <w:sz w:val="24"/>
          <w:szCs w:val="24"/>
        </w:rPr>
        <w:t xml:space="preserve"> disadvantages in terms of physical health, self-rated health, and cognition at older ages</w:t>
      </w:r>
      <w:r w:rsidR="00F91693">
        <w:rPr>
          <w:rFonts w:ascii="Arial" w:eastAsia="Arial" w:hAnsi="Arial" w:cs="Arial"/>
          <w:sz w:val="24"/>
          <w:szCs w:val="24"/>
        </w:rPr>
        <w:t xml:space="preserve"> </w:t>
      </w:r>
      <w:r w:rsidR="00F91693" w:rsidRP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r w:rsidR="00F91693" w:rsidRPr="00F91693">
        <w:rPr>
          <w:rFonts w:ascii="Arial" w:eastAsia="Arial" w:hAnsi="Arial" w:cs="Arial"/>
          <w:sz w:val="24"/>
          <w:szCs w:val="24"/>
        </w:rPr>
        <w:t>.</w:t>
      </w:r>
      <w:r w:rsidR="00F91693">
        <w:rPr>
          <w:rFonts w:ascii="Arial" w:eastAsia="Arial" w:hAnsi="Arial" w:cs="Arial"/>
          <w:sz w:val="24"/>
          <w:szCs w:val="24"/>
        </w:rPr>
        <w:t xml:space="preserve"> Women also tend to experience higher morbidity from acute and chronic conditions and more short-term disability</w:t>
      </w:r>
      <w:r w:rsidR="00752552">
        <w:rPr>
          <w:rFonts w:ascii="Arial" w:eastAsia="Arial" w:hAnsi="Arial" w:cs="Arial"/>
          <w:sz w:val="24"/>
          <w:szCs w:val="24"/>
        </w:rPr>
        <w:t xml:space="preserve"> </w:t>
      </w:r>
      <w:r w:rsid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r w:rsidR="00ED56E3">
        <w:rPr>
          <w:rFonts w:ascii="Arial" w:eastAsia="Arial" w:hAnsi="Arial" w:cs="Arial"/>
          <w:sz w:val="24"/>
          <w:szCs w:val="24"/>
        </w:rPr>
        <w:t xml:space="preserve"> When analyzing the gender gap </w:t>
      </w:r>
      <w:r w:rsidR="0069074D">
        <w:rPr>
          <w:rFonts w:ascii="Arial" w:eastAsia="Arial" w:hAnsi="Arial" w:cs="Arial"/>
          <w:sz w:val="24"/>
          <w:szCs w:val="24"/>
        </w:rPr>
        <w:t>from an aggregate measure such as health</w:t>
      </w:r>
      <w:r w:rsidR="00BD724E">
        <w:rPr>
          <w:rFonts w:ascii="Arial" w:eastAsia="Arial" w:hAnsi="Arial" w:cs="Arial"/>
          <w:sz w:val="24"/>
          <w:szCs w:val="24"/>
        </w:rPr>
        <w:t>y life</w:t>
      </w:r>
      <w:r w:rsidR="0069074D">
        <w:rPr>
          <w:rFonts w:ascii="Arial" w:eastAsia="Arial" w:hAnsi="Arial" w:cs="Arial"/>
          <w:sz w:val="24"/>
          <w:szCs w:val="24"/>
        </w:rPr>
        <w:t xml:space="preserve"> expectancy, </w:t>
      </w:r>
      <w:r w:rsidR="00704DF4">
        <w:rPr>
          <w:rFonts w:ascii="Arial" w:eastAsia="Arial" w:hAnsi="Arial" w:cs="Arial"/>
          <w:sz w:val="24"/>
          <w:szCs w:val="24"/>
        </w:rPr>
        <w:t xml:space="preserve">some of these facets </w:t>
      </w:r>
      <w:r w:rsidR="00F15D8A" w:rsidRPr="00F15D8A">
        <w:rPr>
          <w:rFonts w:ascii="Arial" w:eastAsia="Arial" w:hAnsi="Arial" w:cs="Arial"/>
          <w:sz w:val="24"/>
          <w:szCs w:val="24"/>
        </w:rPr>
        <w:t>may be overlooked, which highlights the importance of disentangl</w:t>
      </w:r>
      <w:r w:rsidR="00A11134">
        <w:rPr>
          <w:rFonts w:ascii="Arial" w:eastAsia="Arial" w:hAnsi="Arial" w:cs="Arial"/>
          <w:sz w:val="24"/>
          <w:szCs w:val="24"/>
        </w:rPr>
        <w:t>ing</w:t>
      </w:r>
      <w:r w:rsidR="00F15D8A" w:rsidRPr="00F15D8A">
        <w:rPr>
          <w:rFonts w:ascii="Arial" w:eastAsia="Arial" w:hAnsi="Arial" w:cs="Arial"/>
          <w:sz w:val="24"/>
          <w:szCs w:val="24"/>
        </w:rPr>
        <w:t xml:space="preserve"> the various components of </w:t>
      </w:r>
      <w:r w:rsidR="00A11134">
        <w:rPr>
          <w:rFonts w:ascii="Arial" w:eastAsia="Arial" w:hAnsi="Arial" w:cs="Arial"/>
          <w:sz w:val="24"/>
          <w:szCs w:val="24"/>
        </w:rPr>
        <w:t xml:space="preserve">gender </w:t>
      </w:r>
      <w:r w:rsidR="00F15D8A" w:rsidRPr="00F15D8A">
        <w:rPr>
          <w:rFonts w:ascii="Arial" w:eastAsia="Arial" w:hAnsi="Arial" w:cs="Arial"/>
          <w:sz w:val="24"/>
          <w:szCs w:val="24"/>
        </w:rPr>
        <w:t>gaps in healt</w:t>
      </w:r>
      <w:r w:rsidR="00A11134">
        <w:rPr>
          <w:rFonts w:ascii="Arial" w:eastAsia="Arial" w:hAnsi="Arial" w:cs="Arial"/>
          <w:sz w:val="24"/>
          <w:szCs w:val="24"/>
        </w:rPr>
        <w:t>hy lifespans</w:t>
      </w:r>
      <w:r w:rsidR="00F15D8A" w:rsidRPr="00F15D8A">
        <w:rPr>
          <w:rFonts w:ascii="Arial" w:eastAsia="Arial" w:hAnsi="Arial" w:cs="Arial"/>
          <w:sz w:val="24"/>
          <w:szCs w:val="24"/>
        </w:rPr>
        <w:t>.</w:t>
      </w:r>
      <w:r w:rsidR="00F15D8A">
        <w:rPr>
          <w:rFonts w:ascii="Arial" w:eastAsia="Arial" w:hAnsi="Arial" w:cs="Arial"/>
          <w:sz w:val="24"/>
          <w:szCs w:val="24"/>
        </w:rPr>
        <w:t xml:space="preserve"> </w:t>
      </w:r>
    </w:p>
    <w:p w14:paraId="07BEC062" w14:textId="7B27B472" w:rsidR="001750AF" w:rsidDel="00987CD0" w:rsidRDefault="001750AF" w:rsidP="008B1C35">
      <w:pPr>
        <w:keepNext/>
        <w:pBdr>
          <w:top w:val="nil"/>
          <w:left w:val="nil"/>
          <w:bottom w:val="nil"/>
          <w:right w:val="nil"/>
          <w:between w:val="nil"/>
        </w:pBdr>
        <w:spacing w:after="0" w:line="360" w:lineRule="auto"/>
        <w:jc w:val="both"/>
        <w:rPr>
          <w:del w:id="19" w:author="Nepomuceno, Marilia" w:date="2023-05-15T15:32:00Z"/>
          <w:rFonts w:ascii="Arial" w:eastAsia="Arial" w:hAnsi="Arial" w:cs="Arial"/>
          <w:sz w:val="24"/>
          <w:szCs w:val="24"/>
        </w:rPr>
      </w:pPr>
    </w:p>
    <w:p w14:paraId="0F68C088" w14:textId="0AD263F2" w:rsidR="000D2DC7" w:rsidRDefault="00BD724E" w:rsidP="000D2DC7">
      <w:pPr>
        <w:keepNext/>
        <w:spacing w:after="0" w:line="360" w:lineRule="auto"/>
        <w:jc w:val="both"/>
        <w:rPr>
          <w:rFonts w:ascii="Arial" w:eastAsia="Arial" w:hAnsi="Arial" w:cs="Arial"/>
          <w:sz w:val="24"/>
          <w:szCs w:val="24"/>
        </w:rPr>
      </w:pPr>
      <w:r w:rsidRPr="00BD724E">
        <w:rPr>
          <w:rFonts w:ascii="Arial" w:eastAsia="Arial" w:hAnsi="Arial" w:cs="Arial"/>
          <w:sz w:val="24"/>
          <w:szCs w:val="24"/>
        </w:rPr>
        <w:t>Breaking down the gender gap in healthy life expectancy into mortality and morbidity has been shown to be a crucial factor in understanding gender disparities in health</w:t>
      </w:r>
      <w:r w:rsidR="006E13FD">
        <w:rPr>
          <w:rFonts w:ascii="Arial" w:eastAsia="Arial" w:hAnsi="Arial" w:cs="Arial"/>
          <w:sz w:val="24"/>
          <w:szCs w:val="24"/>
        </w:rPr>
        <w:t xml:space="preserve"> </w:t>
      </w:r>
      <w:r w:rsidR="006E13FD">
        <w:rPr>
          <w:rFonts w:ascii="Arial" w:eastAsia="Arial" w:hAnsi="Arial" w:cs="Arial"/>
          <w:sz w:val="24"/>
          <w:szCs w:val="24"/>
        </w:rPr>
        <w:fldChar w:fldCharType="begin" w:fldLock="1"/>
      </w:r>
      <w:r w:rsidR="006E13FD">
        <w:rPr>
          <w:rFonts w:ascii="Arial" w:eastAsia="Arial" w:hAnsi="Arial" w:cs="Arial"/>
          <w:sz w:val="24"/>
          <w:szCs w:val="24"/>
        </w:rPr>
        <w:instrText>ADDIN CSL_CITATION {"citationItems":[{"id":"ITEM-1","itemData":{"ISSN":"0070-3370","PMID":"15209043","abstract":"Health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-1","issue":"2","issued":{"date-parts":[["2004","5"]]},"page":"315-34","title":"Decomposition of differences in health expectancy by cause.","type":"article-journal","volume":"41"},"uris":["http://www.mendeley.com/documents/?uuid=6b97e0db-d1cd-4ff8-ad0a-0309b7783580"]},{"id":"ITEM-2","itemData":{"DOI":"10.1553/populationyearbook2021.res2.1","ISSN":"17284414","abstract":"Women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Research","id":"ITEM-2","issued":{"date-parts":[["2021","12","12"]]},"title":"Gender disparities in health at older ages and their consequences for well-being in Latin America and the Caribbean","type":"article-journal","volume":"19"},"uris":["http://www.mendeley.com/documents/?uuid=c9f59e07-0450-4b7b-98ce-801d1088c88b"]},{"id":"ITEM-3","itemData":{"DOI":"10.1007/978-3-030-37668-0_7","author":[{"dropping-particle":"","family":"Raalte","given":"Alyson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Expectancy","type":"chapter"},"uris":["http://www.mendeley.com/documents/?uuid=917c8c59-1e6e-3d3e-b8f6-7a93bf969289"]}],"mendeley":{"formattedCitation":"(Nusselder and Looman 2004; van Raalte and Nepomuceno 2020; Nepomuceno et al. 2021)","plainTextFormattedCitation":"(Nusselder and Looman 2004; van Raalte and Nepomuceno 2020; Nepomuceno et al. 2021)","previouslyFormattedCitation":"(Nusselder and Looman 2004; van Raalte and Nepomuceno 2020; Nepomuceno et al. 2021)"},"properties":{"noteIndex":0},"schema":"https://github.com/citation-style-language/schema/raw/master/csl-citation.json"}</w:instrText>
      </w:r>
      <w:r w:rsidR="006E13FD">
        <w:rPr>
          <w:rFonts w:ascii="Arial" w:eastAsia="Arial" w:hAnsi="Arial" w:cs="Arial"/>
          <w:sz w:val="24"/>
          <w:szCs w:val="24"/>
        </w:rPr>
        <w:fldChar w:fldCharType="separate"/>
      </w:r>
      <w:r w:rsidR="006E13FD" w:rsidRPr="002E222B">
        <w:rPr>
          <w:rFonts w:ascii="Arial" w:eastAsia="Arial" w:hAnsi="Arial" w:cs="Arial"/>
          <w:noProof/>
          <w:sz w:val="24"/>
          <w:szCs w:val="24"/>
        </w:rPr>
        <w:t>(Nusselder and Looman 2004; van Raalte and Nepomuceno 2020; Nepomuceno et al. 2021</w:t>
      </w:r>
      <w:r w:rsidR="00A42757">
        <w:rPr>
          <w:rFonts w:ascii="Arial" w:eastAsia="Arial" w:hAnsi="Arial" w:cs="Arial"/>
          <w:noProof/>
          <w:sz w:val="24"/>
          <w:szCs w:val="24"/>
        </w:rPr>
        <w:t>;</w:t>
      </w:r>
      <w:r w:rsidR="00A42757" w:rsidRPr="00A42757">
        <w:rPr>
          <w:rFonts w:ascii="Arial" w:eastAsia="Arial" w:hAnsi="Arial" w:cs="Arial"/>
          <w:noProof/>
          <w:sz w:val="24"/>
          <w:szCs w:val="24"/>
        </w:rPr>
        <w:t xml:space="preserve"> </w:t>
      </w:r>
      <w:r w:rsidR="00A42757" w:rsidRPr="002E222B">
        <w:rPr>
          <w:rFonts w:ascii="Arial" w:eastAsia="Arial" w:hAnsi="Arial" w:cs="Arial"/>
          <w:noProof/>
          <w:sz w:val="24"/>
          <w:szCs w:val="24"/>
        </w:rPr>
        <w:t>Jagger et al. 2010; Mairey et al. 2014</w:t>
      </w:r>
      <w:r w:rsidR="006E13FD" w:rsidRPr="002E222B">
        <w:rPr>
          <w:rFonts w:ascii="Arial" w:eastAsia="Arial" w:hAnsi="Arial" w:cs="Arial"/>
          <w:noProof/>
          <w:sz w:val="24"/>
          <w:szCs w:val="24"/>
        </w:rPr>
        <w:t>)</w:t>
      </w:r>
      <w:r w:rsidR="006E13FD">
        <w:rPr>
          <w:rFonts w:ascii="Arial" w:eastAsia="Arial" w:hAnsi="Arial" w:cs="Arial"/>
          <w:sz w:val="24"/>
          <w:szCs w:val="24"/>
        </w:rPr>
        <w:fldChar w:fldCharType="end"/>
      </w:r>
      <w:r w:rsidR="006E13FD">
        <w:rPr>
          <w:rFonts w:ascii="Arial" w:eastAsia="Arial" w:hAnsi="Arial" w:cs="Arial"/>
          <w:sz w:val="24"/>
          <w:szCs w:val="24"/>
        </w:rPr>
        <w:t>.</w:t>
      </w:r>
      <w:r w:rsidR="000D2DC7" w:rsidRPr="000D2DC7">
        <w:rPr>
          <w:rFonts w:ascii="Arial" w:eastAsia="Arial" w:hAnsi="Arial" w:cs="Arial"/>
          <w:sz w:val="24"/>
          <w:szCs w:val="24"/>
        </w:rPr>
        <w:t xml:space="preserve"> </w:t>
      </w:r>
      <w:r w:rsidR="000D2DC7" w:rsidRPr="0043713B">
        <w:rPr>
          <w:rFonts w:ascii="Arial" w:eastAsia="Arial" w:hAnsi="Arial" w:cs="Arial"/>
          <w:sz w:val="24"/>
          <w:szCs w:val="24"/>
        </w:rPr>
        <w:t xml:space="preserve">For some countries, where the gender gap in health expectancies was </w:t>
      </w:r>
      <w:r w:rsidR="000D2DC7" w:rsidRPr="0043713B">
        <w:rPr>
          <w:rFonts w:ascii="Arial" w:eastAsia="Arial" w:hAnsi="Arial" w:cs="Arial"/>
          <w:sz w:val="24"/>
          <w:szCs w:val="24"/>
        </w:rPr>
        <w:lastRenderedPageBreak/>
        <w:t>virtually zero, decomposition</w:t>
      </w:r>
      <w:r w:rsidR="000D2DC7">
        <w:rPr>
          <w:rFonts w:ascii="Arial" w:eastAsia="Arial" w:hAnsi="Arial" w:cs="Arial"/>
          <w:sz w:val="24"/>
          <w:szCs w:val="24"/>
        </w:rPr>
        <w:t xml:space="preserve"> </w:t>
      </w:r>
      <w:r w:rsidR="000D2DC7" w:rsidRPr="0043713B">
        <w:rPr>
          <w:rFonts w:ascii="Arial" w:eastAsia="Arial" w:hAnsi="Arial" w:cs="Arial"/>
          <w:sz w:val="24"/>
          <w:szCs w:val="24"/>
        </w:rPr>
        <w:t>analyses revealed considerable</w:t>
      </w:r>
      <w:r w:rsidR="000D2DC7">
        <w:rPr>
          <w:rFonts w:ascii="Arial" w:eastAsia="Arial" w:hAnsi="Arial" w:cs="Arial"/>
          <w:sz w:val="24"/>
          <w:szCs w:val="24"/>
        </w:rPr>
        <w:t xml:space="preserve"> </w:t>
      </w:r>
      <w:r w:rsidR="000D2DC7" w:rsidRPr="0043713B">
        <w:rPr>
          <w:rFonts w:ascii="Arial" w:eastAsia="Arial" w:hAnsi="Arial" w:cs="Arial"/>
          <w:sz w:val="24"/>
          <w:szCs w:val="24"/>
        </w:rPr>
        <w:t>differences in both mortality and health, but</w:t>
      </w:r>
      <w:r w:rsidR="000D2DC7">
        <w:rPr>
          <w:rFonts w:ascii="Arial" w:eastAsia="Arial" w:hAnsi="Arial" w:cs="Arial"/>
          <w:sz w:val="24"/>
          <w:szCs w:val="24"/>
        </w:rPr>
        <w:t xml:space="preserve"> </w:t>
      </w:r>
      <w:r w:rsidR="000D2DC7" w:rsidRPr="0043713B">
        <w:rPr>
          <w:rFonts w:ascii="Arial" w:eastAsia="Arial" w:hAnsi="Arial" w:cs="Arial"/>
          <w:sz w:val="24"/>
          <w:szCs w:val="24"/>
        </w:rPr>
        <w:t>in different directions</w:t>
      </w:r>
      <w:r w:rsidR="000D2DC7">
        <w:rPr>
          <w:rFonts w:ascii="Arial" w:eastAsia="Arial" w:hAnsi="Arial" w:cs="Arial"/>
          <w:sz w:val="24"/>
          <w:szCs w:val="24"/>
        </w:rPr>
        <w:t xml:space="preserve"> </w:t>
      </w:r>
      <w:r w:rsidR="000D2DC7">
        <w:rPr>
          <w:rFonts w:ascii="Arial" w:eastAsia="Arial" w:hAnsi="Arial" w:cs="Arial"/>
          <w:sz w:val="24"/>
          <w:szCs w:val="24"/>
        </w:rPr>
        <w:fldChar w:fldCharType="begin" w:fldLock="1"/>
      </w:r>
      <w:r w:rsidR="000D2DC7">
        <w:rPr>
          <w:rFonts w:ascii="Arial" w:eastAsia="Arial" w:hAnsi="Arial" w:cs="Arial"/>
          <w:sz w:val="24"/>
          <w:szCs w:val="24"/>
        </w:rPr>
        <w:instrText>ADDIN CSL_CITATION {"citationItems":[{"id":"ITEM-1","itemData":{"DOI":"10.1007/s10433-010-0169-x","ISBN":"1613-9372","ISSN":"1613-9372","PMID":"21212821","abstract":"This study compares gender differences in Healthy Life Years (HLY) and unhealthy life years (ULY) between the original (EU15) and new member states (EU10). Based on the number of deaths, population and prevalence of activity limitations from the Statistics of Living and Income Conditions Survey (SILC) survey, we calculated HLY and ULY for the EU10 and EU15 in 2006 with the Sullivan method. We used decomposition analysis to assess the contributions of mortality and disability and age to gender differences in HLY and ULY. HLY at age 15 for women in the EU10 were 3.1 years more than those for men at the same age, whereas HLY did not differ by gender in the EU15. In both populations ULY at age 15 for women exceeded those for men by 5.5 years. Decomposition showed that EU10 women had more HLY because higher disability in women only partially offset (-0.8 years) the effect of lower mortality (?3.9 years). In the EU15 women’s higher disability prevalence almost completely offset women’s lower mortality. The 5.3 fewer ULY in EU10 men than in EU10 women mainly reflected higher male mortality (4.5 years), while the fewer ULY in EU15 men than in EU15 women reflected both higher male mortality (2.9 years) and higher female disability (2.6 years). The absence of a clear gender gap in HLY in the EU15 thus masked important gender differences in mortality and disability. The similar size of the gender gap in ULY in the EU-10 and EU-15 masked the more unfavourable health situation of EU10 men, in particular the much stronger and younger mortality disadvantage in combination with the virtually absent disability advantage below age 65 in men.","author":[{"dropping-particle":"","family":"Nusselder","given":"W. J.","non-dropping-particle":"","parse-names":false,"suffix":""},{"dropping-particle":"","family":"Looman","given":"C. W. N.","non-dropping-particle":"","parse-names":false,"suffix":""},{"dropping-particle":"","family":"Oyen","given":"H.","non-dropping-particle":"van","parse-names":false,"suffix":""},{"dropping-particle":"","family":"Robine","given":"J. M.","non-dropping-particle":"","parse-names":false,"suffix":""},{"dropping-particle":"","family":"Jagger","given":"C.","non-dropping-particle":"","parse-names":false,"suffix":""}],"container-title":"European Journal of Ageing","id":"ITEM-1","issue":"4","issued":{"date-parts":[["2010","12","4"]]},"page":"219-227","title":"Gender differences in health of EU10 and EU15 populations: the double burden of EU10 men","type":"article-journal","volume":"7"},"uris":["http://www.mendeley.com/documents/?uuid=1f5e16d8-232e-4c3b-b0ef-d13e4cb8d4c5"]},{"id":"ITEM-2","itemData":{"DOI":"10.1007/s00038-012-0361-1"</w:instrText>
      </w:r>
      <w:r w:rsidR="000D2DC7" w:rsidRPr="00742769">
        <w:rPr>
          <w:rFonts w:ascii="Arial" w:eastAsia="Arial" w:hAnsi="Arial" w:cs="Arial"/>
          <w:sz w:val="24"/>
          <w:szCs w:val="24"/>
          <w:lang w:val="de-AT"/>
          <w:rPrChange w:id="20" w:author="Author" w:date="2023-06-16T11:22:00Z">
            <w:rPr>
              <w:rFonts w:ascii="Arial" w:eastAsia="Arial" w:hAnsi="Arial" w:cs="Arial"/>
              <w:sz w:val="24"/>
              <w:szCs w:val="24"/>
            </w:rPr>
          </w:rPrChange>
        </w:rPr>
        <w:instrText>,"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Health","id":"ITEM-2","issue":"1","issued":{"date-parts":[["2013","2","22"]]},"page":"143-155","title":"Gender differences in healthy life years within the EU: an exploration of the “health–survival” paradox","type":"article-journal","volume":"58"},"uris":["http://www.mendeley.com/documents/?uuid=598e4721-915d-4cb2-a376-34883f41c01f"]}],"mendeley":{"formattedCitation":"(Nusselder et al. 2010; Van Oyen et al. 2013)","plainTextFormattedCitation":"(Nusselder et al. 2010; Van Oyen et al. 2013)","previouslyFormattedCitation":"(Nusselder et al. 2010; Van Oyen et al. 2013)"},"properties":{"noteIndex":0},"schema":"https://github.com/citation-style-language/schema/raw/master/csl-citation.json"}</w:instrText>
      </w:r>
      <w:r w:rsidR="000D2DC7">
        <w:rPr>
          <w:rFonts w:ascii="Arial" w:eastAsia="Arial" w:hAnsi="Arial" w:cs="Arial"/>
          <w:sz w:val="24"/>
          <w:szCs w:val="24"/>
        </w:rPr>
        <w:fldChar w:fldCharType="separate"/>
      </w:r>
      <w:r w:rsidR="000D2DC7" w:rsidRPr="00742769">
        <w:rPr>
          <w:rFonts w:ascii="Arial" w:eastAsia="Arial" w:hAnsi="Arial" w:cs="Arial"/>
          <w:noProof/>
          <w:sz w:val="24"/>
          <w:szCs w:val="24"/>
          <w:lang w:val="de-AT"/>
          <w:rPrChange w:id="21" w:author="Author" w:date="2023-06-16T11:22:00Z">
            <w:rPr>
              <w:rFonts w:ascii="Arial" w:eastAsia="Arial" w:hAnsi="Arial" w:cs="Arial"/>
              <w:noProof/>
              <w:sz w:val="24"/>
              <w:szCs w:val="24"/>
            </w:rPr>
          </w:rPrChange>
        </w:rPr>
        <w:t>(Nusselder et al. 2010; Van Oyen et al. 2013</w:t>
      </w:r>
      <w:r w:rsidR="00C21BF9" w:rsidRPr="00742769">
        <w:rPr>
          <w:rFonts w:ascii="Arial" w:eastAsia="Arial" w:hAnsi="Arial" w:cs="Arial"/>
          <w:noProof/>
          <w:sz w:val="24"/>
          <w:szCs w:val="24"/>
          <w:lang w:val="de-AT"/>
          <w:rPrChange w:id="22" w:author="Author" w:date="2023-06-16T11:22:00Z">
            <w:rPr>
              <w:rFonts w:ascii="Arial" w:eastAsia="Arial" w:hAnsi="Arial" w:cs="Arial"/>
              <w:noProof/>
              <w:sz w:val="24"/>
              <w:szCs w:val="24"/>
            </w:rPr>
          </w:rPrChange>
        </w:rPr>
        <w:t>; Nepomuceno et al. 2021</w:t>
      </w:r>
      <w:r w:rsidR="000D2DC7" w:rsidRPr="00742769">
        <w:rPr>
          <w:rFonts w:ascii="Arial" w:eastAsia="Arial" w:hAnsi="Arial" w:cs="Arial"/>
          <w:noProof/>
          <w:sz w:val="24"/>
          <w:szCs w:val="24"/>
          <w:lang w:val="de-AT"/>
          <w:rPrChange w:id="23" w:author="Author" w:date="2023-06-16T11:22:00Z">
            <w:rPr>
              <w:rFonts w:ascii="Arial" w:eastAsia="Arial" w:hAnsi="Arial" w:cs="Arial"/>
              <w:noProof/>
              <w:sz w:val="24"/>
              <w:szCs w:val="24"/>
            </w:rPr>
          </w:rPrChange>
        </w:rPr>
        <w:t>)</w:t>
      </w:r>
      <w:r w:rsidR="000D2DC7">
        <w:rPr>
          <w:rFonts w:ascii="Arial" w:eastAsia="Arial" w:hAnsi="Arial" w:cs="Arial"/>
          <w:sz w:val="24"/>
          <w:szCs w:val="24"/>
        </w:rPr>
        <w:fldChar w:fldCharType="end"/>
      </w:r>
      <w:r w:rsidR="000D2DC7" w:rsidRPr="00742769">
        <w:rPr>
          <w:rFonts w:ascii="Arial" w:eastAsia="Arial" w:hAnsi="Arial" w:cs="Arial"/>
          <w:sz w:val="24"/>
          <w:szCs w:val="24"/>
          <w:lang w:val="de-AT"/>
          <w:rPrChange w:id="24" w:author="Author" w:date="2023-06-16T11:22:00Z">
            <w:rPr>
              <w:rFonts w:ascii="Arial" w:eastAsia="Arial" w:hAnsi="Arial" w:cs="Arial"/>
              <w:sz w:val="24"/>
              <w:szCs w:val="24"/>
            </w:rPr>
          </w:rPrChange>
        </w:rPr>
        <w:t xml:space="preserve">. </w:t>
      </w:r>
      <w:r w:rsidR="000D2DC7" w:rsidRPr="0043713B">
        <w:rPr>
          <w:rFonts w:ascii="Arial" w:eastAsia="Arial" w:hAnsi="Arial" w:cs="Arial"/>
          <w:sz w:val="24"/>
          <w:szCs w:val="24"/>
        </w:rPr>
        <w:t xml:space="preserve">As a consequence, the combination of a high prevalence of disability coupled with a high mortality advantage among women resulted in a small gender gap. In such cases, </w:t>
      </w:r>
      <w:r w:rsidR="000D2DC7">
        <w:rPr>
          <w:rFonts w:ascii="Arial" w:eastAsia="Arial" w:hAnsi="Arial" w:cs="Arial"/>
          <w:sz w:val="24"/>
          <w:szCs w:val="24"/>
        </w:rPr>
        <w:t>i</w:t>
      </w:r>
      <w:r w:rsidR="000D2DC7" w:rsidRPr="0043713B">
        <w:rPr>
          <w:rFonts w:ascii="Arial" w:eastAsia="Arial" w:hAnsi="Arial" w:cs="Arial"/>
          <w:sz w:val="24"/>
          <w:szCs w:val="24"/>
        </w:rPr>
        <w:t>nterpreting a small gender gap in health expectancy as a me</w:t>
      </w:r>
      <w:r w:rsidR="00E25A70">
        <w:rPr>
          <w:rFonts w:ascii="Arial" w:eastAsia="Arial" w:hAnsi="Arial" w:cs="Arial"/>
          <w:sz w:val="24"/>
          <w:szCs w:val="24"/>
        </w:rPr>
        <w:t>asure</w:t>
      </w:r>
      <w:r w:rsidR="000D2DC7" w:rsidRPr="0043713B">
        <w:rPr>
          <w:rFonts w:ascii="Arial" w:eastAsia="Arial" w:hAnsi="Arial" w:cs="Arial"/>
          <w:sz w:val="24"/>
          <w:szCs w:val="24"/>
        </w:rPr>
        <w:t xml:space="preserve"> for low gender inequality</w:t>
      </w:r>
      <w:r w:rsidR="000D2DC7">
        <w:rPr>
          <w:rFonts w:ascii="Arial" w:eastAsia="Arial" w:hAnsi="Arial" w:cs="Arial"/>
          <w:sz w:val="24"/>
          <w:szCs w:val="24"/>
        </w:rPr>
        <w:t xml:space="preserve"> </w:t>
      </w:r>
      <w:r w:rsidR="000D2DC7" w:rsidRPr="0043713B">
        <w:rPr>
          <w:rFonts w:ascii="Arial" w:eastAsia="Arial" w:hAnsi="Arial" w:cs="Arial"/>
          <w:sz w:val="24"/>
          <w:szCs w:val="24"/>
        </w:rPr>
        <w:t xml:space="preserve">ignores the higher </w:t>
      </w:r>
      <w:r w:rsidR="00E25A70">
        <w:rPr>
          <w:rFonts w:ascii="Arial" w:eastAsia="Arial" w:hAnsi="Arial" w:cs="Arial"/>
          <w:sz w:val="24"/>
          <w:szCs w:val="24"/>
        </w:rPr>
        <w:t>disability experienced by</w:t>
      </w:r>
      <w:r w:rsidR="000D2DC7" w:rsidRPr="0043713B">
        <w:rPr>
          <w:rFonts w:ascii="Arial" w:eastAsia="Arial" w:hAnsi="Arial" w:cs="Arial"/>
          <w:sz w:val="24"/>
          <w:szCs w:val="24"/>
        </w:rPr>
        <w:t xml:space="preserve"> women and disregards the intricate relationship between health and mortality</w:t>
      </w:r>
      <w:r w:rsidR="000D2DC7">
        <w:rPr>
          <w:rFonts w:ascii="Arial" w:eastAsia="Arial" w:hAnsi="Arial" w:cs="Arial"/>
          <w:sz w:val="24"/>
          <w:szCs w:val="24"/>
        </w:rPr>
        <w:t xml:space="preserve">. </w:t>
      </w:r>
    </w:p>
    <w:p w14:paraId="00000032" w14:textId="15DFA209" w:rsidR="00B133DD" w:rsidRDefault="00B133DD"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57212616" w14:textId="77777777" w:rsidR="000B2BCF" w:rsidRDefault="000B2BCF">
      <w:pPr>
        <w:keepNext/>
        <w:spacing w:after="0" w:line="360" w:lineRule="auto"/>
        <w:jc w:val="both"/>
        <w:rPr>
          <w:rFonts w:ascii="Arial" w:eastAsia="Arial" w:hAnsi="Arial" w:cs="Arial"/>
          <w:sz w:val="24"/>
          <w:szCs w:val="24"/>
        </w:rPr>
      </w:pPr>
    </w:p>
    <w:p w14:paraId="679F0D8A" w14:textId="0B7334AD" w:rsidR="006D327E" w:rsidRDefault="006D327E">
      <w:pPr>
        <w:keepNext/>
        <w:spacing w:after="0" w:line="360" w:lineRule="auto"/>
        <w:jc w:val="both"/>
        <w:rPr>
          <w:rFonts w:ascii="Arial" w:eastAsia="Arial" w:hAnsi="Arial" w:cs="Arial"/>
          <w:sz w:val="24"/>
          <w:szCs w:val="24"/>
        </w:rPr>
      </w:pPr>
      <w:r w:rsidRPr="006D327E">
        <w:rPr>
          <w:rFonts w:ascii="Arial" w:eastAsia="Arial" w:hAnsi="Arial" w:cs="Arial"/>
          <w:sz w:val="24"/>
          <w:szCs w:val="24"/>
        </w:rPr>
        <w:t xml:space="preserve">To date, studies that have </w:t>
      </w:r>
      <w:r w:rsidR="00466830">
        <w:rPr>
          <w:rFonts w:ascii="Arial" w:eastAsia="Arial" w:hAnsi="Arial" w:cs="Arial"/>
          <w:sz w:val="24"/>
          <w:szCs w:val="24"/>
        </w:rPr>
        <w:t>disentangle</w:t>
      </w:r>
      <w:r w:rsidR="001750AF">
        <w:rPr>
          <w:rFonts w:ascii="Arial" w:eastAsia="Arial" w:hAnsi="Arial" w:cs="Arial"/>
          <w:sz w:val="24"/>
          <w:szCs w:val="24"/>
        </w:rPr>
        <w:t>d</w:t>
      </w:r>
      <w:r w:rsidR="00466830">
        <w:rPr>
          <w:rFonts w:ascii="Arial" w:eastAsia="Arial" w:hAnsi="Arial" w:cs="Arial"/>
          <w:sz w:val="24"/>
          <w:szCs w:val="24"/>
        </w:rPr>
        <w:t xml:space="preserve"> </w:t>
      </w:r>
      <w:r w:rsidR="00E1053A">
        <w:rPr>
          <w:rFonts w:ascii="Arial" w:eastAsia="Arial" w:hAnsi="Arial" w:cs="Arial"/>
          <w:sz w:val="24"/>
          <w:szCs w:val="24"/>
        </w:rPr>
        <w:t xml:space="preserve">gender gaps in </w:t>
      </w:r>
      <w:r w:rsidR="00E1053A" w:rsidRPr="006D327E">
        <w:rPr>
          <w:rFonts w:ascii="Arial" w:eastAsia="Arial" w:hAnsi="Arial" w:cs="Arial"/>
          <w:sz w:val="24"/>
          <w:szCs w:val="24"/>
        </w:rPr>
        <w:t xml:space="preserve">healthy lifespans </w:t>
      </w:r>
      <w:r w:rsidR="00E1053A">
        <w:rPr>
          <w:rFonts w:ascii="Arial" w:eastAsia="Arial" w:hAnsi="Arial" w:cs="Arial"/>
          <w:sz w:val="24"/>
          <w:szCs w:val="24"/>
        </w:rPr>
        <w:t>by separating</w:t>
      </w:r>
      <w:r w:rsidR="001E0A75">
        <w:rPr>
          <w:rFonts w:ascii="Arial" w:eastAsia="Arial" w:hAnsi="Arial" w:cs="Arial"/>
          <w:sz w:val="24"/>
          <w:szCs w:val="24"/>
        </w:rPr>
        <w:t xml:space="preserve"> </w:t>
      </w:r>
      <w:r w:rsidR="00466830">
        <w:rPr>
          <w:rFonts w:ascii="Arial" w:eastAsia="Arial" w:hAnsi="Arial" w:cs="Arial"/>
          <w:sz w:val="24"/>
          <w:szCs w:val="24"/>
        </w:rPr>
        <w:t xml:space="preserve">health (disability and </w:t>
      </w:r>
      <w:r w:rsidR="001750AF">
        <w:rPr>
          <w:rFonts w:ascii="Arial" w:eastAsia="Arial" w:hAnsi="Arial" w:cs="Arial"/>
          <w:sz w:val="24"/>
          <w:szCs w:val="24"/>
        </w:rPr>
        <w:t>chronic conditions</w:t>
      </w:r>
      <w:r w:rsidR="00466830">
        <w:rPr>
          <w:rFonts w:ascii="Arial" w:eastAsia="Arial" w:hAnsi="Arial" w:cs="Arial"/>
          <w:sz w:val="24"/>
          <w:szCs w:val="24"/>
        </w:rPr>
        <w:t>) and mortality dimensions</w:t>
      </w:r>
      <w:del w:id="25" w:author="Nepomuceno, Marilia" w:date="2023-05-17T13:45:00Z">
        <w:r w:rsidR="001750AF" w:rsidDel="001E0A75">
          <w:rPr>
            <w:rFonts w:ascii="Arial" w:eastAsia="Arial" w:hAnsi="Arial" w:cs="Arial"/>
            <w:sz w:val="24"/>
            <w:szCs w:val="24"/>
          </w:rPr>
          <w:delText xml:space="preserve"> </w:delText>
        </w:r>
      </w:del>
      <w:r w:rsidRPr="006D327E">
        <w:rPr>
          <w:rFonts w:ascii="Arial" w:eastAsia="Arial" w:hAnsi="Arial" w:cs="Arial"/>
          <w:sz w:val="24"/>
          <w:szCs w:val="24"/>
        </w:rPr>
        <w:t xml:space="preserve"> have mostl</w:t>
      </w:r>
      <w:r>
        <w:rPr>
          <w:rFonts w:ascii="Arial" w:eastAsia="Arial" w:hAnsi="Arial" w:cs="Arial"/>
          <w:sz w:val="24"/>
          <w:szCs w:val="24"/>
        </w:rPr>
        <w:t>y</w:t>
      </w:r>
      <w:r w:rsidRPr="006D327E">
        <w:rPr>
          <w:rFonts w:ascii="Arial" w:eastAsia="Arial" w:hAnsi="Arial" w:cs="Arial"/>
          <w:sz w:val="24"/>
          <w:szCs w:val="24"/>
        </w:rPr>
        <w:t xml:space="preserve"> focused on a specific set of countries or regions </w:t>
      </w:r>
      <w:r w:rsidR="00781F19">
        <w:rPr>
          <w:rFonts w:ascii="Arial" w:eastAsia="Arial" w:hAnsi="Arial" w:cs="Arial"/>
          <w:sz w:val="24"/>
          <w:szCs w:val="24"/>
        </w:rPr>
        <w:t xml:space="preserve">with shared </w:t>
      </w:r>
      <w:r w:rsidRPr="006D327E">
        <w:rPr>
          <w:rFonts w:ascii="Arial" w:eastAsia="Arial" w:hAnsi="Arial" w:cs="Arial"/>
          <w:sz w:val="24"/>
          <w:szCs w:val="24"/>
        </w:rPr>
        <w:t>societal values and gender roles</w:t>
      </w:r>
      <w:r w:rsidR="00781F19">
        <w:rPr>
          <w:rFonts w:ascii="Arial" w:eastAsia="Arial" w:hAnsi="Arial" w:cs="Arial"/>
          <w:sz w:val="24"/>
          <w:szCs w:val="24"/>
        </w:rPr>
        <w:t xml:space="preserve">. This is mainly </w:t>
      </w:r>
      <w:r w:rsidRPr="006D327E">
        <w:rPr>
          <w:rFonts w:ascii="Arial" w:eastAsia="Arial" w:hAnsi="Arial" w:cs="Arial"/>
          <w:sz w:val="24"/>
          <w:szCs w:val="24"/>
        </w:rPr>
        <w:t xml:space="preserve"> due to lack of comparable data and the challenging enterprise of comparative analysis on health</w:t>
      </w:r>
      <w:r w:rsidR="00344C85">
        <w:rPr>
          <w:rFonts w:ascii="Arial" w:eastAsia="Arial" w:hAnsi="Arial" w:cs="Arial"/>
          <w:sz w:val="24"/>
          <w:szCs w:val="24"/>
        </w:rPr>
        <w:t xml:space="preserve"> </w:t>
      </w:r>
      <w:r w:rsidR="00CA781E">
        <w:rPr>
          <w:rFonts w:ascii="Arial" w:eastAsia="Arial" w:hAnsi="Arial" w:cs="Arial"/>
          <w:sz w:val="24"/>
          <w:szCs w:val="24"/>
        </w:rPr>
        <w:fldChar w:fldCharType="begin" w:fldLock="1"/>
      </w:r>
      <w:r w:rsidR="0054066C">
        <w:rPr>
          <w:rFonts w:ascii="Arial" w:eastAsia="Arial" w:hAnsi="Arial" w:cs="Arial"/>
          <w:sz w:val="24"/>
          <w:szCs w:val="24"/>
        </w:rPr>
        <w:instrText>ADDIN CSL_CITATION {"citationItems":[{"id":"ITEM-1","itemData":{"DOI":"10.1093/GERONB/GBAB049","ISSN":"1079-5014","PMID":"34101809","author":[{"dropping-particle":"","family":"Ailshire","given":"Jennifer","non-dropping-particle":"","parse-names":false,"suffix":""},{"dropping-particle":"","family":"Carr","given":"Deborah","non-dropping-particle":"","parse-names":false,"suffix":""}],"container-title":"The Journals of Gerontology: Series B","id":"ITEM-1","issue":"Supplement_1","issued":{"date-parts":[["2021","6","8"]]},"page":"S1-S4","publisher":"Oxford Academic","title":"Cross-National Comparisons of Social and Economic Contexts of Aging","type":"article-journal","volume":"76"},"uris":["http://www.mendeley.com/documents/?uuid=8d2c431b-3eee-3b5a-839e-04e9f18f3975"]}],"mendeley":{"formattedCitation":"(Ailshire and Carr 2021)","plainTextFormattedCitation":"(Ailshire and Carr 2021)","previouslyFormattedCitation":"(Ailshire and Carr 2021)"},"properties":{"noteIndex":0},"schema":"https://github.com/citation-style-language/schema/raw/master/csl-citation.json"}</w:instrText>
      </w:r>
      <w:r w:rsidR="00CA781E">
        <w:rPr>
          <w:rFonts w:ascii="Arial" w:eastAsia="Arial" w:hAnsi="Arial" w:cs="Arial"/>
          <w:sz w:val="24"/>
          <w:szCs w:val="24"/>
        </w:rPr>
        <w:fldChar w:fldCharType="separate"/>
      </w:r>
      <w:r w:rsidR="00CA781E" w:rsidRPr="00CA781E">
        <w:rPr>
          <w:rFonts w:ascii="Arial" w:eastAsia="Arial" w:hAnsi="Arial" w:cs="Arial"/>
          <w:noProof/>
          <w:sz w:val="24"/>
          <w:szCs w:val="24"/>
        </w:rPr>
        <w:t>(Ailshire and Carr 2021)</w:t>
      </w:r>
      <w:r w:rsidR="00CA781E">
        <w:rPr>
          <w:rFonts w:ascii="Arial" w:eastAsia="Arial" w:hAnsi="Arial" w:cs="Arial"/>
          <w:sz w:val="24"/>
          <w:szCs w:val="24"/>
        </w:rPr>
        <w:fldChar w:fldCharType="end"/>
      </w:r>
      <w:r w:rsidRPr="006D327E">
        <w:rPr>
          <w:rFonts w:ascii="Arial" w:eastAsia="Arial" w:hAnsi="Arial" w:cs="Arial"/>
          <w:sz w:val="24"/>
          <w:szCs w:val="24"/>
        </w:rPr>
        <w:t xml:space="preserve">.  In this paper, we </w:t>
      </w:r>
      <w:r w:rsidR="006E0762">
        <w:rPr>
          <w:rFonts w:ascii="Arial" w:eastAsia="Arial" w:hAnsi="Arial" w:cs="Arial"/>
          <w:sz w:val="24"/>
          <w:szCs w:val="24"/>
        </w:rPr>
        <w:t>leverage</w:t>
      </w:r>
      <w:r w:rsidRPr="006D327E">
        <w:rPr>
          <w:rFonts w:ascii="Arial" w:eastAsia="Arial" w:hAnsi="Arial" w:cs="Arial"/>
          <w:sz w:val="24"/>
          <w:szCs w:val="24"/>
        </w:rPr>
        <w:t xml:space="preserve"> the harmonized surveys from the Gateway to Global Aging Data</w:t>
      </w:r>
      <w:r w:rsidR="0054066C">
        <w:rPr>
          <w:rFonts w:ascii="Arial" w:eastAsia="Arial" w:hAnsi="Arial" w:cs="Arial"/>
          <w:sz w:val="24"/>
          <w:szCs w:val="24"/>
        </w:rPr>
        <w:t xml:space="preserve"> </w:t>
      </w:r>
      <w:r w:rsidR="0054066C">
        <w:rPr>
          <w:rFonts w:ascii="Arial" w:eastAsia="Arial" w:hAnsi="Arial" w:cs="Arial"/>
          <w:sz w:val="24"/>
          <w:szCs w:val="24"/>
        </w:rPr>
        <w:fldChar w:fldCharType="begin" w:fldLock="1"/>
      </w:r>
      <w:r w:rsidR="0066539A">
        <w:rPr>
          <w:rFonts w:ascii="Arial" w:eastAsia="Arial" w:hAnsi="Arial" w:cs="Arial"/>
          <w:sz w:val="24"/>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Aging","type":"article-journal","volume":"76"},"uris":["http://www.mendeley.com/documents/?uuid=20d5246c-5aa3-3417-b997-60d754f4579f"]}],"mendeley":{"formattedCitation":"(Lee et al. 2021)","plainTextFormattedCitation":"(Lee et al. 2021)","previouslyFormattedCitation":"(Lee et al. 2021)"},"properties":{"noteIndex":0},"schema":"https://github.com/citation-style-language/schema/raw/master/csl-citation.json"}</w:instrText>
      </w:r>
      <w:r w:rsidR="0054066C">
        <w:rPr>
          <w:rFonts w:ascii="Arial" w:eastAsia="Arial" w:hAnsi="Arial" w:cs="Arial"/>
          <w:sz w:val="24"/>
          <w:szCs w:val="24"/>
        </w:rPr>
        <w:fldChar w:fldCharType="separate"/>
      </w:r>
      <w:r w:rsidR="0054066C" w:rsidRPr="0054066C">
        <w:rPr>
          <w:rFonts w:ascii="Arial" w:eastAsia="Arial" w:hAnsi="Arial" w:cs="Arial"/>
          <w:noProof/>
          <w:sz w:val="24"/>
          <w:szCs w:val="24"/>
        </w:rPr>
        <w:t>(Lee et al. 2021)</w:t>
      </w:r>
      <w:r w:rsidR="0054066C">
        <w:rPr>
          <w:rFonts w:ascii="Arial" w:eastAsia="Arial" w:hAnsi="Arial" w:cs="Arial"/>
          <w:sz w:val="24"/>
          <w:szCs w:val="24"/>
        </w:rPr>
        <w:fldChar w:fldCharType="end"/>
      </w:r>
      <w:r w:rsidRPr="006D327E">
        <w:rPr>
          <w:rFonts w:ascii="Arial" w:eastAsia="Arial" w:hAnsi="Arial" w:cs="Arial"/>
          <w:sz w:val="24"/>
          <w:szCs w:val="24"/>
        </w:rPr>
        <w:t xml:space="preserve">, to estimate the gender gap in health expectancy and </w:t>
      </w:r>
      <w:r w:rsidR="006E0762">
        <w:rPr>
          <w:rFonts w:ascii="Arial" w:eastAsia="Arial" w:hAnsi="Arial" w:cs="Arial"/>
          <w:sz w:val="24"/>
          <w:szCs w:val="24"/>
        </w:rPr>
        <w:t>assess the impact of</w:t>
      </w:r>
      <w:r w:rsidRPr="006D327E">
        <w:rPr>
          <w:rFonts w:ascii="Arial" w:eastAsia="Arial" w:hAnsi="Arial" w:cs="Arial"/>
          <w:sz w:val="24"/>
          <w:szCs w:val="24"/>
        </w:rPr>
        <w:t xml:space="preserve"> health and mortality </w:t>
      </w:r>
      <w:r w:rsidR="006E0762">
        <w:rPr>
          <w:rFonts w:ascii="Arial" w:eastAsia="Arial" w:hAnsi="Arial" w:cs="Arial"/>
          <w:sz w:val="24"/>
          <w:szCs w:val="24"/>
        </w:rPr>
        <w:t>on</w:t>
      </w:r>
      <w:r w:rsidRPr="006D327E">
        <w:rPr>
          <w:rFonts w:ascii="Arial" w:eastAsia="Arial" w:hAnsi="Arial" w:cs="Arial"/>
          <w:sz w:val="24"/>
          <w:szCs w:val="24"/>
        </w:rPr>
        <w:t xml:space="preserve"> gender </w:t>
      </w:r>
      <w:r w:rsidR="006E0762">
        <w:rPr>
          <w:rFonts w:ascii="Arial" w:eastAsia="Arial" w:hAnsi="Arial" w:cs="Arial"/>
          <w:sz w:val="24"/>
          <w:szCs w:val="24"/>
        </w:rPr>
        <w:t>inequalities</w:t>
      </w:r>
      <w:r w:rsidR="006E0762" w:rsidRPr="006D327E">
        <w:rPr>
          <w:rFonts w:ascii="Arial" w:eastAsia="Arial" w:hAnsi="Arial" w:cs="Arial"/>
          <w:sz w:val="24"/>
          <w:szCs w:val="24"/>
        </w:rPr>
        <w:t xml:space="preserve"> </w:t>
      </w:r>
      <w:r w:rsidRPr="006D327E">
        <w:rPr>
          <w:rFonts w:ascii="Arial" w:eastAsia="Arial" w:hAnsi="Arial" w:cs="Arial"/>
          <w:sz w:val="24"/>
          <w:szCs w:val="24"/>
        </w:rPr>
        <w:t>in healthy lifespans</w:t>
      </w:r>
      <w:r>
        <w:rPr>
          <w:rFonts w:ascii="Arial" w:eastAsia="Arial" w:hAnsi="Arial" w:cs="Arial"/>
          <w:sz w:val="24"/>
          <w:szCs w:val="24"/>
        </w:rPr>
        <w:t xml:space="preserve"> </w:t>
      </w:r>
      <w:r w:rsidRPr="006D327E">
        <w:rPr>
          <w:rFonts w:ascii="Arial" w:eastAsia="Arial" w:hAnsi="Arial" w:cs="Arial"/>
          <w:sz w:val="24"/>
          <w:szCs w:val="24"/>
        </w:rPr>
        <w:t xml:space="preserve">across </w:t>
      </w:r>
      <w:r w:rsidR="006E0762">
        <w:rPr>
          <w:rFonts w:ascii="Arial" w:eastAsia="Arial" w:hAnsi="Arial" w:cs="Arial"/>
          <w:sz w:val="24"/>
          <w:szCs w:val="24"/>
        </w:rPr>
        <w:t>various</w:t>
      </w:r>
      <w:r w:rsidR="006E0762" w:rsidRPr="006D327E">
        <w:rPr>
          <w:rFonts w:ascii="Arial" w:eastAsia="Arial" w:hAnsi="Arial" w:cs="Arial"/>
          <w:sz w:val="24"/>
          <w:szCs w:val="24"/>
        </w:rPr>
        <w:t xml:space="preserve"> </w:t>
      </w:r>
      <w:r w:rsidRPr="006D327E">
        <w:rPr>
          <w:rFonts w:ascii="Arial" w:eastAsia="Arial" w:hAnsi="Arial" w:cs="Arial"/>
          <w:sz w:val="24"/>
          <w:szCs w:val="24"/>
        </w:rPr>
        <w:t xml:space="preserve">countries. </w:t>
      </w:r>
      <w:r w:rsidR="002C1082">
        <w:rPr>
          <w:rFonts w:ascii="Arial" w:eastAsia="Arial" w:hAnsi="Arial" w:cs="Arial"/>
          <w:sz w:val="24"/>
          <w:szCs w:val="24"/>
        </w:rPr>
        <w:t>This is a unique dataset that allows us</w:t>
      </w:r>
      <w:r w:rsidRPr="006D327E">
        <w:rPr>
          <w:rFonts w:ascii="Arial" w:eastAsia="Arial" w:hAnsi="Arial" w:cs="Arial"/>
          <w:sz w:val="24"/>
          <w:szCs w:val="24"/>
        </w:rPr>
        <w:t xml:space="preserve"> to </w:t>
      </w:r>
      <w:r w:rsidR="002C1082">
        <w:rPr>
          <w:rFonts w:ascii="Arial" w:eastAsia="Arial" w:hAnsi="Arial" w:cs="Arial"/>
          <w:sz w:val="24"/>
          <w:szCs w:val="24"/>
        </w:rPr>
        <w:t xml:space="preserve">compare health </w:t>
      </w:r>
      <w:r w:rsidR="00CA7252">
        <w:rPr>
          <w:rFonts w:ascii="Arial" w:eastAsia="Arial" w:hAnsi="Arial" w:cs="Arial"/>
          <w:sz w:val="24"/>
          <w:szCs w:val="24"/>
        </w:rPr>
        <w:t xml:space="preserve">outcomes </w:t>
      </w:r>
      <w:r w:rsidR="00CA7252" w:rsidRPr="006D327E">
        <w:rPr>
          <w:rFonts w:ascii="Arial" w:eastAsia="Arial" w:hAnsi="Arial" w:cs="Arial"/>
          <w:sz w:val="24"/>
          <w:szCs w:val="24"/>
        </w:rPr>
        <w:t>across</w:t>
      </w:r>
      <w:r w:rsidR="00A33DA6">
        <w:rPr>
          <w:rFonts w:ascii="Arial" w:eastAsia="Arial" w:hAnsi="Arial" w:cs="Arial"/>
          <w:sz w:val="24"/>
          <w:szCs w:val="24"/>
        </w:rPr>
        <w:t xml:space="preserve"> a diverse range of</w:t>
      </w:r>
      <w:r w:rsidRPr="006D327E">
        <w:rPr>
          <w:rFonts w:ascii="Arial" w:eastAsia="Arial" w:hAnsi="Arial" w:cs="Arial"/>
          <w:sz w:val="24"/>
          <w:szCs w:val="24"/>
        </w:rPr>
        <w:t xml:space="preserve"> </w:t>
      </w:r>
      <w:r w:rsidR="002C1082">
        <w:rPr>
          <w:rFonts w:ascii="Arial" w:eastAsia="Arial" w:hAnsi="Arial" w:cs="Arial"/>
          <w:sz w:val="24"/>
          <w:szCs w:val="24"/>
        </w:rPr>
        <w:t>low-, middle-, and high-income</w:t>
      </w:r>
      <w:r w:rsidR="002C1082" w:rsidRPr="006D327E">
        <w:rPr>
          <w:rFonts w:ascii="Arial" w:eastAsia="Arial" w:hAnsi="Arial" w:cs="Arial"/>
          <w:sz w:val="24"/>
          <w:szCs w:val="24"/>
        </w:rPr>
        <w:t xml:space="preserve"> </w:t>
      </w:r>
      <w:r w:rsidRPr="006D327E">
        <w:rPr>
          <w:rFonts w:ascii="Arial" w:eastAsia="Arial" w:hAnsi="Arial" w:cs="Arial"/>
          <w:sz w:val="24"/>
          <w:szCs w:val="24"/>
        </w:rPr>
        <w:t>countries. We focus on the U.S., England, South Korea, China, India, Mexico and EU Countries.</w:t>
      </w:r>
      <w:r w:rsidR="003938F5">
        <w:rPr>
          <w:rFonts w:ascii="Arial" w:eastAsia="Arial" w:hAnsi="Arial" w:cs="Arial"/>
          <w:sz w:val="24"/>
          <w:szCs w:val="24"/>
        </w:rPr>
        <w:t xml:space="preserve"> </w:t>
      </w:r>
      <w:r w:rsidR="00C029CB">
        <w:rPr>
          <w:rFonts w:ascii="Arial" w:eastAsia="Arial" w:hAnsi="Arial" w:cs="Arial"/>
          <w:sz w:val="24"/>
          <w:szCs w:val="24"/>
        </w:rPr>
        <w:t>This set of</w:t>
      </w:r>
      <w:r w:rsidRPr="006D327E">
        <w:rPr>
          <w:rFonts w:ascii="Arial" w:eastAsia="Arial" w:hAnsi="Arial" w:cs="Arial"/>
          <w:sz w:val="24"/>
          <w:szCs w:val="24"/>
        </w:rPr>
        <w:t xml:space="preserve"> countries have specific gender roles, healthcare policies and welfare state systems, </w:t>
      </w:r>
      <w:r w:rsidR="00944CBE">
        <w:rPr>
          <w:rFonts w:ascii="Arial" w:eastAsia="Arial" w:hAnsi="Arial" w:cs="Arial"/>
          <w:sz w:val="24"/>
          <w:szCs w:val="24"/>
        </w:rPr>
        <w:t>which</w:t>
      </w:r>
      <w:r w:rsidRPr="006D327E">
        <w:rPr>
          <w:rFonts w:ascii="Arial" w:eastAsia="Arial" w:hAnsi="Arial" w:cs="Arial"/>
          <w:sz w:val="24"/>
          <w:szCs w:val="24"/>
        </w:rPr>
        <w:t xml:space="preserve"> enable</w:t>
      </w:r>
      <w:r w:rsidR="00050965">
        <w:rPr>
          <w:rFonts w:ascii="Arial" w:eastAsia="Arial" w:hAnsi="Arial" w:cs="Arial"/>
          <w:sz w:val="24"/>
          <w:szCs w:val="24"/>
        </w:rPr>
        <w:t>s</w:t>
      </w:r>
      <w:r w:rsidRPr="006D327E">
        <w:rPr>
          <w:rFonts w:ascii="Arial" w:eastAsia="Arial" w:hAnsi="Arial" w:cs="Arial"/>
          <w:sz w:val="24"/>
          <w:szCs w:val="24"/>
        </w:rPr>
        <w:t xml:space="preserve"> us to investigate the impact of interpreting the gender gap in health and mortality as a measure of inequality in different settings.</w:t>
      </w:r>
      <w:r w:rsidR="00037587">
        <w:rPr>
          <w:rFonts w:ascii="Arial" w:eastAsia="Arial" w:hAnsi="Arial" w:cs="Arial"/>
          <w:sz w:val="24"/>
          <w:szCs w:val="24"/>
        </w:rPr>
        <w:t xml:space="preserve"> </w:t>
      </w:r>
      <w:del w:id="26" w:author="Di Lego Goncalves, Vanessa" w:date="2023-06-22T09:13:00Z">
        <w:r w:rsidR="00037587" w:rsidRPr="006E0762" w:rsidDel="00D13E0F">
          <w:rPr>
            <w:rFonts w:ascii="Arial" w:eastAsia="Arial" w:hAnsi="Arial" w:cs="Arial"/>
            <w:sz w:val="24"/>
            <w:szCs w:val="24"/>
          </w:rPr>
          <w:delText xml:space="preserve">To the best of our knowledge, this study represents the first </w:delText>
        </w:r>
        <w:r w:rsidR="00037587" w:rsidDel="00D13E0F">
          <w:rPr>
            <w:rFonts w:ascii="Arial" w:eastAsia="Arial" w:hAnsi="Arial" w:cs="Arial"/>
            <w:sz w:val="24"/>
            <w:szCs w:val="24"/>
          </w:rPr>
          <w:delText xml:space="preserve">in its </w:delText>
        </w:r>
        <w:commentRangeStart w:id="27"/>
        <w:r w:rsidR="00037587" w:rsidDel="00D13E0F">
          <w:rPr>
            <w:rFonts w:ascii="Arial" w:eastAsia="Arial" w:hAnsi="Arial" w:cs="Arial"/>
            <w:sz w:val="24"/>
            <w:szCs w:val="24"/>
          </w:rPr>
          <w:delText>approach</w:delText>
        </w:r>
      </w:del>
      <w:commentRangeEnd w:id="27"/>
      <w:r w:rsidR="00D13E0F">
        <w:rPr>
          <w:rStyle w:val="CommentReference"/>
          <w:rFonts w:ascii="Times New Roman" w:eastAsia="Times New Roman" w:hAnsi="Times New Roman" w:cs="Times New Roman"/>
        </w:rPr>
        <w:commentReference w:id="27"/>
      </w:r>
      <w:del w:id="28" w:author="Di Lego Goncalves, Vanessa" w:date="2023-06-22T09:13:00Z">
        <w:r w:rsidR="00037587" w:rsidRPr="006E0762" w:rsidDel="00D13E0F">
          <w:rPr>
            <w:rFonts w:ascii="Arial" w:eastAsia="Arial" w:hAnsi="Arial" w:cs="Arial"/>
            <w:sz w:val="24"/>
            <w:szCs w:val="24"/>
          </w:rPr>
          <w:delText>.</w:delText>
        </w:r>
      </w:del>
    </w:p>
    <w:p w14:paraId="7263B921" w14:textId="77777777" w:rsidR="006D327E" w:rsidRDefault="006D327E">
      <w:pPr>
        <w:keepNext/>
        <w:spacing w:after="0" w:line="360" w:lineRule="auto"/>
        <w:jc w:val="both"/>
        <w:rPr>
          <w:rFonts w:ascii="Arial" w:eastAsia="Arial" w:hAnsi="Arial" w:cs="Arial"/>
          <w:sz w:val="24"/>
          <w:szCs w:val="24"/>
        </w:rPr>
      </w:pPr>
    </w:p>
    <w:bookmarkEnd w:id="15"/>
    <w:p w14:paraId="00000042" w14:textId="6C781ECB" w:rsidR="00B133DD" w:rsidRPr="00EB61E2" w:rsidRDefault="00B133DD" w:rsidP="00EB61E2">
      <w:pPr>
        <w:keepNext/>
        <w:spacing w:after="0" w:line="360" w:lineRule="auto"/>
        <w:jc w:val="both"/>
        <w:rPr>
          <w:rFonts w:ascii="Arial" w:eastAsia="Arial" w:hAnsi="Arial" w:cs="Arial"/>
          <w:sz w:val="24"/>
          <w:szCs w:val="24"/>
        </w:rPr>
      </w:pPr>
    </w:p>
    <w:p w14:paraId="00000043" w14:textId="6C7D9FA9"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32BAC78B"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Materials and Methods</w:t>
      </w:r>
    </w:p>
    <w:p w14:paraId="4285FDC2"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p>
    <w:p w14:paraId="2964C249"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Data</w:t>
      </w:r>
    </w:p>
    <w:p w14:paraId="197E36F3" w14:textId="77777777" w:rsidR="009372EB" w:rsidRDefault="009372EB" w:rsidP="009372EB">
      <w:pPr>
        <w:pBdr>
          <w:top w:val="nil"/>
          <w:left w:val="nil"/>
          <w:bottom w:val="nil"/>
          <w:right w:val="nil"/>
          <w:between w:val="nil"/>
        </w:pBdr>
        <w:spacing w:after="0"/>
        <w:rPr>
          <w:rFonts w:ascii="Arial" w:eastAsia="Arial" w:hAnsi="Arial" w:cs="Arial"/>
          <w:i/>
          <w:color w:val="000000"/>
          <w:sz w:val="24"/>
          <w:szCs w:val="24"/>
        </w:rPr>
      </w:pPr>
    </w:p>
    <w:p w14:paraId="1A0EC63F" w14:textId="18D631D4"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the health measures, we use data from the Gateway to Global Aging Data, produced by the Program on Global Aging, Health &amp; Policy that created harmonized versions of sister-HRS studies. The harmonized versions have followed the RAND HRS conventions of variable naming </w:t>
      </w:r>
      <w:r>
        <w:rPr>
          <w:rFonts w:ascii="Arial" w:eastAsia="Arial" w:hAnsi="Arial" w:cs="Arial"/>
          <w:color w:val="000000"/>
          <w:sz w:val="24"/>
          <w:szCs w:val="24"/>
        </w:rPr>
        <w:lastRenderedPageBreak/>
        <w:t xml:space="preserve">and data structure which allow for cross-country comparisons. We use the harmonized versions available for HRS (United States), ELSA (England),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(South Korea), CHARLS (China), LASI (India), MHAS (Mexico), and Europe (SHARE). </w:t>
      </w:r>
      <w:r w:rsidR="005E1A2A">
        <w:rPr>
          <w:rFonts w:ascii="Arial" w:eastAsia="Arial" w:hAnsi="Arial" w:cs="Arial"/>
          <w:color w:val="000000"/>
          <w:sz w:val="24"/>
          <w:szCs w:val="24"/>
        </w:rPr>
        <w:t>To</w:t>
      </w:r>
      <w:r>
        <w:rPr>
          <w:rFonts w:ascii="Arial" w:eastAsia="Arial" w:hAnsi="Arial" w:cs="Arial"/>
          <w:color w:val="000000"/>
          <w:sz w:val="24"/>
          <w:szCs w:val="24"/>
        </w:rPr>
        <w:t xml:space="preserve"> perform comparisons at points in time that were as close as possible across countries we used survey waves pertaining to year 2014-2015 (HRS: Wave 12; </w:t>
      </w:r>
      <w:proofErr w:type="gramStart"/>
      <w:r>
        <w:rPr>
          <w:rFonts w:ascii="Arial" w:eastAsia="Arial" w:hAnsi="Arial" w:cs="Arial"/>
          <w:color w:val="000000"/>
          <w:sz w:val="24"/>
          <w:szCs w:val="24"/>
        </w:rPr>
        <w:t>ELSA :</w:t>
      </w:r>
      <w:proofErr w:type="gramEnd"/>
      <w:r>
        <w:rPr>
          <w:rFonts w:ascii="Arial" w:eastAsia="Arial" w:hAnsi="Arial" w:cs="Arial"/>
          <w:color w:val="000000"/>
          <w:sz w:val="24"/>
          <w:szCs w:val="24"/>
        </w:rPr>
        <w:t xml:space="preserve"> Wave 7; SHARE: Wave 6;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Wave 5; CHARLS: Wave 2; and LASI Wave 1). The only exception is India, since the first wave of LASI was carried on between 2017-2019. We focus on this specific set of countries as our aim is to have the most diverse group of </w:t>
      </w:r>
      <w:r w:rsidR="00A87123">
        <w:rPr>
          <w:rFonts w:ascii="Arial" w:eastAsia="Arial" w:hAnsi="Arial" w:cs="Arial"/>
          <w:color w:val="000000"/>
          <w:sz w:val="24"/>
          <w:szCs w:val="24"/>
        </w:rPr>
        <w:t xml:space="preserve">nations </w:t>
      </w:r>
      <w:r>
        <w:rPr>
          <w:rFonts w:ascii="Arial" w:eastAsia="Arial" w:hAnsi="Arial" w:cs="Arial"/>
          <w:color w:val="000000"/>
          <w:sz w:val="24"/>
          <w:szCs w:val="24"/>
        </w:rPr>
        <w:t xml:space="preserve">while retaining the highest possible level of concordance across the harmonized health variables. Hence, we choose these countries and years due to the following specific reasons: 1. these are the available countries for which the highest possible concordance among surveys is available for health information; 2. these countries have unique epidemiological and mortality trajectories that include countries with fast-paced mortality transitions, such as Korea and slow pioneering countries like Sweden; 3. </w:t>
      </w:r>
      <w:commentRangeStart w:id="29"/>
      <w:commentRangeStart w:id="30"/>
      <w:r>
        <w:rPr>
          <w:rFonts w:ascii="Arial" w:eastAsia="Arial" w:hAnsi="Arial" w:cs="Arial"/>
          <w:color w:val="000000"/>
          <w:sz w:val="24"/>
          <w:szCs w:val="24"/>
        </w:rPr>
        <w:t xml:space="preserve">Different </w:t>
      </w:r>
      <w:del w:id="31" w:author="Di Lego Goncalves, Vanessa" w:date="2023-06-22T09:28:00Z">
        <w:r w:rsidDel="00554E86">
          <w:rPr>
            <w:rFonts w:ascii="Arial" w:eastAsia="Arial" w:hAnsi="Arial" w:cs="Arial"/>
            <w:color w:val="000000"/>
            <w:sz w:val="24"/>
            <w:szCs w:val="24"/>
          </w:rPr>
          <w:delText xml:space="preserve">welfare state </w:delText>
        </w:r>
      </w:del>
      <w:ins w:id="32" w:author="Di Lego Goncalves, Vanessa" w:date="2023-06-22T09:28:00Z">
        <w:r w:rsidR="00554E86">
          <w:rPr>
            <w:rFonts w:ascii="Arial" w:eastAsia="Arial" w:hAnsi="Arial" w:cs="Arial"/>
            <w:color w:val="000000"/>
            <w:sz w:val="24"/>
            <w:szCs w:val="24"/>
          </w:rPr>
          <w:t xml:space="preserve">cultural </w:t>
        </w:r>
      </w:ins>
      <w:ins w:id="33" w:author="Di Lego Goncalves, Vanessa" w:date="2023-06-22T09:29:00Z">
        <w:r w:rsidR="00554E86">
          <w:rPr>
            <w:rFonts w:ascii="Arial" w:eastAsia="Arial" w:hAnsi="Arial" w:cs="Arial"/>
            <w:color w:val="000000"/>
            <w:sz w:val="24"/>
            <w:szCs w:val="24"/>
          </w:rPr>
          <w:t xml:space="preserve">backgrounds, </w:t>
        </w:r>
      </w:ins>
      <w:ins w:id="34" w:author="Di Lego Goncalves, Vanessa" w:date="2023-06-22T09:28:00Z">
        <w:r w:rsidR="00554E86">
          <w:rPr>
            <w:rFonts w:ascii="Arial" w:eastAsia="Arial" w:hAnsi="Arial" w:cs="Arial"/>
            <w:color w:val="000000"/>
            <w:sz w:val="24"/>
            <w:szCs w:val="24"/>
          </w:rPr>
          <w:t>gende</w:t>
        </w:r>
      </w:ins>
      <w:ins w:id="35" w:author="Di Lego Goncalves, Vanessa" w:date="2023-06-22T09:29:00Z">
        <w:r w:rsidR="00554E86">
          <w:rPr>
            <w:rFonts w:ascii="Arial" w:eastAsia="Arial" w:hAnsi="Arial" w:cs="Arial"/>
            <w:color w:val="000000"/>
            <w:sz w:val="24"/>
            <w:szCs w:val="24"/>
          </w:rPr>
          <w:t>r norms</w:t>
        </w:r>
      </w:ins>
      <w:ins w:id="36" w:author="Di Lego Goncalves, Vanessa" w:date="2023-06-22T09:28:00Z">
        <w:r w:rsidR="00554E86">
          <w:rPr>
            <w:rFonts w:ascii="Arial" w:eastAsia="Arial" w:hAnsi="Arial" w:cs="Arial"/>
            <w:color w:val="000000"/>
            <w:sz w:val="24"/>
            <w:szCs w:val="24"/>
          </w:rPr>
          <w:t>,</w:t>
        </w:r>
      </w:ins>
      <w:ins w:id="37" w:author="Di Lego Goncalves, Vanessa" w:date="2023-06-22T09:29:00Z">
        <w:r w:rsidR="00554E86">
          <w:rPr>
            <w:rFonts w:ascii="Arial" w:eastAsia="Arial" w:hAnsi="Arial" w:cs="Arial"/>
            <w:color w:val="000000"/>
            <w:sz w:val="24"/>
            <w:szCs w:val="24"/>
          </w:rPr>
          <w:t xml:space="preserve"> and</w:t>
        </w:r>
      </w:ins>
      <w:ins w:id="38" w:author="Di Lego Goncalves, Vanessa" w:date="2023-06-22T09:28:00Z">
        <w:r w:rsidR="00554E86">
          <w:rPr>
            <w:rFonts w:ascii="Arial" w:eastAsia="Arial" w:hAnsi="Arial" w:cs="Arial"/>
            <w:color w:val="000000"/>
            <w:sz w:val="24"/>
            <w:szCs w:val="24"/>
          </w:rPr>
          <w:t xml:space="preserve"> health systems</w:t>
        </w:r>
      </w:ins>
      <w:del w:id="39" w:author="Di Lego Goncalves, Vanessa" w:date="2023-06-22T09:28:00Z">
        <w:r w:rsidDel="00554E86">
          <w:rPr>
            <w:rFonts w:ascii="Arial" w:eastAsia="Arial" w:hAnsi="Arial" w:cs="Arial"/>
            <w:color w:val="000000"/>
            <w:sz w:val="24"/>
            <w:szCs w:val="24"/>
          </w:rPr>
          <w:delText>models</w:delText>
        </w:r>
      </w:del>
      <w:del w:id="40" w:author="Di Lego Goncalves, Vanessa" w:date="2023-06-22T09:29:00Z">
        <w:r w:rsidDel="00554E86">
          <w:rPr>
            <w:rFonts w:ascii="Arial" w:eastAsia="Arial" w:hAnsi="Arial" w:cs="Arial"/>
            <w:color w:val="000000"/>
            <w:sz w:val="24"/>
            <w:szCs w:val="24"/>
          </w:rPr>
          <w:delText xml:space="preserve"> and gender </w:delText>
        </w:r>
      </w:del>
      <w:del w:id="41" w:author="Di Lego Goncalves, Vanessa" w:date="2023-06-22T09:28:00Z">
        <w:r w:rsidDel="00554E86">
          <w:rPr>
            <w:rFonts w:ascii="Arial" w:eastAsia="Arial" w:hAnsi="Arial" w:cs="Arial"/>
            <w:color w:val="000000"/>
            <w:sz w:val="24"/>
            <w:szCs w:val="24"/>
          </w:rPr>
          <w:delText>roles</w:delText>
        </w:r>
      </w:del>
      <w:r>
        <w:rPr>
          <w:rFonts w:ascii="Arial" w:eastAsia="Arial" w:hAnsi="Arial" w:cs="Arial"/>
          <w:color w:val="000000"/>
          <w:sz w:val="24"/>
          <w:szCs w:val="24"/>
        </w:rPr>
        <w:t xml:space="preserve">, which enable us to investigate whether specific gender patterns in inequality in health and mortality emerge in those settings. </w:t>
      </w:r>
      <w:commentRangeEnd w:id="29"/>
      <w:r w:rsidR="00A87123">
        <w:rPr>
          <w:rStyle w:val="CommentReference"/>
          <w:rFonts w:ascii="Times New Roman" w:eastAsia="Times New Roman" w:hAnsi="Times New Roman" w:cs="Times New Roman"/>
        </w:rPr>
        <w:commentReference w:id="29"/>
      </w:r>
      <w:commentRangeEnd w:id="30"/>
      <w:r w:rsidR="00554E86">
        <w:rPr>
          <w:rStyle w:val="CommentReference"/>
          <w:rFonts w:ascii="Times New Roman" w:eastAsia="Times New Roman" w:hAnsi="Times New Roman" w:cs="Times New Roman"/>
        </w:rPr>
        <w:commentReference w:id="30"/>
      </w:r>
      <w:r>
        <w:rPr>
          <w:rFonts w:ascii="Arial" w:eastAsia="Arial" w:hAnsi="Arial" w:cs="Arial"/>
          <w:color w:val="000000"/>
          <w:sz w:val="24"/>
          <w:szCs w:val="24"/>
        </w:rPr>
        <w:t xml:space="preserve">We focus on age 60 and above to be coherent towards the definition of old age across countries. While most developed countries define old age as 65, for China and Mexico it is age 60. For more details on the data characteristics, refer to the Supplementary </w:t>
      </w:r>
      <w:del w:id="42" w:author="Di Lego Goncalves, Vanessa" w:date="2023-06-22T09:30:00Z">
        <w:r w:rsidDel="005F020D">
          <w:rPr>
            <w:rFonts w:ascii="Arial" w:eastAsia="Arial" w:hAnsi="Arial" w:cs="Arial"/>
            <w:color w:val="000000"/>
            <w:sz w:val="24"/>
            <w:szCs w:val="24"/>
          </w:rPr>
          <w:delText>Material</w:delText>
        </w:r>
      </w:del>
      <w:ins w:id="43" w:author="Di Lego Goncalves, Vanessa" w:date="2023-06-22T09:30:00Z">
        <w:r w:rsidR="005F020D">
          <w:rPr>
            <w:rFonts w:ascii="Arial" w:eastAsia="Arial" w:hAnsi="Arial" w:cs="Arial"/>
            <w:color w:val="000000"/>
            <w:sz w:val="24"/>
            <w:szCs w:val="24"/>
          </w:rPr>
          <w:t>Information</w:t>
        </w:r>
      </w:ins>
      <w:r>
        <w:rPr>
          <w:rFonts w:ascii="Arial" w:eastAsia="Arial" w:hAnsi="Arial" w:cs="Arial"/>
          <w:color w:val="000000"/>
          <w:sz w:val="24"/>
          <w:szCs w:val="24"/>
        </w:rPr>
        <w:t>.</w:t>
      </w:r>
    </w:p>
    <w:p w14:paraId="43D81AAE" w14:textId="77777777" w:rsidR="009372EB" w:rsidRDefault="009372EB" w:rsidP="009372EB">
      <w:pPr>
        <w:pBdr>
          <w:top w:val="nil"/>
          <w:left w:val="nil"/>
          <w:bottom w:val="nil"/>
          <w:right w:val="nil"/>
          <w:between w:val="nil"/>
        </w:pBdr>
        <w:spacing w:after="0" w:line="360" w:lineRule="auto"/>
        <w:rPr>
          <w:rFonts w:ascii="Arial" w:eastAsia="Arial" w:hAnsi="Arial" w:cs="Arial"/>
          <w:color w:val="000000"/>
          <w:sz w:val="24"/>
          <w:szCs w:val="24"/>
        </w:rPr>
      </w:pPr>
    </w:p>
    <w:p w14:paraId="54845D1A" w14:textId="1132A47C"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mortality </w:t>
      </w:r>
      <w:r w:rsidR="007B4FED">
        <w:rPr>
          <w:rFonts w:ascii="Arial" w:eastAsia="Arial" w:hAnsi="Arial" w:cs="Arial"/>
          <w:color w:val="000000"/>
          <w:sz w:val="24"/>
          <w:szCs w:val="24"/>
        </w:rPr>
        <w:t>data</w:t>
      </w:r>
      <w:ins w:id="44" w:author="Di Lego Goncalves, Vanessa" w:date="2023-06-22T09:42:00Z">
        <w:r w:rsidR="005469D0">
          <w:rPr>
            <w:rFonts w:ascii="Arial" w:eastAsia="Arial" w:hAnsi="Arial" w:cs="Arial"/>
            <w:color w:val="000000"/>
            <w:sz w:val="24"/>
            <w:szCs w:val="24"/>
          </w:rPr>
          <w:t>,</w:t>
        </w:r>
      </w:ins>
      <w:r w:rsidR="007B4FED">
        <w:rPr>
          <w:rFonts w:ascii="Arial" w:eastAsia="Arial" w:hAnsi="Arial" w:cs="Arial"/>
          <w:color w:val="000000"/>
          <w:sz w:val="24"/>
          <w:szCs w:val="24"/>
        </w:rPr>
        <w:t xml:space="preserve"> </w:t>
      </w:r>
      <w:r>
        <w:rPr>
          <w:rFonts w:ascii="Arial" w:eastAsia="Arial" w:hAnsi="Arial" w:cs="Arial"/>
          <w:color w:val="000000"/>
          <w:sz w:val="24"/>
          <w:szCs w:val="24"/>
        </w:rPr>
        <w:t>we use</w:t>
      </w:r>
      <w:ins w:id="45" w:author="Di Lego Goncalves, Vanessa" w:date="2023-06-22T09:42:00Z">
        <w:r w:rsidR="005469D0">
          <w:rPr>
            <w:rFonts w:ascii="Arial" w:eastAsia="Arial" w:hAnsi="Arial" w:cs="Arial"/>
            <w:color w:val="000000"/>
            <w:sz w:val="24"/>
            <w:szCs w:val="24"/>
          </w:rPr>
          <w:t xml:space="preserve"> UN</w:t>
        </w:r>
      </w:ins>
      <w:r>
        <w:rPr>
          <w:rFonts w:ascii="Arial" w:eastAsia="Arial" w:hAnsi="Arial" w:cs="Arial"/>
          <w:color w:val="000000"/>
          <w:sz w:val="24"/>
          <w:szCs w:val="24"/>
        </w:rPr>
        <w:t xml:space="preserve"> life tables from the 2022 Revision of World Population Prospects (United Nations 2022) for all countries with the exceptions of England, where the life tables</w:t>
      </w:r>
      <w:ins w:id="46" w:author="Di Lego Goncalves, Vanessa" w:date="2023-06-22T09:43:00Z">
        <w:r w:rsidR="005469D0">
          <w:rPr>
            <w:rFonts w:ascii="Arial" w:eastAsia="Arial" w:hAnsi="Arial" w:cs="Arial"/>
            <w:color w:val="000000"/>
            <w:sz w:val="24"/>
            <w:szCs w:val="24"/>
          </w:rPr>
          <w:t xml:space="preserve"> are</w:t>
        </w:r>
      </w:ins>
      <w:r>
        <w:rPr>
          <w:rFonts w:ascii="Arial" w:eastAsia="Arial" w:hAnsi="Arial" w:cs="Arial"/>
          <w:color w:val="000000"/>
          <w:sz w:val="24"/>
          <w:szCs w:val="24"/>
        </w:rPr>
        <w:t xml:space="preserve"> from the </w:t>
      </w:r>
      <w:ins w:id="47" w:author="Di Lego Goncalves, Vanessa" w:date="2023-06-22T09:43:00Z">
        <w:r w:rsidR="005469D0">
          <w:rPr>
            <w:rFonts w:ascii="Arial" w:eastAsia="Arial" w:hAnsi="Arial" w:cs="Arial"/>
            <w:color w:val="000000"/>
            <w:sz w:val="24"/>
            <w:szCs w:val="24"/>
          </w:rPr>
          <w:t>O</w:t>
        </w:r>
      </w:ins>
      <w:ins w:id="48" w:author="Di Lego Goncalves, Vanessa" w:date="2023-06-22T09:42:00Z">
        <w:r w:rsidR="00DA586B">
          <w:rPr>
            <w:rFonts w:ascii="Arial" w:eastAsia="Arial" w:hAnsi="Arial" w:cs="Arial"/>
            <w:color w:val="000000"/>
            <w:sz w:val="24"/>
            <w:szCs w:val="24"/>
          </w:rPr>
          <w:t xml:space="preserve">ffice for National Statistics UK </w:t>
        </w:r>
        <w:r w:rsidR="005469D0">
          <w:rPr>
            <w:rFonts w:ascii="Arial" w:eastAsia="Arial" w:hAnsi="Arial" w:cs="Arial"/>
            <w:color w:val="000000"/>
            <w:sz w:val="24"/>
            <w:szCs w:val="24"/>
          </w:rPr>
          <w:t>(</w:t>
        </w:r>
      </w:ins>
      <w:r>
        <w:rPr>
          <w:rFonts w:ascii="Arial" w:eastAsia="Arial" w:hAnsi="Arial" w:cs="Arial"/>
          <w:color w:val="000000"/>
          <w:sz w:val="24"/>
          <w:szCs w:val="24"/>
        </w:rPr>
        <w:t>ONS</w:t>
      </w:r>
      <w:ins w:id="49" w:author="Di Lego Goncalves, Vanessa" w:date="2023-06-22T09:42:00Z">
        <w:r w:rsidR="005469D0">
          <w:rPr>
            <w:rFonts w:ascii="Arial" w:eastAsia="Arial" w:hAnsi="Arial" w:cs="Arial"/>
            <w:color w:val="000000"/>
            <w:sz w:val="24"/>
            <w:szCs w:val="24"/>
          </w:rPr>
          <w:t>)</w:t>
        </w:r>
      </w:ins>
      <w:del w:id="50" w:author="Di Lego Goncalves, Vanessa" w:date="2023-06-22T09:43:00Z">
        <w:r w:rsidDel="005469D0">
          <w:rPr>
            <w:rFonts w:ascii="Arial" w:eastAsia="Arial" w:hAnsi="Arial" w:cs="Arial"/>
            <w:color w:val="000000"/>
            <w:sz w:val="24"/>
            <w:szCs w:val="24"/>
          </w:rPr>
          <w:delText xml:space="preserve"> estimates</w:delText>
        </w:r>
      </w:del>
      <w:r>
        <w:rPr>
          <w:rFonts w:ascii="Arial" w:eastAsia="Arial" w:hAnsi="Arial" w:cs="Arial"/>
          <w:color w:val="000000"/>
          <w:sz w:val="24"/>
          <w:szCs w:val="24"/>
        </w:rPr>
        <w:t xml:space="preserve">, as the ELSA study does not include Wales. </w:t>
      </w:r>
    </w:p>
    <w:p w14:paraId="74F48AC1" w14:textId="77777777" w:rsidR="009372EB" w:rsidRPr="00582071" w:rsidRDefault="009372EB" w:rsidP="009372EB">
      <w:pPr>
        <w:pBdr>
          <w:top w:val="nil"/>
          <w:left w:val="nil"/>
          <w:bottom w:val="nil"/>
          <w:right w:val="nil"/>
          <w:between w:val="nil"/>
        </w:pBdr>
        <w:spacing w:after="0" w:line="360" w:lineRule="auto"/>
        <w:jc w:val="both"/>
        <w:rPr>
          <w:rFonts w:ascii="Arial" w:eastAsia="Arial" w:hAnsi="Arial" w:cs="Arial"/>
          <w:b/>
          <w:sz w:val="20"/>
          <w:szCs w:val="20"/>
        </w:rPr>
      </w:pPr>
    </w:p>
    <w:p w14:paraId="647C05EC"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Methods</w:t>
      </w:r>
    </w:p>
    <w:p w14:paraId="04FC19A9"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6712396"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13EB8EED" w14:textId="0C673B5C" w:rsidR="007E07B6" w:rsidRPr="004B6F17" w:rsidRDefault="009372EB" w:rsidP="007E07B6">
      <w:pPr>
        <w:pBdr>
          <w:top w:val="nil"/>
          <w:left w:val="nil"/>
          <w:bottom w:val="nil"/>
          <w:right w:val="nil"/>
          <w:between w:val="nil"/>
        </w:pBdr>
        <w:spacing w:after="0" w:line="360" w:lineRule="auto"/>
        <w:jc w:val="both"/>
        <w:rPr>
          <w:ins w:id="51" w:author="Di Lego Goncalves, Vanessa" w:date="2023-06-22T09:40:00Z"/>
          <w:rFonts w:ascii="Arial" w:eastAsia="Arial" w:hAnsi="Arial" w:cs="Arial"/>
          <w:color w:val="000000"/>
          <w:sz w:val="24"/>
          <w:szCs w:val="24"/>
        </w:rPr>
      </w:pPr>
      <w:r>
        <w:rPr>
          <w:rFonts w:ascii="Arial" w:eastAsia="Arial" w:hAnsi="Arial" w:cs="Arial"/>
          <w:sz w:val="24"/>
          <w:szCs w:val="24"/>
        </w:rPr>
        <w:t xml:space="preserve">To examine gender </w:t>
      </w:r>
      <w:r w:rsidR="006315A5">
        <w:rPr>
          <w:rFonts w:ascii="Arial" w:eastAsia="Arial" w:hAnsi="Arial" w:cs="Arial"/>
          <w:sz w:val="24"/>
          <w:szCs w:val="24"/>
        </w:rPr>
        <w:t xml:space="preserve">gaps </w:t>
      </w:r>
      <w:r>
        <w:rPr>
          <w:rFonts w:ascii="Arial" w:eastAsia="Arial" w:hAnsi="Arial" w:cs="Arial"/>
          <w:sz w:val="24"/>
          <w:szCs w:val="24"/>
        </w:rPr>
        <w:t xml:space="preserve">in health expectancy, we </w:t>
      </w:r>
      <w:ins w:id="52" w:author="Di Lego Goncalves, Vanessa" w:date="2023-06-22T09:43:00Z">
        <w:r w:rsidR="005B22C5">
          <w:rPr>
            <w:rFonts w:ascii="Arial" w:eastAsia="Arial" w:hAnsi="Arial" w:cs="Arial"/>
            <w:sz w:val="24"/>
            <w:szCs w:val="24"/>
          </w:rPr>
          <w:t xml:space="preserve">first </w:t>
        </w:r>
      </w:ins>
      <w:r>
        <w:rPr>
          <w:rFonts w:ascii="Arial" w:eastAsia="Arial" w:hAnsi="Arial" w:cs="Arial"/>
          <w:sz w:val="24"/>
          <w:szCs w:val="24"/>
        </w:rPr>
        <w:t>estimate the disability-free life expectancy (</w:t>
      </w:r>
      <m:oMath>
        <m:r>
          <w:ins w:id="53" w:author="Di Lego Goncalves, Vanessa" w:date="2023-06-22T10:15:00Z">
            <w:rPr>
              <w:rFonts w:ascii="Cambria Math" w:eastAsia="Cambria Math" w:hAnsi="Cambria Math" w:cs="Cambria Math"/>
              <w:sz w:val="24"/>
              <w:szCs w:val="24"/>
            </w:rPr>
            <m:t>DFLE</m:t>
          </w:ins>
        </m:r>
      </m:oMath>
      <w:del w:id="54" w:author="Di Lego Goncalves, Vanessa" w:date="2023-06-22T10:15:00Z">
        <w:r>
          <w:rPr>
            <w:rFonts w:ascii="Arial" w:eastAsia="Arial" w:hAnsi="Arial" w:cs="Arial"/>
            <w:i/>
            <w:sz w:val="24"/>
            <w:szCs w:val="24"/>
          </w:rPr>
          <w:delText>DFLE</w:delText>
        </w:r>
      </w:del>
      <w:r>
        <w:rPr>
          <w:rFonts w:ascii="Arial" w:eastAsia="Arial" w:hAnsi="Arial" w:cs="Arial"/>
          <w:sz w:val="24"/>
          <w:szCs w:val="24"/>
        </w:rPr>
        <w:t>) and the chronic-free life expectancy (</w:t>
      </w:r>
      <m:oMath>
        <m:r>
          <w:ins w:id="55" w:author="Di Lego Goncalves, Vanessa" w:date="2023-06-22T10:15:00Z">
            <w:rPr>
              <w:rFonts w:ascii="Cambria Math" w:eastAsia="Cambria Math" w:hAnsi="Cambria Math" w:cs="Cambria Math"/>
              <w:sz w:val="24"/>
              <w:szCs w:val="24"/>
            </w:rPr>
            <m:t>CFLE</m:t>
          </w:ins>
        </m:r>
      </m:oMath>
      <w:del w:id="56" w:author="Di Lego Goncalves, Vanessa" w:date="2023-06-22T10:15:00Z">
        <w:r>
          <w:rPr>
            <w:rFonts w:ascii="Arial" w:eastAsia="Arial" w:hAnsi="Arial" w:cs="Arial"/>
            <w:sz w:val="24"/>
            <w:szCs w:val="24"/>
          </w:rPr>
          <w:delText>CFLE</w:delText>
        </w:r>
      </w:del>
      <w:r>
        <w:rPr>
          <w:rFonts w:ascii="Arial" w:eastAsia="Arial" w:hAnsi="Arial" w:cs="Arial"/>
          <w:sz w:val="24"/>
          <w:szCs w:val="24"/>
        </w:rPr>
        <w:t xml:space="preserve">) </w:t>
      </w:r>
      <w:ins w:id="57" w:author="Di Lego Goncalves, Vanessa" w:date="2023-06-22T09:44:00Z">
        <w:r w:rsidR="005B22C5">
          <w:rPr>
            <w:rFonts w:ascii="Arial" w:eastAsia="Arial" w:hAnsi="Arial" w:cs="Arial"/>
            <w:sz w:val="24"/>
            <w:szCs w:val="24"/>
          </w:rPr>
          <w:t xml:space="preserve">for ages 60 and over </w:t>
        </w:r>
      </w:ins>
      <w:r>
        <w:rPr>
          <w:rFonts w:ascii="Arial" w:eastAsia="Arial" w:hAnsi="Arial" w:cs="Arial"/>
          <w:sz w:val="24"/>
          <w:szCs w:val="24"/>
        </w:rPr>
        <w:t>using the Sullivan Method</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843F09">
        <w:rPr>
          <w:rFonts w:ascii="Arial" w:eastAsia="Arial" w:hAnsi="Arial" w:cs="Arial"/>
          <w:sz w:val="24"/>
          <w:szCs w:val="24"/>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morbidity","type":"article-journal","volume":"86"},"uris":["http://www.mendeley.com/documents/?uuid=53ae6c7c-eab6-4718-8411-68f9d0e12fb1"]}],"mendeley":{"formattedCitation":"(Sullivan 1971)","plainTextFormattedCitation":"(Sullivan 1971)","previouslyFormattedCitation":"(Sullivan 1971)"},"properties":{"noteIndex":0},"schema":"https://github.com/citation-style-language/schema/raw/master/csl-citation.json"}</w:instrText>
      </w:r>
      <w:r w:rsidR="00843F09">
        <w:rPr>
          <w:rFonts w:ascii="Arial" w:eastAsia="Arial" w:hAnsi="Arial" w:cs="Arial"/>
          <w:sz w:val="24"/>
          <w:szCs w:val="24"/>
        </w:rPr>
        <w:fldChar w:fldCharType="separate"/>
      </w:r>
      <w:r w:rsidR="00843F09" w:rsidRPr="00843F09">
        <w:rPr>
          <w:rFonts w:ascii="Arial" w:eastAsia="Arial" w:hAnsi="Arial" w:cs="Arial"/>
          <w:noProof/>
          <w:sz w:val="24"/>
          <w:szCs w:val="24"/>
        </w:rPr>
        <w:t>(Sullivan 1971)</w:t>
      </w:r>
      <w:r w:rsidR="00843F09">
        <w:rPr>
          <w:rFonts w:ascii="Arial" w:eastAsia="Arial" w:hAnsi="Arial" w:cs="Arial"/>
          <w:sz w:val="24"/>
          <w:szCs w:val="24"/>
        </w:rPr>
        <w:fldChar w:fldCharType="end"/>
      </w:r>
      <w:r>
        <w:rPr>
          <w:rFonts w:ascii="Arial" w:eastAsia="Arial" w:hAnsi="Arial" w:cs="Arial"/>
          <w:sz w:val="24"/>
          <w:szCs w:val="24"/>
        </w:rPr>
        <w:t xml:space="preserve">, </w:t>
      </w:r>
      <w:ins w:id="58" w:author="Di Lego Goncalves, Vanessa" w:date="2023-06-22T09:32:00Z">
        <w:r w:rsidR="00381CF7">
          <w:rPr>
            <w:rFonts w:ascii="Arial" w:eastAsia="Arial" w:hAnsi="Arial" w:cs="Arial"/>
            <w:sz w:val="24"/>
            <w:szCs w:val="24"/>
          </w:rPr>
          <w:t xml:space="preserve">the most </w:t>
        </w:r>
      </w:ins>
      <w:ins w:id="59" w:author="Di Lego Goncalves, Vanessa" w:date="2023-06-22T09:34:00Z">
        <w:r w:rsidR="00381CF7">
          <w:rPr>
            <w:rFonts w:ascii="Arial" w:eastAsia="Arial" w:hAnsi="Arial" w:cs="Arial"/>
            <w:sz w:val="24"/>
            <w:szCs w:val="24"/>
          </w:rPr>
          <w:t xml:space="preserve">widely </w:t>
        </w:r>
        <w:proofErr w:type="spellStart"/>
        <w:r w:rsidR="00381CF7">
          <w:rPr>
            <w:rFonts w:ascii="Arial" w:eastAsia="Arial" w:hAnsi="Arial" w:cs="Arial"/>
            <w:sz w:val="24"/>
            <w:szCs w:val="24"/>
          </w:rPr>
          <w:t>adopted</w:t>
        </w:r>
      </w:ins>
      <w:del w:id="60" w:author="Di Lego Goncalves, Vanessa" w:date="2023-06-22T09:32:00Z">
        <w:r w:rsidDel="00381CF7">
          <w:rPr>
            <w:rFonts w:ascii="Arial" w:eastAsia="Arial" w:hAnsi="Arial" w:cs="Arial"/>
            <w:sz w:val="24"/>
            <w:szCs w:val="24"/>
          </w:rPr>
          <w:delText xml:space="preserve">a </w:delText>
        </w:r>
      </w:del>
      <w:r>
        <w:rPr>
          <w:rFonts w:ascii="Arial" w:eastAsia="Arial" w:hAnsi="Arial" w:cs="Arial"/>
          <w:sz w:val="24"/>
          <w:szCs w:val="24"/>
        </w:rPr>
        <w:t>methodological</w:t>
      </w:r>
      <w:proofErr w:type="spellEnd"/>
      <w:r>
        <w:rPr>
          <w:rFonts w:ascii="Arial" w:eastAsia="Arial" w:hAnsi="Arial" w:cs="Arial"/>
          <w:sz w:val="24"/>
          <w:szCs w:val="24"/>
        </w:rPr>
        <w:t xml:space="preserve"> approach </w:t>
      </w:r>
      <w:del w:id="61" w:author="Di Lego Goncalves, Vanessa" w:date="2023-06-22T09:33:00Z">
        <w:r w:rsidDel="00381CF7">
          <w:rPr>
            <w:rFonts w:ascii="Arial" w:eastAsia="Arial" w:hAnsi="Arial" w:cs="Arial"/>
            <w:sz w:val="24"/>
            <w:szCs w:val="24"/>
          </w:rPr>
          <w:delText>that has been used before in similar</w:delText>
        </w:r>
      </w:del>
      <w:ins w:id="62" w:author="Di Lego Goncalves, Vanessa" w:date="2023-06-22T09:33:00Z">
        <w:r w:rsidR="00381CF7">
          <w:rPr>
            <w:rFonts w:ascii="Arial" w:eastAsia="Arial" w:hAnsi="Arial" w:cs="Arial"/>
            <w:sz w:val="24"/>
            <w:szCs w:val="24"/>
          </w:rPr>
          <w:t xml:space="preserve">for </w:t>
        </w:r>
      </w:ins>
      <w:ins w:id="63" w:author="Di Lego Goncalves, Vanessa" w:date="2023-06-22T09:35:00Z">
        <w:r w:rsidR="00381CF7">
          <w:rPr>
            <w:rFonts w:ascii="Arial" w:eastAsia="Arial" w:hAnsi="Arial" w:cs="Arial"/>
            <w:sz w:val="24"/>
            <w:szCs w:val="24"/>
          </w:rPr>
          <w:t>estimating prevalence-based health expectancies</w:t>
        </w:r>
      </w:ins>
      <w:del w:id="64" w:author="Di Lego Goncalves, Vanessa" w:date="2023-06-22T09:35:00Z">
        <w:r w:rsidDel="00381CF7">
          <w:rPr>
            <w:rFonts w:ascii="Arial" w:eastAsia="Arial" w:hAnsi="Arial" w:cs="Arial"/>
            <w:sz w:val="24"/>
            <w:szCs w:val="24"/>
          </w:rPr>
          <w:delText xml:space="preserve"> </w:delText>
        </w:r>
        <w:r w:rsidDel="00381CF7">
          <w:rPr>
            <w:rFonts w:ascii="Arial" w:eastAsia="Arial" w:hAnsi="Arial" w:cs="Arial"/>
            <w:sz w:val="24"/>
            <w:szCs w:val="24"/>
          </w:rPr>
          <w:lastRenderedPageBreak/>
          <w:delText>analyses</w:delText>
        </w:r>
      </w:del>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47289C">
        <w:rPr>
          <w:rFonts w:ascii="Arial" w:eastAsia="Arial" w:hAnsi="Arial" w:cs="Arial"/>
          <w:sz w:val="24"/>
          <w:szCs w:val="24"/>
        </w:rPr>
        <w:instrText>ADDIN CSL_CITATION {"citationItems":[{"id":"ITEM-1","itemData":{"DOI":"10.3233/SJI-140840","ISSN":"18747655","abstract":"Health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 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expectancy","type":"article-journal","volume":"30"},"uris":["http://www.mendeley.com/documents/?uuid=9d7b133b-168e-4734-aafd-2711e02e02a2"]},{"id":"ITEM-2","itemData":{"DOI":"10.2105/AJPH.2016.303120","author":[{"dropping-particle":"","family":"Crimmins","given":"Eileen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States","type":"article-journal","volume":"106"},"uris":["http://www.mendeley.com/documents/?uuid=5f91cfd1-0d5c-4fca-a8ba-8668d91b3001"]}],"mendeley":{"formattedCitation":"(Saito et al. 2014; Crimmins et al. 2016)","plainTextFormattedCitation":"(Saito et al. 2014; Crimmins et al. 2016)","previouslyFormattedCitation":"(Saito et al. 2014; Crimmins et al. 2016)"},"properties":{"noteIndex":0},"schema":"https://github.com/citation-style-language/schema/raw/master/csl-citation.json"}</w:instrText>
      </w:r>
      <w:r w:rsidR="00843F09">
        <w:rPr>
          <w:rFonts w:ascii="Arial" w:eastAsia="Arial" w:hAnsi="Arial" w:cs="Arial"/>
          <w:sz w:val="24"/>
          <w:szCs w:val="24"/>
        </w:rPr>
        <w:fldChar w:fldCharType="separate"/>
      </w:r>
      <w:r w:rsidR="00843F09" w:rsidRPr="00843F09">
        <w:rPr>
          <w:rFonts w:ascii="Arial" w:eastAsia="Arial" w:hAnsi="Arial" w:cs="Arial"/>
          <w:noProof/>
          <w:sz w:val="24"/>
          <w:szCs w:val="24"/>
        </w:rPr>
        <w:t>(Saito et al. 2014; Crimmins et al. 2016)</w:t>
      </w:r>
      <w:r w:rsidR="00843F09">
        <w:rPr>
          <w:rFonts w:ascii="Arial" w:eastAsia="Arial" w:hAnsi="Arial" w:cs="Arial"/>
          <w:sz w:val="24"/>
          <w:szCs w:val="24"/>
        </w:rPr>
        <w:fldChar w:fldCharType="end"/>
      </w:r>
      <w:r>
        <w:rPr>
          <w:rFonts w:ascii="Arial" w:eastAsia="Arial" w:hAnsi="Arial" w:cs="Arial"/>
          <w:sz w:val="24"/>
          <w:szCs w:val="24"/>
        </w:rPr>
        <w:t xml:space="preserve">. </w:t>
      </w:r>
      <w:del w:id="65" w:author="Di Lego Goncalves, Vanessa" w:date="2023-06-22T09:44:00Z">
        <w:r w:rsidDel="005B22C5">
          <w:rPr>
            <w:rFonts w:ascii="Arial" w:eastAsia="Arial" w:hAnsi="Arial" w:cs="Arial"/>
            <w:color w:val="000000"/>
            <w:sz w:val="24"/>
            <w:szCs w:val="24"/>
          </w:rPr>
          <w:delText xml:space="preserve">We estimate </w:delText>
        </w:r>
      </w:del>
      <w:del w:id="66" w:author="Di Lego Goncalves, Vanessa" w:date="2023-06-22T09:43:00Z">
        <w:r w:rsidDel="005B22C5">
          <w:rPr>
            <w:rFonts w:ascii="Arial" w:eastAsia="Arial" w:hAnsi="Arial" w:cs="Arial"/>
            <w:color w:val="000000"/>
            <w:sz w:val="24"/>
            <w:szCs w:val="24"/>
          </w:rPr>
          <w:delText>disability- and chronic disease-free life expectancies (</w:delText>
        </w:r>
      </w:del>
      <w:del w:id="67" w:author="Di Lego Goncalves, Vanessa" w:date="2023-06-22T09:44:00Z">
        <w:r w:rsidDel="005B22C5">
          <w:rPr>
            <w:rFonts w:ascii="Arial" w:eastAsia="Arial" w:hAnsi="Arial" w:cs="Arial"/>
            <w:color w:val="000000"/>
            <w:sz w:val="24"/>
            <w:szCs w:val="24"/>
          </w:rPr>
          <w:delText xml:space="preserve">DFLE and CFLE) for ages 60 and over. </w:delText>
        </w:r>
      </w:del>
      <w:r>
        <w:rPr>
          <w:rFonts w:ascii="Arial" w:eastAsia="Arial" w:hAnsi="Arial" w:cs="Arial"/>
          <w:color w:val="000000"/>
          <w:sz w:val="24"/>
          <w:szCs w:val="24"/>
        </w:rPr>
        <w:t>For disability, we use the variable constructed from a 5-item list of activities of daily living (ADLs), which include bathing, dressing, eating, getting in and out of bed, and using the toilet</w:t>
      </w:r>
      <w:r w:rsidR="0047289C">
        <w:rPr>
          <w:rFonts w:ascii="Arial" w:eastAsia="Arial" w:hAnsi="Arial" w:cs="Arial"/>
          <w:color w:val="000000"/>
          <w:sz w:val="24"/>
          <w:szCs w:val="24"/>
        </w:rPr>
        <w:t xml:space="preserve"> </w:t>
      </w:r>
      <w:r w:rsidR="0047289C">
        <w:rPr>
          <w:rFonts w:ascii="Arial" w:eastAsia="Arial" w:hAnsi="Arial" w:cs="Arial"/>
          <w:color w:val="000000"/>
          <w:sz w:val="24"/>
          <w:szCs w:val="24"/>
        </w:rPr>
        <w:fldChar w:fldCharType="begin" w:fldLock="1"/>
      </w:r>
      <w:r w:rsidR="00842EBA">
        <w:rPr>
          <w:rFonts w:ascii="Arial" w:eastAsia="Arial" w:hAnsi="Arial" w:cs="Arial"/>
          <w:color w:val="000000"/>
          <w:sz w:val="24"/>
          <w:szCs w:val="24"/>
        </w:rPr>
        <w:instrText>ADDIN CSL_CITATION {"citationItems":[{"id":"ITEM-1","itemData":{"ISSN":"0002-9262","PMID":"8610686","abstract":"Change in self-reported physical function was examined using baseline and 5 years of follow-up data between 1982 and 1991 from the four Established Populations for Epidemiologic Studies of the Elderly studies. In East Boston, Massachusetts (n = 3,809), Iowa and Washington Counties, Iowa (n = 3,673), New Haven, Connecticut (n = 2,812), and North Carolina (n = 4,163), noninstitutionalized persons aged 65 years and older were asked a series of questions to assess their physical function: a modified Katz Activities of Daily Living (ADL) scale, three items from the Rosow-Breslau Functional Health Scale, and questions on physical performance, adapted from Nagi, as well as information on demographic, social, and health characteristics. Longitudinal statistical analyses (random effects and Markov transition models) were used to evaluate improvement, stability, and deterioration in functional ability at both an individual and a population level over multiple years of data. The average decline in physical function associated with age was found to be greater than previous cross-sectional studies have suggested, and the rate of decline increased with increasing age. Considerable individual variation was evident. Although many people experienced declines, a smaller but substantial portion experienced recovery. Women reported a greater rate of decline in physical function and were less likely to recover from disability.","author":[{"dropping-particle":"","family":"Beckett","given":"L a","non-dropping-particle":"","parse-names":false,"suffix":""},{"dropping-particle":"","family":"Brock","given":"D B","non-dropping-particle":"","parse-names":false,"suffix":""},{"dropping-particle":"","family":"Lemke","given":"J H","non-dropping-particle":"","parse-names":false,"suffix":""},{"dropping-particle":"","family":"Mendes de Leon","given":"C F","non-dropping-particle":"","parse-names":false,"suffix":""},{"dropping-particle":"","family":"Guralnik","given":"J M","non-dropping-particle":"","parse-names":false,"suffix":""},{"dropping-particle":"","family":"Fillenbaum","given":"G G","non-dropping-particle":"","parse-names":false,"suffix":""},{"dropping-particle":"","family":"Branch","given":"L G","non-dropping-particle":"","parse-names":false,"suffix":""},{"dropping-particle":"","family":"Wetle","given":"T T","non-dropping-particle":"","parse-names":false,"suffix":""},{"dropping-particle":"","family":"Evans","given":"D a","non-dropping-particle":"","parse-names":false,"suffix":""}],"container-title":"American journal of epidemiology","id":"ITEM-1","issue":"8","issued":{"date-parts":[["1996"]]},"page":"766-78","title":"Analysis of change in self-reported physical function among older persons in four population studies.","type":"article-journal","volume":"143"},"uris":["http://www.mendeley.com/documents/?uuid=fcd6b937-c6ab-4fd6-8dbe-ba7d45016340"]}],"mendeley":{"formattedCitation":"(Beckett et al. 1996)","plainTextFormattedCitation":"(Beckett et al. 1996)","previouslyFormattedCitation":"(Beckett et al. 1996)"},"properties":{"noteIndex":0},"schema":"https://github.com/citation-style-language/schema/raw/master/csl-citation.json"}</w:instrText>
      </w:r>
      <w:r w:rsidR="0047289C">
        <w:rPr>
          <w:rFonts w:ascii="Arial" w:eastAsia="Arial" w:hAnsi="Arial" w:cs="Arial"/>
          <w:color w:val="000000"/>
          <w:sz w:val="24"/>
          <w:szCs w:val="24"/>
        </w:rPr>
        <w:fldChar w:fldCharType="separate"/>
      </w:r>
      <w:r w:rsidR="0047289C" w:rsidRPr="0047289C">
        <w:rPr>
          <w:rFonts w:ascii="Arial" w:eastAsia="Arial" w:hAnsi="Arial" w:cs="Arial"/>
          <w:noProof/>
          <w:color w:val="000000"/>
          <w:sz w:val="24"/>
          <w:szCs w:val="24"/>
        </w:rPr>
        <w:t>(Beckett et al. 1996)</w:t>
      </w:r>
      <w:r w:rsidR="0047289C">
        <w:rPr>
          <w:rFonts w:ascii="Arial" w:eastAsia="Arial" w:hAnsi="Arial" w:cs="Arial"/>
          <w:color w:val="000000"/>
          <w:sz w:val="24"/>
          <w:szCs w:val="24"/>
        </w:rPr>
        <w:fldChar w:fldCharType="end"/>
      </w:r>
      <w:r>
        <w:rPr>
          <w:rFonts w:ascii="Arial" w:eastAsia="Arial" w:hAnsi="Arial" w:cs="Arial"/>
          <w:color w:val="000000"/>
          <w:sz w:val="24"/>
          <w:szCs w:val="24"/>
        </w:rPr>
        <w:t xml:space="preserve">. For chronic doctor diagnosed diseases, we use the variables on specific chronic conditions diagnosed by a physician, which include diabetes, heart conditions, arthritis, cancer, stroke and lung disease. </w:t>
      </w:r>
      <w:r w:rsidRPr="005E371A">
        <w:rPr>
          <w:rFonts w:ascii="Arial" w:eastAsia="Arial" w:hAnsi="Arial" w:cs="Arial"/>
          <w:color w:val="000000"/>
          <w:sz w:val="24"/>
          <w:szCs w:val="24"/>
        </w:rPr>
        <w:t xml:space="preserve">Using the respective weighted proportions of women and men who report a limitation in activities of daily living (ADL) and of at least one chronic doctor diagnosed disease (Chronic) in the population for each survey, we computed the </w:t>
      </w:r>
      <w:proofErr w:type="spellStart"/>
      <w:ins w:id="68" w:author="Di Lego Goncalves, Vanessa" w:date="2023-06-22T09:38:00Z">
        <w:r w:rsidR="002B3BF7">
          <w:rPr>
            <w:rFonts w:ascii="Arial" w:eastAsia="Arial" w:hAnsi="Arial" w:cs="Arial"/>
            <w:sz w:val="24"/>
            <w:szCs w:val="24"/>
          </w:rPr>
          <w:t>the</w:t>
        </w:r>
        <w:proofErr w:type="spellEnd"/>
        <w:r w:rsidR="002B3BF7">
          <w:rPr>
            <w:rFonts w:ascii="Arial" w:eastAsia="Arial" w:hAnsi="Arial" w:cs="Arial"/>
            <w:sz w:val="24"/>
            <w:szCs w:val="24"/>
          </w:rPr>
          <w:t xml:space="preserve"> </w:t>
        </w:r>
        <w:r w:rsidR="002B3BF7" w:rsidRPr="005E371A">
          <w:rPr>
            <w:rFonts w:ascii="Arial" w:hAnsi="Arial"/>
            <w:color w:val="000000"/>
            <w:sz w:val="24"/>
            <w:rPrChange w:id="69" w:author="Di Lego Goncalves, Vanessa" w:date="2023-06-22T10:16:00Z">
              <w:rPr>
                <w:rFonts w:ascii="Arial" w:eastAsia="Arial" w:hAnsi="Arial" w:cs="Arial"/>
                <w:sz w:val="24"/>
                <w:szCs w:val="24"/>
              </w:rPr>
            </w:rPrChange>
          </w:rPr>
          <w:t xml:space="preserve">prevalence of </w:t>
        </w:r>
      </w:ins>
      <w:ins w:id="70" w:author="Di Lego Goncalves, Vanessa" w:date="2023-06-22T10:16:00Z">
        <w:r w:rsidRPr="005E371A">
          <w:rPr>
            <w:rFonts w:ascii="Arial" w:eastAsia="Arial" w:hAnsi="Arial" w:cs="Arial"/>
            <w:color w:val="000000"/>
            <w:sz w:val="24"/>
            <w:szCs w:val="24"/>
          </w:rPr>
          <w:t xml:space="preserve">unhealthy individuals for </w:t>
        </w:r>
        <w:proofErr w:type="spellStart"/>
        <w:r w:rsidRPr="005E371A">
          <w:rPr>
            <w:rFonts w:ascii="Arial" w:eastAsia="Arial" w:hAnsi="Arial" w:cs="Arial"/>
            <w:color w:val="000000"/>
            <w:sz w:val="24"/>
            <w:szCs w:val="24"/>
          </w:rPr>
          <w:t>each</w:t>
        </w:r>
      </w:ins>
      <w:ins w:id="71" w:author="Di Lego Goncalves, Vanessa" w:date="2023-06-22T09:38:00Z">
        <w:r w:rsidR="002B3BF7">
          <w:rPr>
            <w:rFonts w:ascii="Arial" w:eastAsia="Arial" w:hAnsi="Arial" w:cs="Arial"/>
            <w:sz w:val="24"/>
            <w:szCs w:val="24"/>
          </w:rPr>
          <w:t>disability</w:t>
        </w:r>
        <w:proofErr w:type="spellEnd"/>
        <w:r w:rsidR="002B3BF7">
          <w:rPr>
            <w:rFonts w:ascii="Arial" w:eastAsia="Arial" w:hAnsi="Arial" w:cs="Arial"/>
            <w:sz w:val="24"/>
            <w:szCs w:val="24"/>
          </w:rPr>
          <w:t xml:space="preserve"> and at least one chronic</w:t>
        </w:r>
        <w:r w:rsidR="002B3BF7" w:rsidRPr="005E371A">
          <w:rPr>
            <w:rFonts w:ascii="Arial" w:hAnsi="Arial"/>
            <w:color w:val="000000"/>
            <w:sz w:val="24"/>
            <w:rPrChange w:id="72" w:author="Di Lego Goncalves, Vanessa" w:date="2023-06-22T10:16:00Z">
              <w:rPr>
                <w:rFonts w:ascii="Arial" w:eastAsia="Arial" w:hAnsi="Arial" w:cs="Arial"/>
                <w:sz w:val="24"/>
                <w:szCs w:val="24"/>
              </w:rPr>
            </w:rPrChange>
          </w:rPr>
          <w:t xml:space="preserve"> condition </w:t>
        </w:r>
        <w:r w:rsidR="002B3BF7">
          <w:rPr>
            <w:rFonts w:ascii="Arial" w:eastAsia="Arial" w:hAnsi="Arial" w:cs="Arial"/>
            <w:sz w:val="24"/>
            <w:szCs w:val="24"/>
          </w:rPr>
          <w:t xml:space="preserve">for each country </w:t>
        </w:r>
      </w:ins>
      <w:del w:id="73" w:author="Di Lego Goncalves, Vanessa" w:date="2023-06-22T09:38:00Z">
        <w:r w:rsidRPr="005E371A" w:rsidDel="002B3BF7">
          <w:rPr>
            <w:rFonts w:ascii="Arial" w:eastAsia="Arial" w:hAnsi="Arial" w:cs="Arial"/>
            <w:color w:val="000000"/>
            <w:sz w:val="24"/>
            <w:szCs w:val="24"/>
          </w:rPr>
          <w:delText xml:space="preserve">prevalence of unhealthy individuals for each condition </w:delText>
        </w:r>
      </w:del>
      <w:r w:rsidRPr="005E371A">
        <w:rPr>
          <w:rFonts w:ascii="Arial" w:eastAsia="Arial" w:hAnsi="Arial" w:cs="Arial"/>
          <w:color w:val="000000"/>
          <w:sz w:val="24"/>
          <w:szCs w:val="24"/>
        </w:rPr>
        <w:t>and by 5-year age groups</w:t>
      </w:r>
      <w:ins w:id="74" w:author="Di Lego Goncalves, Vanessa" w:date="2023-06-22T09:39:00Z">
        <w:r w:rsidR="007E07B6">
          <w:rPr>
            <w:rFonts w:ascii="Arial" w:eastAsia="Arial" w:hAnsi="Arial" w:cs="Arial"/>
            <w:color w:val="000000"/>
            <w:sz w:val="24"/>
            <w:szCs w:val="24"/>
          </w:rPr>
          <w:t xml:space="preserve"> for women and men separately</w:t>
        </w:r>
      </w:ins>
      <w:r>
        <w:rPr>
          <w:rFonts w:ascii="Arial" w:eastAsia="Arial" w:hAnsi="Arial" w:cs="Arial"/>
          <w:color w:val="000000"/>
          <w:sz w:val="24"/>
          <w:szCs w:val="24"/>
        </w:rPr>
        <w:t>.</w:t>
      </w:r>
      <w:ins w:id="75" w:author="Di Lego Goncalves, Vanessa" w:date="2023-06-22T09:37:00Z">
        <w:r w:rsidR="00293B95">
          <w:rPr>
            <w:rFonts w:ascii="Arial" w:eastAsia="Arial" w:hAnsi="Arial" w:cs="Arial"/>
            <w:color w:val="000000"/>
            <w:sz w:val="24"/>
            <w:szCs w:val="24"/>
          </w:rPr>
          <w:t xml:space="preserve"> </w:t>
        </w:r>
      </w:ins>
      <w:ins w:id="76" w:author="Di Lego Goncalves, Vanessa" w:date="2023-06-22T09:41:00Z">
        <w:r w:rsidR="00DA586B">
          <w:rPr>
            <w:rFonts w:ascii="Arial" w:hAnsi="Arial"/>
            <w:sz w:val="24"/>
            <w:rPrChange w:id="77" w:author="Di Lego Goncalves, Vanessa" w:date="2023-06-22T10:16:00Z">
              <w:rPr>
                <w:rFonts w:ascii="Arial" w:eastAsia="Arial" w:hAnsi="Arial" w:cs="Arial"/>
                <w:color w:val="000000"/>
                <w:sz w:val="24"/>
                <w:szCs w:val="24"/>
              </w:rPr>
            </w:rPrChange>
          </w:rPr>
          <w:t>We then</w:t>
        </w:r>
      </w:ins>
      <w:ins w:id="78" w:author="Di Lego Goncalves, Vanessa" w:date="2023-06-22T09:39:00Z">
        <w:r w:rsidR="007E07B6">
          <w:rPr>
            <w:rFonts w:ascii="Arial" w:eastAsia="Arial" w:hAnsi="Arial" w:cs="Arial"/>
            <w:sz w:val="24"/>
            <w:szCs w:val="24"/>
          </w:rPr>
          <w:t xml:space="preserve"> </w:t>
        </w:r>
      </w:ins>
      <w:ins w:id="79" w:author="Di Lego Goncalves, Vanessa" w:date="2023-06-22T09:38:00Z">
        <w:r w:rsidR="002B3BF7">
          <w:rPr>
            <w:rFonts w:ascii="Arial" w:eastAsia="Arial" w:hAnsi="Arial" w:cs="Arial"/>
            <w:sz w:val="24"/>
            <w:szCs w:val="24"/>
          </w:rPr>
          <w:t xml:space="preserve">combine </w:t>
        </w:r>
      </w:ins>
      <w:ins w:id="80" w:author="Di Lego Goncalves, Vanessa" w:date="2023-06-22T10:13:00Z">
        <w:r w:rsidR="00244C53">
          <w:rPr>
            <w:rFonts w:ascii="Arial" w:eastAsia="Arial" w:hAnsi="Arial" w:cs="Arial"/>
            <w:sz w:val="24"/>
            <w:szCs w:val="24"/>
          </w:rPr>
          <w:t xml:space="preserve">the computed </w:t>
        </w:r>
        <w:proofErr w:type="spellStart"/>
        <w:r w:rsidR="00244C53">
          <w:rPr>
            <w:rFonts w:ascii="Arial" w:eastAsia="Arial" w:hAnsi="Arial" w:cs="Arial"/>
            <w:sz w:val="24"/>
            <w:szCs w:val="24"/>
          </w:rPr>
          <w:t>prevalence</w:t>
        </w:r>
      </w:ins>
      <w:ins w:id="81" w:author="Di Lego Goncalves, Vanessa" w:date="2023-06-22T09:38:00Z">
        <w:r w:rsidR="002B3BF7">
          <w:rPr>
            <w:rFonts w:ascii="Arial" w:eastAsia="Arial" w:hAnsi="Arial" w:cs="Arial"/>
            <w:sz w:val="24"/>
            <w:szCs w:val="24"/>
          </w:rPr>
          <w:t>it</w:t>
        </w:r>
        <w:proofErr w:type="spellEnd"/>
        <w:r w:rsidR="002B3BF7">
          <w:rPr>
            <w:rFonts w:ascii="Arial" w:eastAsia="Arial" w:hAnsi="Arial" w:cs="Arial"/>
            <w:sz w:val="24"/>
            <w:szCs w:val="24"/>
          </w:rPr>
          <w:t xml:space="preserve"> with the total number of person-years lived obtained from the </w:t>
        </w:r>
      </w:ins>
      <w:ins w:id="82" w:author="Di Lego Goncalves, Vanessa" w:date="2023-06-22T09:41:00Z">
        <w:r w:rsidR="00DA586B">
          <w:rPr>
            <w:rFonts w:ascii="Arial" w:eastAsia="Arial" w:hAnsi="Arial" w:cs="Arial"/>
            <w:sz w:val="24"/>
            <w:szCs w:val="24"/>
          </w:rPr>
          <w:t xml:space="preserve">United Nations </w:t>
        </w:r>
      </w:ins>
      <w:ins w:id="83" w:author="Di Lego Goncalves, Vanessa" w:date="2023-06-22T09:38:00Z">
        <w:r w:rsidR="002B3BF7">
          <w:rPr>
            <w:rFonts w:ascii="Arial" w:eastAsia="Arial" w:hAnsi="Arial" w:cs="Arial"/>
            <w:sz w:val="24"/>
            <w:szCs w:val="24"/>
          </w:rPr>
          <w:t>life tables</w:t>
        </w:r>
      </w:ins>
      <w:ins w:id="84" w:author="Di Lego Goncalves, Vanessa" w:date="2023-06-22T09:41:00Z">
        <w:r w:rsidR="00DA586B">
          <w:rPr>
            <w:rFonts w:ascii="Arial" w:eastAsia="Arial" w:hAnsi="Arial" w:cs="Arial"/>
            <w:sz w:val="24"/>
            <w:szCs w:val="24"/>
          </w:rPr>
          <w:t xml:space="preserve"> (ONS for England)</w:t>
        </w:r>
      </w:ins>
      <w:ins w:id="85" w:author="Di Lego Goncalves, Vanessa" w:date="2023-06-22T09:38:00Z">
        <w:r w:rsidR="002B3BF7">
          <w:rPr>
            <w:rFonts w:ascii="Arial" w:eastAsia="Arial" w:hAnsi="Arial" w:cs="Arial"/>
            <w:sz w:val="24"/>
            <w:szCs w:val="24"/>
          </w:rPr>
          <w:t xml:space="preserve">. </w:t>
        </w:r>
      </w:ins>
      <w:del w:id="86" w:author="Di Lego Goncalves, Vanessa" w:date="2023-06-22T10:10:00Z">
        <w:r w:rsidDel="00244C53">
          <w:rPr>
            <w:rFonts w:ascii="Arial" w:eastAsia="Arial" w:hAnsi="Arial" w:cs="Arial"/>
            <w:color w:val="000000"/>
            <w:sz w:val="24"/>
            <w:szCs w:val="24"/>
          </w:rPr>
          <w:delText xml:space="preserve">  </w:delText>
        </w:r>
      </w:del>
      <m:oMath>
        <m:sSubSup>
          <m:sSubSupPr>
            <m:ctrlPr>
              <w:ins w:id="87" w:author="Di Lego Goncalves, Vanessa" w:date="2023-06-22T10:14:00Z">
                <w:rPr>
                  <w:rFonts w:ascii="Cambria Math" w:eastAsia="Cambria Math" w:hAnsi="Cambria Math" w:cs="Cambria Math"/>
                  <w:sz w:val="24"/>
                  <w:szCs w:val="24"/>
                </w:rPr>
              </w:ins>
            </m:ctrlPr>
          </m:sSubSupPr>
          <m:e>
            <m:r>
              <w:ins w:id="88" w:author="Di Lego Goncalves, Vanessa" w:date="2023-06-22T10:14:00Z">
                <w:rPr>
                  <w:rFonts w:ascii="Cambria Math" w:eastAsia="Cambria Math" w:hAnsi="Cambria Math" w:cs="Cambria Math"/>
                  <w:sz w:val="24"/>
                  <w:szCs w:val="24"/>
                </w:rPr>
                <m:t>DFLE</m:t>
              </w:ins>
            </m:r>
          </m:e>
          <m:sub>
            <m:r>
              <w:ins w:id="89" w:author="Di Lego Goncalves, Vanessa" w:date="2023-06-22T10:14:00Z">
                <w:rPr>
                  <w:rFonts w:ascii="Cambria Math" w:eastAsia="Cambria Math" w:hAnsi="Cambria Math" w:cs="Cambria Math"/>
                  <w:sz w:val="24"/>
                  <w:szCs w:val="24"/>
                </w:rPr>
                <m:t>x</m:t>
              </w:ins>
            </m:r>
          </m:sub>
          <m:sup>
            <m:r>
              <w:ins w:id="90" w:author="Di Lego Goncalves, Vanessa" w:date="2023-06-22T10:14:00Z">
                <w:rPr>
                  <w:rFonts w:ascii="Cambria Math" w:eastAsia="Cambria Math" w:hAnsi="Cambria Math" w:cs="Cambria Math"/>
                  <w:sz w:val="24"/>
                  <w:szCs w:val="24"/>
                </w:rPr>
                <m:t xml:space="preserve"> </m:t>
              </w:ins>
            </m:r>
          </m:sup>
        </m:sSubSup>
      </m:oMath>
      <w:ins w:id="91" w:author="Di Lego Goncalves, Vanessa" w:date="2023-06-22T10:14:00Z">
        <w:r w:rsidR="00244C53">
          <w:rPr>
            <w:rFonts w:ascii="Arial" w:eastAsia="Arial" w:hAnsi="Arial" w:cs="Arial"/>
            <w:sz w:val="24"/>
            <w:szCs w:val="24"/>
          </w:rPr>
          <w:t xml:space="preserve"> is the</w:t>
        </w:r>
      </w:ins>
      <w:ins w:id="92" w:author="Di Lego Goncalves, Vanessa" w:date="2023-06-22T09:40:00Z">
        <w:r w:rsidR="007E07B6">
          <w:rPr>
            <w:rFonts w:ascii="Arial" w:eastAsia="Arial" w:hAnsi="Arial" w:cs="Arial"/>
            <w:sz w:val="24"/>
            <w:szCs w:val="24"/>
          </w:rPr>
          <w:t>The number of person-years lived free of disability (</w:t>
        </w:r>
        <m:oMath>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sPre>
                    <m:sPrePr>
                      <m:ctrlPr>
                        <w:rPr>
                          <w:rFonts w:ascii="Cambria Math" w:eastAsia="Cambria Math" w:hAnsi="Cambria Math" w:cs="Cambria Math"/>
                          <w:i/>
                          <w:sz w:val="24"/>
                          <w:szCs w:val="24"/>
                        </w:rPr>
                      </m:ctrlPr>
                    </m:sPrePr>
                    <m:sub>
                      <m:r>
                        <w:rPr>
                          <w:rFonts w:ascii="Cambria Math" w:eastAsia="Cambria Math" w:hAnsi="Cambria Math" w:cs="Cambria Math"/>
                          <w:sz w:val="24"/>
                          <w:szCs w:val="24"/>
                        </w:rPr>
                        <m:t>n</m:t>
                      </m:r>
                    </m:sub>
                    <m:sup/>
                    <m:e>
                      <m:r>
                        <w:rPr>
                          <w:rFonts w:ascii="Cambria Math" w:eastAsia="Cambria Math" w:hAnsi="Cambria Math" w:cs="Cambria Math"/>
                          <w:sz w:val="24"/>
                          <w:szCs w:val="24"/>
                        </w:rPr>
                        <m:t>L</m:t>
                      </m:r>
                    </m:e>
                  </m:sPre>
                </m:e>
                <m:sub>
                  <m:r>
                    <w:rPr>
                      <w:rFonts w:ascii="Cambria Math" w:eastAsia="Cambria Math" w:hAnsi="Cambria Math" w:cs="Cambria Math"/>
                      <w:sz w:val="24"/>
                      <w:szCs w:val="24"/>
                    </w:rPr>
                    <m:t>x</m:t>
                  </m:r>
                </m:sub>
                <m:sup>
                  <m:r>
                    <w:rPr>
                      <w:rFonts w:ascii="Cambria Math" w:eastAsia="Cambria Math" w:hAnsi="Cambria Math" w:cs="Cambria Math"/>
                      <w:sz w:val="24"/>
                      <w:szCs w:val="24"/>
                    </w:rPr>
                    <m:t>i</m:t>
                  </m:r>
                </m:sup>
              </m:sSubSup>
            </m:e>
            <m:sub>
              <m:r>
                <w:rPr>
                  <w:rFonts w:ascii="Cambria Math" w:eastAsia="Cambria Math" w:hAnsi="Cambria Math" w:cs="Cambria Math"/>
                  <w:sz w:val="24"/>
                  <w:szCs w:val="24"/>
                </w:rPr>
                <m:t xml:space="preserve"> </m:t>
              </m:r>
            </m:sub>
          </m:sSub>
        </m:oMath>
        <w:r w:rsidR="007E07B6">
          <w:rPr>
            <w:rFonts w:ascii="Arial" w:eastAsia="Arial" w:hAnsi="Arial" w:cs="Arial"/>
            <w:sz w:val="24"/>
            <w:szCs w:val="24"/>
          </w:rPr>
          <w:t>) is calculated as,</w:t>
        </w:r>
      </w:ins>
    </w:p>
    <w:p w14:paraId="4ED6D3B8" w14:textId="77777777" w:rsidR="007E07B6" w:rsidRDefault="007E07B6" w:rsidP="007E07B6">
      <w:pPr>
        <w:spacing w:after="0"/>
        <w:rPr>
          <w:ins w:id="93" w:author="Di Lego Goncalves, Vanessa" w:date="2023-06-22T09:40:00Z"/>
          <w:rFonts w:ascii="Arial" w:eastAsia="Arial" w:hAnsi="Arial" w:cs="Arial"/>
          <w:sz w:val="24"/>
          <w:szCs w:val="24"/>
        </w:rPr>
      </w:pPr>
    </w:p>
    <w:p w14:paraId="22850779" w14:textId="77777777" w:rsidR="007E07B6" w:rsidRPr="00152047" w:rsidRDefault="007E07B6" w:rsidP="007E07B6">
      <w:pPr>
        <w:jc w:val="center"/>
        <w:rPr>
          <w:ins w:id="94" w:author="Di Lego Goncalves, Vanessa" w:date="2023-06-22T09:40:00Z"/>
        </w:rPr>
      </w:pPr>
      <m:oMath>
        <m:r>
          <w:ins w:id="95" w:author="Di Lego Goncalves, Vanessa" w:date="2023-06-22T09:40:00Z">
            <w:rPr>
              <w:rFonts w:ascii="Cambria Math" w:eastAsia="Cambria Math" w:hAnsi="Cambria Math" w:cs="Cambria Math"/>
              <w:sz w:val="24"/>
              <w:szCs w:val="24"/>
            </w:rPr>
            <m:t xml:space="preserve"> </m:t>
          </w:ins>
        </m:r>
        <m:sSub>
          <m:sSubPr>
            <m:ctrlPr>
              <w:ins w:id="96" w:author="Di Lego Goncalves, Vanessa" w:date="2023-06-22T09:40:00Z">
                <w:rPr>
                  <w:rFonts w:ascii="Cambria Math" w:eastAsia="Cambria Math" w:hAnsi="Cambria Math" w:cs="Cambria Math"/>
                  <w:sz w:val="24"/>
                  <w:szCs w:val="24"/>
                </w:rPr>
              </w:ins>
            </m:ctrlPr>
          </m:sSubPr>
          <m:e>
            <m:sSubSup>
              <m:sSubSupPr>
                <m:ctrlPr>
                  <w:ins w:id="97" w:author="Di Lego Goncalves, Vanessa" w:date="2023-06-22T09:40:00Z">
                    <w:rPr>
                      <w:rFonts w:ascii="Cambria Math" w:eastAsia="Cambria Math" w:hAnsi="Cambria Math" w:cs="Cambria Math"/>
                      <w:sz w:val="24"/>
                      <w:szCs w:val="24"/>
                    </w:rPr>
                  </w:ins>
                </m:ctrlPr>
              </m:sSubSupPr>
              <m:e>
                <m:sPre>
                  <m:sPrePr>
                    <m:ctrlPr>
                      <w:ins w:id="98" w:author="Di Lego Goncalves, Vanessa" w:date="2023-06-22T09:40:00Z">
                        <w:rPr>
                          <w:rFonts w:ascii="Cambria Math" w:eastAsia="Cambria Math" w:hAnsi="Cambria Math" w:cs="Cambria Math"/>
                          <w:i/>
                          <w:sz w:val="24"/>
                          <w:szCs w:val="24"/>
                        </w:rPr>
                      </w:ins>
                    </m:ctrlPr>
                  </m:sPrePr>
                  <m:sub>
                    <m:r>
                      <w:ins w:id="99" w:author="Di Lego Goncalves, Vanessa" w:date="2023-06-22T09:40:00Z">
                        <w:rPr>
                          <w:rFonts w:ascii="Cambria Math" w:eastAsia="Cambria Math" w:hAnsi="Cambria Math" w:cs="Cambria Math"/>
                          <w:sz w:val="24"/>
                          <w:szCs w:val="24"/>
                        </w:rPr>
                        <m:t>n</m:t>
                      </w:ins>
                    </m:r>
                  </m:sub>
                  <m:sup/>
                  <m:e>
                    <m:sSub>
                      <m:sSubPr>
                        <m:ctrlPr>
                          <w:ins w:id="100" w:author="Di Lego Goncalves, Vanessa" w:date="2023-06-22T09:40:00Z">
                            <w:rPr>
                              <w:rFonts w:ascii="Cambria Math" w:eastAsia="Cambria Math" w:hAnsi="Cambria Math" w:cs="Cambria Math"/>
                              <w:sz w:val="24"/>
                              <w:szCs w:val="24"/>
                            </w:rPr>
                          </w:ins>
                        </m:ctrlPr>
                      </m:sSubPr>
                      <m:e>
                        <m:sSubSup>
                          <m:sSubSupPr>
                            <m:ctrlPr>
                              <w:ins w:id="101" w:author="Di Lego Goncalves, Vanessa" w:date="2023-06-22T09:40:00Z">
                                <w:rPr>
                                  <w:rFonts w:ascii="Cambria Math" w:eastAsia="Cambria Math" w:hAnsi="Cambria Math" w:cs="Cambria Math"/>
                                  <w:sz w:val="24"/>
                                  <w:szCs w:val="24"/>
                                </w:rPr>
                              </w:ins>
                            </m:ctrlPr>
                          </m:sSubSupPr>
                          <m:e>
                            <m:r>
                              <w:ins w:id="102" w:author="Di Lego Goncalves, Vanessa" w:date="2023-06-22T09:40:00Z">
                                <w:rPr>
                                  <w:rFonts w:ascii="Cambria Math" w:eastAsia="Cambria Math" w:hAnsi="Cambria Math" w:cs="Cambria Math"/>
                                  <w:sz w:val="24"/>
                                  <w:szCs w:val="24"/>
                                </w:rPr>
                                <m:t>L</m:t>
                              </w:ins>
                            </m:r>
                          </m:e>
                          <m:sub>
                            <m:r>
                              <w:ins w:id="103" w:author="Di Lego Goncalves, Vanessa" w:date="2023-06-22T09:40:00Z">
                                <w:rPr>
                                  <w:rFonts w:ascii="Cambria Math" w:eastAsia="Cambria Math" w:hAnsi="Cambria Math" w:cs="Cambria Math"/>
                                  <w:sz w:val="24"/>
                                  <w:szCs w:val="24"/>
                                </w:rPr>
                                <m:t>x</m:t>
                              </w:ins>
                            </m:r>
                          </m:sub>
                          <m:sup>
                            <m:r>
                              <w:ins w:id="104" w:author="Di Lego Goncalves, Vanessa" w:date="2023-06-22T09:40:00Z">
                                <w:rPr>
                                  <w:rFonts w:ascii="Cambria Math" w:eastAsia="Cambria Math" w:hAnsi="Cambria Math" w:cs="Cambria Math"/>
                                  <w:sz w:val="24"/>
                                  <w:szCs w:val="24"/>
                                </w:rPr>
                                <m:t xml:space="preserve"> </m:t>
                              </w:ins>
                            </m:r>
                          </m:sup>
                        </m:sSubSup>
                      </m:e>
                      <m:sub>
                        <m:r>
                          <w:ins w:id="105" w:author="Di Lego Goncalves, Vanessa" w:date="2023-06-22T09:40:00Z">
                            <w:rPr>
                              <w:rFonts w:ascii="Cambria Math" w:eastAsia="Cambria Math" w:hAnsi="Cambria Math" w:cs="Cambria Math"/>
                              <w:sz w:val="24"/>
                              <w:szCs w:val="24"/>
                            </w:rPr>
                            <m:t xml:space="preserve"> </m:t>
                          </w:ins>
                        </m:r>
                      </m:sub>
                    </m:sSub>
                  </m:e>
                </m:sPre>
              </m:e>
              <m:sub/>
              <m:sup>
                <m:r>
                  <w:ins w:id="106" w:author="Di Lego Goncalves, Vanessa" w:date="2023-06-22T09:40:00Z">
                    <w:rPr>
                      <w:rFonts w:ascii="Cambria Math" w:eastAsia="Cambria Math" w:hAnsi="Cambria Math" w:cs="Cambria Math"/>
                      <w:sz w:val="24"/>
                      <w:szCs w:val="24"/>
                    </w:rPr>
                    <m:t>i</m:t>
                  </w:ins>
                </m:r>
              </m:sup>
            </m:sSubSup>
          </m:e>
          <m:sub>
            <m:r>
              <w:ins w:id="107" w:author="Di Lego Goncalves, Vanessa" w:date="2023-06-22T09:40:00Z">
                <w:rPr>
                  <w:rFonts w:ascii="Cambria Math" w:eastAsia="Cambria Math" w:hAnsi="Cambria Math" w:cs="Cambria Math"/>
                  <w:sz w:val="24"/>
                  <w:szCs w:val="24"/>
                </w:rPr>
                <m:t xml:space="preserve"> </m:t>
              </w:ins>
            </m:r>
          </m:sub>
        </m:sSub>
        <m:r>
          <w:ins w:id="108" w:author="Di Lego Goncalves, Vanessa" w:date="2023-06-22T09:40:00Z">
            <w:rPr>
              <w:rFonts w:ascii="Cambria Math" w:eastAsia="Cambria Math" w:hAnsi="Cambria Math" w:cs="Cambria Math"/>
              <w:sz w:val="24"/>
              <w:szCs w:val="24"/>
            </w:rPr>
            <m:t>=</m:t>
          </w:ins>
        </m:r>
        <m:sPre>
          <m:sPrePr>
            <m:ctrlPr>
              <w:ins w:id="109" w:author="Di Lego Goncalves, Vanessa" w:date="2023-06-22T09:40:00Z">
                <w:rPr>
                  <w:rFonts w:ascii="Cambria Math" w:eastAsia="Cambria Math" w:hAnsi="Cambria Math" w:cs="Cambria Math"/>
                  <w:i/>
                  <w:sz w:val="24"/>
                  <w:szCs w:val="24"/>
                </w:rPr>
              </w:ins>
            </m:ctrlPr>
          </m:sPrePr>
          <m:sub>
            <m:r>
              <w:ins w:id="110" w:author="Di Lego Goncalves, Vanessa" w:date="2023-06-22T09:40:00Z">
                <w:rPr>
                  <w:rFonts w:ascii="Cambria Math" w:eastAsia="Cambria Math" w:hAnsi="Cambria Math" w:cs="Cambria Math"/>
                  <w:sz w:val="24"/>
                  <w:szCs w:val="24"/>
                </w:rPr>
                <m:t>n</m:t>
              </w:ins>
            </m:r>
          </m:sub>
          <m:sup/>
          <m:e>
            <m:sSub>
              <m:sSubPr>
                <m:ctrlPr>
                  <w:ins w:id="111" w:author="Di Lego Goncalves, Vanessa" w:date="2023-06-22T09:40:00Z">
                    <w:rPr>
                      <w:rFonts w:ascii="Cambria Math" w:eastAsia="Cambria Math" w:hAnsi="Cambria Math" w:cs="Cambria Math"/>
                      <w:sz w:val="24"/>
                      <w:szCs w:val="24"/>
                    </w:rPr>
                  </w:ins>
                </m:ctrlPr>
              </m:sSubPr>
              <m:e>
                <m:sSubSup>
                  <m:sSubSupPr>
                    <m:ctrlPr>
                      <w:ins w:id="112" w:author="Di Lego Goncalves, Vanessa" w:date="2023-06-22T09:40:00Z">
                        <w:rPr>
                          <w:rFonts w:ascii="Cambria Math" w:eastAsia="Cambria Math" w:hAnsi="Cambria Math" w:cs="Cambria Math"/>
                          <w:sz w:val="24"/>
                          <w:szCs w:val="24"/>
                        </w:rPr>
                      </w:ins>
                    </m:ctrlPr>
                  </m:sSubSupPr>
                  <m:e>
                    <m:r>
                      <w:ins w:id="113" w:author="Di Lego Goncalves, Vanessa" w:date="2023-06-22T09:40:00Z">
                        <w:rPr>
                          <w:rFonts w:ascii="Cambria Math" w:eastAsia="Cambria Math" w:hAnsi="Cambria Math" w:cs="Cambria Math"/>
                          <w:sz w:val="24"/>
                          <w:szCs w:val="24"/>
                        </w:rPr>
                        <m:t>L</m:t>
                      </w:ins>
                    </m:r>
                  </m:e>
                  <m:sub>
                    <m:r>
                      <w:ins w:id="114" w:author="Di Lego Goncalves, Vanessa" w:date="2023-06-22T09:40:00Z">
                        <w:rPr>
                          <w:rFonts w:ascii="Cambria Math" w:eastAsia="Cambria Math" w:hAnsi="Cambria Math" w:cs="Cambria Math"/>
                          <w:sz w:val="24"/>
                          <w:szCs w:val="24"/>
                        </w:rPr>
                        <m:t>x</m:t>
                      </w:ins>
                    </m:r>
                  </m:sub>
                  <m:sup>
                    <m:r>
                      <w:ins w:id="115" w:author="Di Lego Goncalves, Vanessa" w:date="2023-06-22T09:40:00Z">
                        <w:rPr>
                          <w:rFonts w:ascii="Cambria Math" w:eastAsia="Cambria Math" w:hAnsi="Cambria Math" w:cs="Cambria Math"/>
                          <w:sz w:val="24"/>
                          <w:szCs w:val="24"/>
                        </w:rPr>
                        <m:t xml:space="preserve"> </m:t>
                      </w:ins>
                    </m:r>
                  </m:sup>
                </m:sSubSup>
              </m:e>
              <m:sub>
                <m:r>
                  <w:ins w:id="116" w:author="Di Lego Goncalves, Vanessa" w:date="2023-06-22T09:40:00Z">
                    <w:rPr>
                      <w:rFonts w:ascii="Cambria Math" w:eastAsia="Cambria Math" w:hAnsi="Cambria Math" w:cs="Cambria Math"/>
                      <w:sz w:val="24"/>
                      <w:szCs w:val="24"/>
                    </w:rPr>
                    <m:t xml:space="preserve"> </m:t>
                  </w:ins>
                </m:r>
              </m:sub>
            </m:sSub>
          </m:e>
        </m:sPre>
        <m:r>
          <w:ins w:id="117" w:author="Di Lego Goncalves, Vanessa" w:date="2023-06-22T09:40:00Z">
            <w:rPr>
              <w:rFonts w:ascii="Cambria Math" w:eastAsia="Cambria Math" w:hAnsi="Cambria Math" w:cs="Cambria Math"/>
              <w:sz w:val="24"/>
              <w:szCs w:val="24"/>
            </w:rPr>
            <m:t xml:space="preserve"> </m:t>
          </w:ins>
        </m:r>
        <m:d>
          <m:dPr>
            <m:ctrlPr>
              <w:ins w:id="118" w:author="Di Lego Goncalves, Vanessa" w:date="2023-06-22T09:40:00Z">
                <w:rPr>
                  <w:rFonts w:ascii="Cambria Math" w:eastAsia="Cambria Math" w:hAnsi="Cambria Math" w:cs="Cambria Math"/>
                  <w:sz w:val="24"/>
                  <w:szCs w:val="24"/>
                </w:rPr>
              </w:ins>
            </m:ctrlPr>
          </m:dPr>
          <m:e>
            <m:r>
              <w:ins w:id="119" w:author="Di Lego Goncalves, Vanessa" w:date="2023-06-22T09:40:00Z">
                <w:rPr>
                  <w:rFonts w:ascii="Cambria Math" w:eastAsia="Cambria Math" w:hAnsi="Cambria Math" w:cs="Cambria Math"/>
                  <w:sz w:val="24"/>
                  <w:szCs w:val="24"/>
                </w:rPr>
                <m:t xml:space="preserve">1- </m:t>
              </w:ins>
            </m:r>
            <m:sSub>
              <m:sSubPr>
                <m:ctrlPr>
                  <w:ins w:id="120" w:author="Di Lego Goncalves, Vanessa" w:date="2023-06-22T09:40:00Z">
                    <w:rPr>
                      <w:rFonts w:ascii="Cambria Math" w:eastAsia="Cambria Math" w:hAnsi="Cambria Math" w:cs="Cambria Math"/>
                      <w:sz w:val="24"/>
                      <w:szCs w:val="24"/>
                    </w:rPr>
                  </w:ins>
                </m:ctrlPr>
              </m:sSubPr>
              <m:e>
                <m:sSubSup>
                  <m:sSubSupPr>
                    <m:ctrlPr>
                      <w:ins w:id="121" w:author="Di Lego Goncalves, Vanessa" w:date="2023-06-22T09:40:00Z">
                        <w:rPr>
                          <w:rFonts w:ascii="Cambria Math" w:eastAsia="Cambria Math" w:hAnsi="Cambria Math" w:cs="Cambria Math"/>
                          <w:sz w:val="24"/>
                          <w:szCs w:val="24"/>
                        </w:rPr>
                      </w:ins>
                    </m:ctrlPr>
                  </m:sSubSupPr>
                  <m:e>
                    <m:sPre>
                      <m:sPrePr>
                        <m:ctrlPr>
                          <w:ins w:id="122" w:author="Di Lego Goncalves, Vanessa" w:date="2023-06-22T09:40:00Z">
                            <w:rPr>
                              <w:rFonts w:ascii="Cambria Math" w:eastAsia="Cambria Math" w:hAnsi="Cambria Math" w:cs="Cambria Math"/>
                              <w:i/>
                              <w:sz w:val="24"/>
                              <w:szCs w:val="24"/>
                            </w:rPr>
                          </w:ins>
                        </m:ctrlPr>
                      </m:sPrePr>
                      <m:sub>
                        <m:r>
                          <w:ins w:id="123" w:author="Di Lego Goncalves, Vanessa" w:date="2023-06-22T09:40:00Z">
                            <w:rPr>
                              <w:rFonts w:ascii="Cambria Math" w:eastAsia="Cambria Math" w:hAnsi="Cambria Math" w:cs="Cambria Math"/>
                              <w:sz w:val="24"/>
                              <w:szCs w:val="24"/>
                            </w:rPr>
                            <m:t>n</m:t>
                          </w:ins>
                        </m:r>
                      </m:sub>
                      <m:sup/>
                      <m:e>
                        <m:r>
                          <w:ins w:id="124" w:author="Di Lego Goncalves, Vanessa" w:date="2023-06-22T09:40:00Z">
                            <w:rPr>
                              <w:rFonts w:ascii="Cambria Math" w:eastAsia="Cambria Math" w:hAnsi="Cambria Math" w:cs="Cambria Math"/>
                              <w:sz w:val="24"/>
                              <w:szCs w:val="24"/>
                            </w:rPr>
                            <m:t>π</m:t>
                          </w:ins>
                        </m:r>
                      </m:e>
                    </m:sPre>
                  </m:e>
                  <m:sub>
                    <m:r>
                      <w:ins w:id="125" w:author="Di Lego Goncalves, Vanessa" w:date="2023-06-22T09:40:00Z">
                        <w:rPr>
                          <w:rFonts w:ascii="Cambria Math" w:eastAsia="Cambria Math" w:hAnsi="Cambria Math" w:cs="Cambria Math"/>
                          <w:sz w:val="24"/>
                          <w:szCs w:val="24"/>
                        </w:rPr>
                        <m:t>x</m:t>
                      </w:ins>
                    </m:r>
                  </m:sub>
                  <m:sup>
                    <m:r>
                      <w:ins w:id="126" w:author="Di Lego Goncalves, Vanessa" w:date="2023-06-22T09:40:00Z">
                        <w:rPr>
                          <w:rFonts w:ascii="Cambria Math" w:eastAsia="Cambria Math" w:hAnsi="Cambria Math" w:cs="Cambria Math"/>
                          <w:sz w:val="24"/>
                          <w:szCs w:val="24"/>
                        </w:rPr>
                        <m:t xml:space="preserve"> </m:t>
                      </w:ins>
                    </m:r>
                  </m:sup>
                </m:sSubSup>
              </m:e>
              <m:sub>
                <m:r>
                  <w:ins w:id="127" w:author="Di Lego Goncalves, Vanessa" w:date="2023-06-22T09:40:00Z">
                    <w:rPr>
                      <w:rFonts w:ascii="Cambria Math" w:eastAsia="Cambria Math" w:hAnsi="Cambria Math" w:cs="Cambria Math"/>
                      <w:sz w:val="24"/>
                      <w:szCs w:val="24"/>
                    </w:rPr>
                    <m:t xml:space="preserve"> </m:t>
                  </w:ins>
                </m:r>
              </m:sub>
            </m:sSub>
          </m:e>
        </m:d>
        <m:r>
          <w:ins w:id="128" w:author="Di Lego Goncalves, Vanessa" w:date="2023-06-22T09:40:00Z">
            <w:rPr>
              <w:rFonts w:ascii="Cambria Math" w:eastAsia="Cambria Math" w:hAnsi="Cambria Math" w:cs="Cambria Math"/>
              <w:sz w:val="24"/>
              <w:szCs w:val="24"/>
            </w:rPr>
            <m:t xml:space="preserve">    (1)</m:t>
          </w:ins>
        </m:r>
        <m:r>
          <w:ins w:id="129" w:author="Di Lego Goncalves, Vanessa" w:date="2023-06-22T09:40:00Z">
            <w:rPr>
              <w:rFonts w:ascii="Cambria Math" w:eastAsia="Cambria Math" w:hAnsi="Cambria Math" w:cs="Cambria Math"/>
            </w:rPr>
            <m:t xml:space="preserve"> </m:t>
          </w:ins>
        </m:r>
      </m:oMath>
      <w:customXmlInsRangeStart w:id="130" w:author="Di Lego Goncalves, Vanessa" w:date="2023-06-22T09:40:00Z"/>
      <w:sdt>
        <w:sdtPr>
          <w:tag w:val="goog_rdk_50"/>
          <w:id w:val="1481196652"/>
          <w:showingPlcHdr/>
        </w:sdtPr>
        <w:sdtEndPr/>
        <w:sdtContent>
          <w:customXmlInsRangeEnd w:id="130"/>
          <w:ins w:id="131" w:author="Di Lego Goncalves, Vanessa" w:date="2023-06-22T09:40:00Z">
            <w:r>
              <w:t xml:space="preserve">     </w:t>
            </w:r>
          </w:ins>
          <w:customXmlInsRangeStart w:id="132" w:author="Di Lego Goncalves, Vanessa" w:date="2023-06-22T09:40:00Z"/>
        </w:sdtContent>
      </w:sdt>
      <w:customXmlInsRangeEnd w:id="132"/>
    </w:p>
    <w:p w14:paraId="647C6753" w14:textId="77777777" w:rsidR="007E07B6" w:rsidRDefault="007E07B6" w:rsidP="007E07B6">
      <w:pPr>
        <w:spacing w:after="0"/>
        <w:jc w:val="center"/>
        <w:rPr>
          <w:ins w:id="133" w:author="Di Lego Goncalves, Vanessa" w:date="2023-06-22T09:40:00Z"/>
          <w:rFonts w:ascii="Arial" w:eastAsia="Arial" w:hAnsi="Arial" w:cs="Arial"/>
          <w:sz w:val="24"/>
          <w:szCs w:val="24"/>
        </w:rPr>
      </w:pPr>
    </w:p>
    <w:p w14:paraId="2A107DA6" w14:textId="1394C81A" w:rsidR="002B3BF7" w:rsidRDefault="007E07B6" w:rsidP="00244C53">
      <w:pPr>
        <w:spacing w:line="360" w:lineRule="auto"/>
        <w:jc w:val="both"/>
        <w:rPr>
          <w:ins w:id="134" w:author="Di Lego Goncalves, Vanessa" w:date="2023-06-22T09:38:00Z"/>
          <w:rFonts w:ascii="Arial" w:eastAsia="Arial" w:hAnsi="Arial" w:cs="Arial"/>
          <w:sz w:val="24"/>
          <w:szCs w:val="24"/>
        </w:rPr>
        <w:pPrChange w:id="135" w:author="Di Lego Goncalves, Vanessa" w:date="2023-06-22T10:16:00Z">
          <w:pPr>
            <w:pBdr>
              <w:top w:val="nil"/>
              <w:left w:val="nil"/>
              <w:bottom w:val="nil"/>
              <w:right w:val="nil"/>
              <w:between w:val="nil"/>
            </w:pBdr>
            <w:spacing w:after="0" w:line="360" w:lineRule="auto"/>
            <w:jc w:val="both"/>
          </w:pPr>
        </w:pPrChange>
      </w:pPr>
      <w:ins w:id="136" w:author="Di Lego Goncalves, Vanessa" w:date="2023-06-22T09:40:00Z">
        <w:r>
          <w:rPr>
            <w:rFonts w:ascii="Arial" w:eastAsia="Arial" w:hAnsi="Arial" w:cs="Arial"/>
            <w:sz w:val="24"/>
            <w:szCs w:val="24"/>
          </w:rPr>
          <w:t xml:space="preserve">where </w:t>
        </w:r>
        <w:proofErr w:type="spellStart"/>
        <w:proofErr w:type="gramStart"/>
        <w:r>
          <w:rPr>
            <w:rFonts w:ascii="Arial" w:eastAsia="Arial" w:hAnsi="Arial" w:cs="Arial"/>
            <w:i/>
            <w:sz w:val="24"/>
            <w:szCs w:val="24"/>
            <w:vertAlign w:val="subscript"/>
          </w:rPr>
          <w:t>n</w:t>
        </w:r>
        <w:r>
          <w:rPr>
            <w:rFonts w:ascii="Arial" w:eastAsia="Arial" w:hAnsi="Arial" w:cs="Arial"/>
            <w:i/>
            <w:sz w:val="24"/>
            <w:szCs w:val="24"/>
          </w:rPr>
          <w:t>L</w:t>
        </w:r>
        <w:r>
          <w:rPr>
            <w:rFonts w:ascii="Arial" w:eastAsia="Arial" w:hAnsi="Arial" w:cs="Arial"/>
            <w:i/>
            <w:sz w:val="24"/>
            <w:szCs w:val="24"/>
            <w:vertAlign w:val="subscript"/>
          </w:rPr>
          <w:t>x</w:t>
        </w:r>
        <w:r>
          <w:rPr>
            <w:rFonts w:ascii="Arial" w:eastAsia="Arial" w:hAnsi="Arial" w:cs="Arial"/>
            <w:i/>
            <w:sz w:val="24"/>
            <w:szCs w:val="24"/>
            <w:vertAlign w:val="superscript"/>
          </w:rPr>
          <w:t>i</w:t>
        </w:r>
        <w:proofErr w:type="spellEnd"/>
        <w:r>
          <w:rPr>
            <w:rFonts w:ascii="Arial" w:eastAsia="Arial" w:hAnsi="Arial" w:cs="Arial"/>
            <w:i/>
            <w:sz w:val="24"/>
            <w:szCs w:val="24"/>
          </w:rPr>
          <w:t xml:space="preserve"> </w:t>
        </w:r>
        <w:r>
          <w:rPr>
            <w:rFonts w:ascii="Arial" w:eastAsia="Arial" w:hAnsi="Arial" w:cs="Arial"/>
            <w:sz w:val="24"/>
            <w:szCs w:val="24"/>
          </w:rPr>
          <w:t xml:space="preserve"> is</w:t>
        </w:r>
        <w:proofErr w:type="gramEnd"/>
        <w:r>
          <w:rPr>
            <w:rFonts w:ascii="Arial" w:eastAsia="Arial" w:hAnsi="Arial" w:cs="Arial"/>
            <w:sz w:val="24"/>
            <w:szCs w:val="24"/>
          </w:rPr>
          <w:t xml:space="preserve"> the number of person-years lived without disability </w:t>
        </w:r>
      </w:ins>
      <w:ins w:id="137" w:author="Di Lego Goncalves, Vanessa" w:date="2023-06-22T10:14:00Z">
        <w:r w:rsidR="00244C53">
          <w:rPr>
            <w:rFonts w:ascii="Arial" w:eastAsia="Arial" w:hAnsi="Arial" w:cs="Arial"/>
            <w:sz w:val="24"/>
            <w:szCs w:val="24"/>
          </w:rPr>
          <w:t xml:space="preserve">at </w:t>
        </w:r>
      </w:ins>
      <w:ins w:id="138" w:author="Di Lego Goncalves, Vanessa" w:date="2023-06-22T09:40:00Z">
        <w:r>
          <w:rPr>
            <w:rFonts w:ascii="Arial" w:eastAsia="Arial" w:hAnsi="Arial" w:cs="Arial"/>
            <w:sz w:val="24"/>
            <w:szCs w:val="24"/>
          </w:rPr>
          <w:t>between ages</w:t>
        </w:r>
        <w:r>
          <w:rPr>
            <w:rFonts w:ascii="Arial" w:eastAsia="Arial" w:hAnsi="Arial" w:cs="Arial"/>
            <w:i/>
            <w:sz w:val="24"/>
            <w:szCs w:val="24"/>
          </w:rPr>
          <w:t xml:space="preserve"> x</w:t>
        </w:r>
        <w:r>
          <w:rPr>
            <w:rFonts w:ascii="Arial" w:eastAsia="Arial" w:hAnsi="Arial" w:cs="Arial"/>
            <w:sz w:val="24"/>
            <w:szCs w:val="24"/>
          </w:rPr>
          <w:t xml:space="preserve"> and </w:t>
        </w:r>
        <w:proofErr w:type="spellStart"/>
        <w:r>
          <w:rPr>
            <w:rFonts w:ascii="Arial" w:eastAsia="Arial" w:hAnsi="Arial" w:cs="Arial"/>
            <w:i/>
            <w:sz w:val="24"/>
            <w:szCs w:val="24"/>
          </w:rPr>
          <w:t>x+n</w:t>
        </w:r>
        <w:proofErr w:type="spellEnd"/>
        <w:r>
          <w:rPr>
            <w:rFonts w:ascii="Arial" w:eastAsia="Arial" w:hAnsi="Arial" w:cs="Arial"/>
            <w:sz w:val="24"/>
            <w:szCs w:val="24"/>
          </w:rPr>
          <w:t xml:space="preserve">, </w:t>
        </w:r>
        <w:proofErr w:type="spellStart"/>
        <w:r>
          <w:rPr>
            <w:rFonts w:ascii="Arial" w:eastAsia="Arial" w:hAnsi="Arial" w:cs="Arial"/>
            <w:i/>
            <w:sz w:val="24"/>
            <w:szCs w:val="24"/>
            <w:vertAlign w:val="subscript"/>
          </w:rPr>
          <w:t>n</w:t>
        </w:r>
        <w:r>
          <w:rPr>
            <w:rFonts w:ascii="Arial" w:eastAsia="Arial" w:hAnsi="Arial" w:cs="Arial"/>
            <w:i/>
            <w:sz w:val="24"/>
            <w:szCs w:val="24"/>
          </w:rPr>
          <w:t>L</w:t>
        </w:r>
        <w:r>
          <w:rPr>
            <w:rFonts w:ascii="Arial" w:eastAsia="Arial" w:hAnsi="Arial" w:cs="Arial"/>
            <w:i/>
            <w:sz w:val="24"/>
            <w:szCs w:val="24"/>
            <w:vertAlign w:val="subscript"/>
          </w:rPr>
          <w:t>x</w:t>
        </w:r>
        <w:proofErr w:type="spellEnd"/>
        <w:r>
          <w:rPr>
            <w:rFonts w:ascii="Arial" w:eastAsia="Arial" w:hAnsi="Arial" w:cs="Arial"/>
            <w:sz w:val="24"/>
            <w:szCs w:val="24"/>
          </w:rPr>
          <w:t xml:space="preserve"> is the total number of person-years lived in the age </w:t>
        </w:r>
      </w:ins>
      <w:ins w:id="139" w:author="Di Lego Goncalves, Vanessa" w:date="2023-06-22T10:14:00Z">
        <w:r w:rsidR="00244C53">
          <w:rPr>
            <w:rFonts w:ascii="Arial" w:eastAsia="Arial" w:hAnsi="Arial" w:cs="Arial"/>
            <w:i/>
            <w:sz w:val="24"/>
            <w:szCs w:val="24"/>
          </w:rPr>
          <w:t>x</w:t>
        </w:r>
        <w:r w:rsidR="00244C53">
          <w:rPr>
            <w:rFonts w:ascii="Arial" w:eastAsia="Arial" w:hAnsi="Arial" w:cs="Arial"/>
            <w:sz w:val="24"/>
            <w:szCs w:val="24"/>
          </w:rPr>
          <w:t xml:space="preserve">, </w:t>
        </w:r>
        <w:r w:rsidR="00244C53">
          <w:rPr>
            <w:rFonts w:ascii="Arial" w:eastAsia="Arial" w:hAnsi="Arial" w:cs="Arial"/>
            <w:i/>
            <w:sz w:val="24"/>
            <w:szCs w:val="24"/>
          </w:rPr>
          <w:t>w</w:t>
        </w:r>
        <w:r w:rsidR="00244C53">
          <w:rPr>
            <w:rFonts w:ascii="Arial" w:eastAsia="Arial" w:hAnsi="Arial" w:cs="Arial"/>
            <w:sz w:val="24"/>
            <w:szCs w:val="24"/>
          </w:rPr>
          <w:t xml:space="preserve"> is the starting age of the open age interval, and </w:t>
        </w:r>
        <w:r w:rsidR="00244C53">
          <w:rPr>
            <w:rFonts w:ascii="Arial" w:eastAsia="Arial" w:hAnsi="Arial" w:cs="Arial"/>
            <w:i/>
            <w:sz w:val="24"/>
            <w:szCs w:val="24"/>
          </w:rPr>
          <w:t>l</w:t>
        </w:r>
        <w:r w:rsidR="00244C53">
          <w:rPr>
            <w:rFonts w:ascii="Arial" w:eastAsia="Arial" w:hAnsi="Arial" w:cs="Arial"/>
            <w:sz w:val="24"/>
            <w:szCs w:val="24"/>
            <w:vertAlign w:val="subscript"/>
          </w:rPr>
          <w:t>x</w:t>
        </w:r>
        <w:r w:rsidR="00244C53">
          <w:rPr>
            <w:rFonts w:ascii="Arial" w:eastAsia="Arial" w:hAnsi="Arial" w:cs="Arial"/>
            <w:sz w:val="24"/>
            <w:szCs w:val="24"/>
          </w:rPr>
          <w:t xml:space="preserve"> is the number of survivors at age </w:t>
        </w:r>
        <w:r w:rsidR="00244C53">
          <w:rPr>
            <w:rFonts w:ascii="Arial" w:eastAsia="Arial" w:hAnsi="Arial" w:cs="Arial"/>
            <w:i/>
            <w:sz w:val="24"/>
            <w:szCs w:val="24"/>
          </w:rPr>
          <w:t>x</w:t>
        </w:r>
        <w:r w:rsidR="00244C53">
          <w:rPr>
            <w:rFonts w:ascii="Arial" w:eastAsia="Arial" w:hAnsi="Arial" w:cs="Arial"/>
            <w:sz w:val="24"/>
            <w:szCs w:val="24"/>
          </w:rPr>
          <w:t xml:space="preserve">. Similarly,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ins>
      <w:ins w:id="140" w:author="Di Lego Goncalves, Vanessa" w:date="2023-06-22T09:40:00Z">
        <w:r>
          <w:rPr>
            <w:rFonts w:ascii="Arial" w:eastAsia="Arial" w:hAnsi="Arial" w:cs="Arial"/>
            <w:sz w:val="24"/>
            <w:szCs w:val="24"/>
          </w:rPr>
          <w:t xml:space="preserve">group </w:t>
        </w:r>
        <w:r>
          <w:rPr>
            <w:rFonts w:ascii="Arial" w:eastAsia="Arial" w:hAnsi="Arial" w:cs="Arial"/>
            <w:i/>
            <w:sz w:val="24"/>
            <w:szCs w:val="24"/>
          </w:rPr>
          <w:t>x</w:t>
        </w:r>
        <w:r>
          <w:rPr>
            <w:rFonts w:ascii="Arial" w:eastAsia="Arial" w:hAnsi="Arial" w:cs="Arial"/>
            <w:sz w:val="24"/>
            <w:szCs w:val="24"/>
          </w:rPr>
          <w:t xml:space="preserve"> and </w:t>
        </w:r>
        <w:proofErr w:type="spellStart"/>
        <w:r>
          <w:rPr>
            <w:rFonts w:ascii="Arial" w:eastAsia="Arial" w:hAnsi="Arial" w:cs="Arial"/>
            <w:i/>
            <w:sz w:val="24"/>
            <w:szCs w:val="24"/>
          </w:rPr>
          <w:t>x+n</w:t>
        </w:r>
        <w:proofErr w:type="spellEnd"/>
        <w:r>
          <w:rPr>
            <w:rFonts w:ascii="Arial" w:eastAsia="Arial" w:hAnsi="Arial" w:cs="Arial"/>
            <w:sz w:val="24"/>
            <w:szCs w:val="24"/>
          </w:rPr>
          <w:t xml:space="preserve">, and </w:t>
        </w:r>
        <w:r>
          <w:rPr>
            <w:rFonts w:ascii="Arial" w:eastAsia="Arial" w:hAnsi="Arial" w:cs="Arial"/>
            <w:i/>
            <w:sz w:val="24"/>
            <w:szCs w:val="24"/>
            <w:vertAlign w:val="subscript"/>
          </w:rPr>
          <w:t>n</w:t>
        </w:r>
        <w:r>
          <w:rPr>
            <w:rFonts w:ascii="Arial" w:eastAsia="Arial" w:hAnsi="Arial" w:cs="Arial"/>
            <w:i/>
            <w:sz w:val="24"/>
            <w:szCs w:val="24"/>
          </w:rPr>
          <w:t>π</w:t>
        </w:r>
        <w:r>
          <w:rPr>
            <w:rFonts w:ascii="Arial" w:eastAsia="Arial" w:hAnsi="Arial" w:cs="Arial"/>
            <w:i/>
            <w:sz w:val="24"/>
            <w:szCs w:val="24"/>
            <w:vertAlign w:val="subscript"/>
          </w:rPr>
          <w:t>x</w:t>
        </w:r>
        <w:r>
          <w:rPr>
            <w:rFonts w:ascii="Arial" w:eastAsia="Arial" w:hAnsi="Arial" w:cs="Arial"/>
            <w:sz w:val="24"/>
            <w:szCs w:val="24"/>
          </w:rPr>
          <w:t xml:space="preserve"> is the </w:t>
        </w:r>
      </w:ins>
      <w:proofErr w:type="spellStart"/>
      <w:ins w:id="141" w:author="Di Lego Goncalves, Vanessa" w:date="2023-06-22T10:14:00Z">
        <w:r w:rsidR="00244C53">
          <w:rPr>
            <w:rFonts w:ascii="Arial" w:eastAsia="Arial" w:hAnsi="Arial" w:cs="Arial"/>
            <w:sz w:val="24"/>
            <w:szCs w:val="24"/>
          </w:rPr>
          <w:t>number</w:t>
        </w:r>
      </w:ins>
      <w:ins w:id="142" w:author="Di Lego Goncalves, Vanessa" w:date="2023-06-22T09:40:00Z">
        <w:r>
          <w:rPr>
            <w:rFonts w:ascii="Arial" w:eastAsia="Arial" w:hAnsi="Arial" w:cs="Arial"/>
            <w:sz w:val="24"/>
            <w:szCs w:val="24"/>
          </w:rPr>
          <w:t>proportion</w:t>
        </w:r>
        <w:proofErr w:type="spellEnd"/>
        <w:r>
          <w:rPr>
            <w:rFonts w:ascii="Arial" w:eastAsia="Arial" w:hAnsi="Arial" w:cs="Arial"/>
            <w:sz w:val="24"/>
            <w:szCs w:val="24"/>
          </w:rPr>
          <w:t xml:space="preserve"> of </w:t>
        </w:r>
      </w:ins>
      <w:ins w:id="143" w:author="Di Lego Goncalves, Vanessa" w:date="2023-06-22T10:14:00Z">
        <w:r w:rsidR="00244C53">
          <w:rPr>
            <w:rFonts w:ascii="Arial" w:eastAsia="Arial" w:hAnsi="Arial" w:cs="Arial"/>
            <w:sz w:val="24"/>
            <w:szCs w:val="24"/>
          </w:rPr>
          <w:t xml:space="preserve">years lived without chronic conditions </w:t>
        </w:r>
        <w:proofErr w:type="spellStart"/>
        <w:r w:rsidR="00244C53">
          <w:rPr>
            <w:rFonts w:ascii="Arial" w:eastAsia="Arial" w:hAnsi="Arial" w:cs="Arial"/>
            <w:sz w:val="24"/>
            <w:szCs w:val="24"/>
          </w:rPr>
          <w:t>at</w:t>
        </w:r>
      </w:ins>
      <w:ins w:id="144" w:author="Di Lego Goncalves, Vanessa" w:date="2023-06-22T09:40:00Z">
        <w:r>
          <w:rPr>
            <w:rFonts w:ascii="Arial" w:eastAsia="Arial" w:hAnsi="Arial" w:cs="Arial"/>
            <w:sz w:val="24"/>
            <w:szCs w:val="24"/>
          </w:rPr>
          <w:t>disabled</w:t>
        </w:r>
        <w:proofErr w:type="spellEnd"/>
        <w:r>
          <w:rPr>
            <w:rFonts w:ascii="Arial" w:eastAsia="Arial" w:hAnsi="Arial" w:cs="Arial"/>
            <w:sz w:val="24"/>
            <w:szCs w:val="24"/>
          </w:rPr>
          <w:t xml:space="preserve"> individuals in the age group </w:t>
        </w:r>
        <w:r>
          <w:rPr>
            <w:rFonts w:ascii="Arial" w:eastAsia="Arial" w:hAnsi="Arial" w:cs="Arial"/>
            <w:i/>
            <w:sz w:val="24"/>
            <w:szCs w:val="24"/>
          </w:rPr>
          <w:t>x</w:t>
        </w:r>
      </w:ins>
      <w:ins w:id="145" w:author="Di Lego Goncalves, Vanessa" w:date="2023-06-22T10:14:00Z">
        <w:r w:rsidR="00244C53">
          <w:rPr>
            <w:rFonts w:ascii="Arial" w:eastAsia="Arial" w:hAnsi="Arial" w:cs="Arial"/>
            <w:sz w:val="24"/>
            <w:szCs w:val="24"/>
          </w:rPr>
          <w:t xml:space="preserve">, </w:t>
        </w:r>
        <w:r w:rsidR="00244C53">
          <w:rPr>
            <w:rFonts w:ascii="Arial" w:eastAsia="Arial" w:hAnsi="Arial" w:cs="Arial"/>
            <w:i/>
            <w:sz w:val="24"/>
            <w:szCs w:val="24"/>
          </w:rPr>
          <w:t>w</w:t>
        </w:r>
      </w:ins>
      <w:ins w:id="146" w:author="Di Lego Goncalves, Vanessa" w:date="2023-06-22T09:40:00Z">
        <w:r>
          <w:rPr>
            <w:rFonts w:ascii="Arial" w:eastAsia="Arial" w:hAnsi="Arial" w:cs="Arial"/>
            <w:i/>
            <w:sz w:val="24"/>
            <w:szCs w:val="24"/>
          </w:rPr>
          <w:t xml:space="preserve"> </w:t>
        </w:r>
        <w:r>
          <w:rPr>
            <w:rFonts w:ascii="Arial" w:eastAsia="Arial" w:hAnsi="Arial" w:cs="Arial"/>
            <w:sz w:val="24"/>
            <w:szCs w:val="24"/>
          </w:rPr>
          <w:t xml:space="preserve">and </w:t>
        </w:r>
        <w:proofErr w:type="spellStart"/>
        <w:r>
          <w:rPr>
            <w:rFonts w:ascii="Arial" w:eastAsia="Arial" w:hAnsi="Arial" w:cs="Arial"/>
            <w:i/>
            <w:sz w:val="24"/>
            <w:szCs w:val="24"/>
          </w:rPr>
          <w:t>x+n</w:t>
        </w:r>
        <w:proofErr w:type="spellEnd"/>
        <w:r>
          <w:rPr>
            <w:rFonts w:ascii="Arial" w:eastAsia="Arial" w:hAnsi="Arial" w:cs="Arial"/>
            <w:sz w:val="24"/>
            <w:szCs w:val="24"/>
          </w:rPr>
          <w:t xml:space="preserve">. The same is </w:t>
        </w:r>
      </w:ins>
      <w:ins w:id="147" w:author="Di Lego Goncalves, Vanessa" w:date="2023-06-22T10:14:00Z">
        <w:r w:rsidR="00244C53">
          <w:rPr>
            <w:rFonts w:ascii="Arial" w:eastAsia="Arial" w:hAnsi="Arial" w:cs="Arial"/>
            <w:sz w:val="24"/>
            <w:szCs w:val="24"/>
          </w:rPr>
          <w:t xml:space="preserve">the starting age of the open age interval, and </w:t>
        </w:r>
        <w:r w:rsidR="00244C53">
          <w:rPr>
            <w:rFonts w:ascii="Arial" w:eastAsia="Arial" w:hAnsi="Arial" w:cs="Arial"/>
            <w:i/>
            <w:sz w:val="24"/>
            <w:szCs w:val="24"/>
          </w:rPr>
          <w:t>l</w:t>
        </w:r>
        <w:r w:rsidR="00244C53">
          <w:rPr>
            <w:rFonts w:ascii="Arial" w:eastAsia="Arial" w:hAnsi="Arial" w:cs="Arial"/>
            <w:sz w:val="24"/>
            <w:szCs w:val="24"/>
            <w:vertAlign w:val="subscript"/>
          </w:rPr>
          <w:t>x</w:t>
        </w:r>
        <w:r w:rsidR="00244C53">
          <w:rPr>
            <w:rFonts w:ascii="Arial" w:eastAsia="Arial" w:hAnsi="Arial" w:cs="Arial"/>
            <w:sz w:val="24"/>
            <w:szCs w:val="24"/>
          </w:rPr>
          <w:t xml:space="preserve"> is the number of survivors at age </w:t>
        </w:r>
        <w:proofErr w:type="spellStart"/>
        <w:r w:rsidR="00244C53">
          <w:rPr>
            <w:rFonts w:ascii="Arial" w:eastAsia="Arial" w:hAnsi="Arial" w:cs="Arial"/>
            <w:i/>
            <w:sz w:val="24"/>
            <w:szCs w:val="24"/>
          </w:rPr>
          <w:t>x</w:t>
        </w:r>
        <w:r w:rsidR="00244C53">
          <w:rPr>
            <w:rFonts w:ascii="Arial" w:eastAsia="Arial" w:hAnsi="Arial" w:cs="Arial"/>
            <w:sz w:val="24"/>
            <w:szCs w:val="24"/>
          </w:rPr>
          <w:t>.</w:t>
        </w:r>
      </w:ins>
      <w:ins w:id="148" w:author="Di Lego Goncalves, Vanessa" w:date="2023-06-22T09:40:00Z">
        <w:r>
          <w:rPr>
            <w:rFonts w:ascii="Arial" w:eastAsia="Arial" w:hAnsi="Arial" w:cs="Arial"/>
            <w:sz w:val="24"/>
            <w:szCs w:val="24"/>
          </w:rPr>
          <w:t>for</w:t>
        </w:r>
        <w:proofErr w:type="spellEnd"/>
        <w:r>
          <w:rPr>
            <w:rFonts w:ascii="Arial" w:eastAsia="Arial" w:hAnsi="Arial" w:cs="Arial"/>
            <w:sz w:val="24"/>
            <w:szCs w:val="24"/>
          </w:rPr>
          <w:t xml:space="preserve"> chronic-free person-years lived, however with the prevalence for at least one chronic condition instead of prevalence of ADLs, and we call the person-years derived by the same process as</w:t>
        </w:r>
      </w:ins>
    </w:p>
    <w:p w14:paraId="168A3DBE" w14:textId="506F6CE0" w:rsidR="00293B95" w:rsidRDefault="00293B95" w:rsidP="009372EB">
      <w:pPr>
        <w:pBdr>
          <w:top w:val="nil"/>
          <w:left w:val="nil"/>
          <w:bottom w:val="nil"/>
          <w:right w:val="nil"/>
          <w:between w:val="nil"/>
        </w:pBdr>
        <w:spacing w:after="0" w:line="360" w:lineRule="auto"/>
        <w:jc w:val="both"/>
        <w:rPr>
          <w:ins w:id="149" w:author="Di Lego Goncalves, Vanessa" w:date="2023-06-22T09:37:00Z"/>
          <w:rFonts w:ascii="Arial" w:eastAsia="Arial" w:hAnsi="Arial" w:cs="Arial"/>
          <w:color w:val="000000"/>
          <w:sz w:val="24"/>
          <w:szCs w:val="24"/>
        </w:rPr>
      </w:pPr>
    </w:p>
    <w:p w14:paraId="7D6F5829" w14:textId="77777777" w:rsidR="00244C53" w:rsidRDefault="00244C53" w:rsidP="00244C53">
      <w:pPr>
        <w:pBdr>
          <w:top w:val="nil"/>
          <w:left w:val="nil"/>
          <w:bottom w:val="nil"/>
          <w:right w:val="nil"/>
          <w:between w:val="nil"/>
        </w:pBdr>
        <w:spacing w:after="0" w:line="360" w:lineRule="auto"/>
        <w:jc w:val="both"/>
        <w:rPr>
          <w:ins w:id="150" w:author="Di Lego Goncalves, Vanessa" w:date="2023-06-22T10:14:00Z"/>
          <w:rFonts w:ascii="Arial" w:eastAsia="Arial" w:hAnsi="Arial" w:cs="Arial"/>
          <w:color w:val="000000"/>
          <w:sz w:val="24"/>
          <w:szCs w:val="24"/>
        </w:rPr>
      </w:pPr>
    </w:p>
    <w:p w14:paraId="4D6F1E5D" w14:textId="7E337130" w:rsidR="009372EB" w:rsidRPr="00244C53" w:rsidRDefault="009372EB" w:rsidP="009372EB">
      <w:pPr>
        <w:pBdr>
          <w:top w:val="nil"/>
          <w:left w:val="nil"/>
          <w:bottom w:val="nil"/>
          <w:right w:val="nil"/>
          <w:between w:val="nil"/>
        </w:pBdr>
        <w:spacing w:after="0" w:line="360" w:lineRule="auto"/>
        <w:jc w:val="both"/>
        <w:rPr>
          <w:rFonts w:ascii="Arial" w:hAnsi="Arial"/>
          <w:sz w:val="24"/>
          <w:rPrChange w:id="151" w:author="Di Lego Goncalves, Vanessa" w:date="2023-06-22T10:16:00Z">
            <w:rPr>
              <w:rFonts w:ascii="Arial" w:eastAsia="Arial" w:hAnsi="Arial" w:cs="Arial"/>
              <w:color w:val="000000"/>
              <w:sz w:val="24"/>
              <w:szCs w:val="24"/>
            </w:rPr>
          </w:rPrChange>
        </w:rPr>
      </w:pPr>
      <w:del w:id="152" w:author="Di Lego Goncalves, Vanessa" w:date="2023-06-22T10:16:00Z">
        <w:r>
          <w:rPr>
            <w:rFonts w:ascii="Arial" w:eastAsia="Arial" w:hAnsi="Arial" w:cs="Arial"/>
            <w:color w:val="000000"/>
            <w:sz w:val="24"/>
            <w:szCs w:val="24"/>
          </w:rPr>
          <w:delText xml:space="preserve">  </w:delText>
        </w:r>
      </w:del>
      <w:ins w:id="153" w:author="Di Lego Goncalves, Vanessa" w:date="2023-06-22T09:36:00Z">
        <w:r w:rsidR="004814F8">
          <w:rPr>
            <w:rFonts w:ascii="Arial" w:eastAsia="Arial" w:hAnsi="Arial" w:cs="Arial"/>
            <w:color w:val="000000"/>
            <w:sz w:val="24"/>
            <w:szCs w:val="24"/>
          </w:rPr>
          <w:t>See SI for more details on the Sullivan method.</w:t>
        </w:r>
      </w:ins>
    </w:p>
    <w:p w14:paraId="3AECACB4" w14:textId="77777777" w:rsidR="009372EB" w:rsidRDefault="009372EB" w:rsidP="009372EB">
      <w:pPr>
        <w:pBdr>
          <w:top w:val="nil"/>
          <w:left w:val="nil"/>
          <w:bottom w:val="nil"/>
          <w:right w:val="nil"/>
          <w:between w:val="nil"/>
        </w:pBdr>
        <w:spacing w:after="0" w:line="360" w:lineRule="auto"/>
        <w:jc w:val="both"/>
        <w:rPr>
          <w:rFonts w:ascii="Arial" w:eastAsia="Arial" w:hAnsi="Arial" w:cs="Arial"/>
          <w:sz w:val="24"/>
          <w:szCs w:val="24"/>
        </w:rPr>
      </w:pPr>
    </w:p>
    <w:p w14:paraId="6538D9D6" w14:textId="04518B22" w:rsidR="00152047" w:rsidRDefault="009372EB" w:rsidP="009372EB">
      <w:pPr>
        <w:pBdr>
          <w:top w:val="nil"/>
          <w:left w:val="nil"/>
          <w:bottom w:val="nil"/>
          <w:right w:val="nil"/>
          <w:between w:val="nil"/>
        </w:pBdr>
        <w:spacing w:after="0" w:line="360" w:lineRule="auto"/>
        <w:jc w:val="both"/>
        <w:rPr>
          <w:del w:id="154" w:author="Di Lego Goncalves, Vanessa" w:date="2023-06-22T10:11:00Z"/>
          <w:rFonts w:ascii="Arial" w:eastAsia="Arial" w:hAnsi="Arial" w:cs="Arial"/>
          <w:sz w:val="24"/>
          <w:szCs w:val="24"/>
        </w:rPr>
      </w:pPr>
      <w:del w:id="155" w:author="Di Lego Goncalves, Vanessa" w:date="2023-06-22T10:11:00Z">
        <w:r>
          <w:rPr>
            <w:rFonts w:ascii="Arial" w:eastAsia="Arial" w:hAnsi="Arial" w:cs="Arial"/>
            <w:sz w:val="24"/>
            <w:szCs w:val="24"/>
          </w:rPr>
          <w:lastRenderedPageBreak/>
          <w:delText xml:space="preserve">For each age group, </w:delText>
        </w:r>
      </w:del>
      <w:del w:id="156" w:author="Di Lego Goncalves, Vanessa" w:date="2023-06-22T10:14:00Z">
        <w:r>
          <w:rPr>
            <w:rFonts w:ascii="Arial" w:eastAsia="Arial" w:hAnsi="Arial" w:cs="Arial"/>
            <w:sz w:val="24"/>
            <w:szCs w:val="24"/>
          </w:rPr>
          <w:delText xml:space="preserve">we estimate the prevalence of disability and at least one chronic </w:delText>
        </w:r>
      </w:del>
      <w:del w:id="157" w:author="Nepomuceno, Marilia" w:date="2023-05-15T16:37:00Z">
        <w:r w:rsidDel="00101673">
          <w:rPr>
            <w:rFonts w:ascii="Arial" w:eastAsia="Arial" w:hAnsi="Arial" w:cs="Arial"/>
            <w:sz w:val="24"/>
            <w:szCs w:val="24"/>
          </w:rPr>
          <w:delText xml:space="preserve">doctor diagnosed </w:delText>
        </w:r>
      </w:del>
      <w:del w:id="158" w:author="Di Lego Goncalves, Vanessa" w:date="2023-06-22T10:14:00Z">
        <w:r>
          <w:rPr>
            <w:rFonts w:ascii="Arial" w:eastAsia="Arial" w:hAnsi="Arial" w:cs="Arial"/>
            <w:sz w:val="24"/>
            <w:szCs w:val="24"/>
          </w:rPr>
          <w:delText xml:space="preserve">condition </w:delText>
        </w:r>
      </w:del>
      <w:del w:id="159" w:author="Nepomuceno, Marilia" w:date="2023-05-15T16:38:00Z">
        <w:r w:rsidDel="004A3CE9">
          <w:rPr>
            <w:rFonts w:ascii="Arial" w:eastAsia="Arial" w:hAnsi="Arial" w:cs="Arial"/>
            <w:sz w:val="24"/>
            <w:szCs w:val="24"/>
          </w:rPr>
          <w:delText xml:space="preserve">from the survey data </w:delText>
        </w:r>
      </w:del>
      <w:del w:id="160" w:author="Di Lego Goncalves, Vanessa" w:date="2023-06-22T10:14:00Z">
        <w:r>
          <w:rPr>
            <w:rFonts w:ascii="Arial" w:eastAsia="Arial" w:hAnsi="Arial" w:cs="Arial"/>
            <w:sz w:val="24"/>
            <w:szCs w:val="24"/>
          </w:rPr>
          <w:delText>for each country and combine it with the total number of person-years lived obtained from the life tables</w:delText>
        </w:r>
      </w:del>
      <w:del w:id="161" w:author="Di Lego Goncalves, Vanessa" w:date="2023-06-22T10:11:00Z">
        <w:r>
          <w:rPr>
            <w:rFonts w:ascii="Arial" w:eastAsia="Arial" w:hAnsi="Arial" w:cs="Arial"/>
            <w:sz w:val="24"/>
            <w:szCs w:val="24"/>
          </w:rPr>
          <w:delText xml:space="preserve">. </w:delText>
        </w:r>
      </w:del>
    </w:p>
    <w:p w14:paraId="00220F4D" w14:textId="77777777" w:rsidR="00152047" w:rsidRDefault="00152047" w:rsidP="009372EB">
      <w:pPr>
        <w:pBdr>
          <w:top w:val="nil"/>
          <w:left w:val="nil"/>
          <w:bottom w:val="nil"/>
          <w:right w:val="nil"/>
          <w:between w:val="nil"/>
        </w:pBdr>
        <w:spacing w:after="0" w:line="360" w:lineRule="auto"/>
        <w:jc w:val="both"/>
        <w:rPr>
          <w:del w:id="162" w:author="Di Lego Goncalves, Vanessa" w:date="2023-06-22T10:11:00Z"/>
          <w:rFonts w:ascii="Arial" w:eastAsia="Arial" w:hAnsi="Arial" w:cs="Arial"/>
          <w:sz w:val="24"/>
          <w:szCs w:val="24"/>
        </w:rPr>
      </w:pPr>
    </w:p>
    <w:p w14:paraId="24AA43D8" w14:textId="3AB8E38E" w:rsidR="009372EB" w:rsidRPr="004B6F17" w:rsidRDefault="009372EB" w:rsidP="009372EB">
      <w:pPr>
        <w:pBdr>
          <w:top w:val="nil"/>
          <w:left w:val="nil"/>
          <w:bottom w:val="nil"/>
          <w:right w:val="nil"/>
          <w:between w:val="nil"/>
        </w:pBdr>
        <w:spacing w:after="0" w:line="360" w:lineRule="auto"/>
        <w:jc w:val="both"/>
        <w:rPr>
          <w:del w:id="163" w:author="Di Lego Goncalves, Vanessa" w:date="2023-06-22T10:11:00Z"/>
          <w:rFonts w:ascii="Arial" w:eastAsia="Arial" w:hAnsi="Arial" w:cs="Arial"/>
          <w:color w:val="000000"/>
          <w:sz w:val="24"/>
          <w:szCs w:val="24"/>
        </w:rPr>
      </w:pPr>
      <w:del w:id="164" w:author="Di Lego Goncalves, Vanessa" w:date="2023-06-22T10:11:00Z">
        <w:r>
          <w:rPr>
            <w:rFonts w:ascii="Arial" w:eastAsia="Arial" w:hAnsi="Arial" w:cs="Arial"/>
            <w:sz w:val="24"/>
            <w:szCs w:val="24"/>
          </w:rPr>
          <w:delText>The number of person-years lived free of disability (</w:delText>
        </w:r>
      </w:del>
      <m:oMath>
        <m:r>
          <w:del w:id="165" w:author="Nepomuceno, Marilia" w:date="2023-05-15T16:40:00Z">
            <w:rPr>
              <w:rFonts w:ascii="Cambria Math" w:eastAsia="Cambria Math" w:hAnsi="Cambria Math" w:cs="Cambria Math"/>
              <w:sz w:val="24"/>
              <w:szCs w:val="24"/>
            </w:rPr>
            <m:t>n</m:t>
          </w:del>
        </m:r>
        <m:r>
          <w:del w:id="166" w:author="Di Lego Goncalves, Vanessa" w:date="2023-06-22T10:11:00Z">
            <w:rPr>
              <w:rFonts w:ascii="Cambria Math" w:eastAsia="Cambria Math" w:hAnsi="Cambria Math" w:cs="Cambria Math"/>
              <w:sz w:val="24"/>
              <w:szCs w:val="24"/>
            </w:rPr>
            <m:t xml:space="preserve"> </m:t>
          </w:del>
        </m:r>
        <m:sSub>
          <m:sSubPr>
            <m:ctrlPr>
              <w:del w:id="167" w:author="Di Lego Goncalves, Vanessa" w:date="2023-06-22T10:11:00Z">
                <w:rPr>
                  <w:rFonts w:ascii="Cambria Math" w:eastAsia="Cambria Math" w:hAnsi="Cambria Math" w:cs="Cambria Math"/>
                  <w:sz w:val="24"/>
                  <w:szCs w:val="24"/>
                </w:rPr>
              </w:del>
            </m:ctrlPr>
          </m:sSubPr>
          <m:e>
            <m:sSubSup>
              <m:sSubSupPr>
                <m:ctrlPr>
                  <w:del w:id="168" w:author="Di Lego Goncalves, Vanessa" w:date="2023-06-22T10:11:00Z">
                    <w:rPr>
                      <w:rFonts w:ascii="Cambria Math" w:eastAsia="Cambria Math" w:hAnsi="Cambria Math" w:cs="Cambria Math"/>
                      <w:sz w:val="24"/>
                      <w:szCs w:val="24"/>
                    </w:rPr>
                  </w:del>
                </m:ctrlPr>
              </m:sSubSupPr>
              <m:e>
                <m:sPre>
                  <m:sPrePr>
                    <m:ctrlPr>
                      <w:ins w:id="169" w:author="Nepomuceno, Marilia" w:date="2023-05-15T16:40:00Z">
                        <w:del w:id="170" w:author="Di Lego Goncalves, Vanessa" w:date="2023-06-22T10:11:00Z">
                          <w:rPr>
                            <w:rFonts w:ascii="Cambria Math" w:eastAsia="Cambria Math" w:hAnsi="Cambria Math" w:cs="Cambria Math"/>
                            <w:i/>
                            <w:sz w:val="24"/>
                            <w:szCs w:val="24"/>
                          </w:rPr>
                        </w:del>
                      </w:ins>
                    </m:ctrlPr>
                  </m:sPrePr>
                  <m:sub>
                    <m:r>
                      <w:ins w:id="171" w:author="Nepomuceno, Marilia" w:date="2023-05-15T16:40:00Z">
                        <w:del w:id="172" w:author="Di Lego Goncalves, Vanessa" w:date="2023-06-22T10:11:00Z">
                          <w:rPr>
                            <w:rFonts w:ascii="Cambria Math" w:eastAsia="Cambria Math" w:hAnsi="Cambria Math" w:cs="Cambria Math"/>
                            <w:sz w:val="24"/>
                            <w:szCs w:val="24"/>
                          </w:rPr>
                          <m:t>n</m:t>
                        </w:del>
                      </w:ins>
                    </m:r>
                  </m:sub>
                  <m:sup/>
                  <m:e>
                    <m:r>
                      <w:ins w:id="173" w:author="Nepomuceno, Marilia" w:date="2023-05-15T16:40:00Z">
                        <w:del w:id="174" w:author="Di Lego Goncalves, Vanessa" w:date="2023-06-22T10:11:00Z">
                          <w:rPr>
                            <w:rFonts w:ascii="Cambria Math" w:eastAsia="Cambria Math" w:hAnsi="Cambria Math" w:cs="Cambria Math"/>
                            <w:sz w:val="24"/>
                            <w:szCs w:val="24"/>
                          </w:rPr>
                          <m:t>L</m:t>
                        </w:del>
                      </w:ins>
                    </m:r>
                  </m:e>
                </m:sPre>
                <m:r>
                  <w:del w:id="175" w:author="Nepomuceno, Marilia" w:date="2023-05-15T16:40:00Z">
                    <w:rPr>
                      <w:rFonts w:ascii="Cambria Math" w:eastAsia="Cambria Math" w:hAnsi="Cambria Math" w:cs="Cambria Math"/>
                      <w:sz w:val="24"/>
                      <w:szCs w:val="24"/>
                    </w:rPr>
                    <m:t>L</m:t>
                  </w:del>
                </m:r>
              </m:e>
              <m:sub>
                <m:r>
                  <w:del w:id="176" w:author="Di Lego Goncalves, Vanessa" w:date="2023-06-22T10:11:00Z">
                    <w:rPr>
                      <w:rFonts w:ascii="Cambria Math" w:eastAsia="Cambria Math" w:hAnsi="Cambria Math" w:cs="Cambria Math"/>
                      <w:sz w:val="24"/>
                      <w:szCs w:val="24"/>
                    </w:rPr>
                    <m:t>x</m:t>
                  </w:del>
                </m:r>
              </m:sub>
              <m:sup>
                <m:r>
                  <w:del w:id="177" w:author="Di Lego Goncalves, Vanessa" w:date="2023-06-22T10:11:00Z">
                    <w:rPr>
                      <w:rFonts w:ascii="Cambria Math" w:eastAsia="Cambria Math" w:hAnsi="Cambria Math" w:cs="Cambria Math"/>
                      <w:sz w:val="24"/>
                      <w:szCs w:val="24"/>
                    </w:rPr>
                    <m:t>i</m:t>
                  </w:del>
                </m:r>
              </m:sup>
            </m:sSubSup>
          </m:e>
          <m:sub>
            <m:r>
              <w:del w:id="178" w:author="Di Lego Goncalves, Vanessa" w:date="2023-06-22T10:11:00Z">
                <w:rPr>
                  <w:rFonts w:ascii="Cambria Math" w:eastAsia="Cambria Math" w:hAnsi="Cambria Math" w:cs="Cambria Math"/>
                  <w:sz w:val="24"/>
                  <w:szCs w:val="24"/>
                </w:rPr>
                <m:t xml:space="preserve"> </m:t>
              </w:del>
            </m:r>
          </m:sub>
        </m:sSub>
      </m:oMath>
      <w:del w:id="179" w:author="Di Lego Goncalves, Vanessa" w:date="2023-06-22T10:11:00Z">
        <w:r>
          <w:rPr>
            <w:rFonts w:ascii="Arial" w:eastAsia="Arial" w:hAnsi="Arial" w:cs="Arial"/>
            <w:sz w:val="24"/>
            <w:szCs w:val="24"/>
          </w:rPr>
          <w:delText>) is calculated as,</w:delText>
        </w:r>
      </w:del>
    </w:p>
    <w:p w14:paraId="32F96FC4" w14:textId="77777777" w:rsidR="009372EB" w:rsidRDefault="009372EB" w:rsidP="009372EB">
      <w:pPr>
        <w:spacing w:after="0"/>
        <w:rPr>
          <w:del w:id="180" w:author="Di Lego Goncalves, Vanessa" w:date="2023-06-22T10:11:00Z"/>
          <w:rFonts w:ascii="Arial" w:eastAsia="Arial" w:hAnsi="Arial" w:cs="Arial"/>
          <w:sz w:val="24"/>
          <w:szCs w:val="24"/>
        </w:rPr>
      </w:pPr>
    </w:p>
    <w:p w14:paraId="329FDAC8" w14:textId="5657350D" w:rsidR="009372EB" w:rsidRPr="00152047" w:rsidRDefault="009372EB" w:rsidP="00152047">
      <w:pPr>
        <w:jc w:val="center"/>
        <w:rPr>
          <w:del w:id="181" w:author="Di Lego Goncalves, Vanessa" w:date="2023-06-22T10:11:00Z"/>
        </w:rPr>
      </w:pPr>
      <m:oMath>
        <m:r>
          <w:del w:id="182" w:author="Nepomuceno, Marilia" w:date="2023-05-15T16:39:00Z">
            <w:rPr>
              <w:rFonts w:ascii="Cambria Math" w:eastAsia="Cambria Math" w:hAnsi="Cambria Math" w:cs="Cambria Math"/>
              <w:sz w:val="24"/>
              <w:szCs w:val="24"/>
            </w:rPr>
            <m:t>n</m:t>
          </w:del>
        </m:r>
        <m:r>
          <w:del w:id="183" w:author="Di Lego Goncalves, Vanessa" w:date="2023-06-22T10:11:00Z">
            <w:rPr>
              <w:rFonts w:ascii="Cambria Math" w:eastAsia="Cambria Math" w:hAnsi="Cambria Math" w:cs="Cambria Math"/>
              <w:sz w:val="24"/>
              <w:szCs w:val="24"/>
            </w:rPr>
            <m:t xml:space="preserve"> </m:t>
          </w:del>
        </m:r>
        <m:sSub>
          <m:sSubPr>
            <m:ctrlPr>
              <w:del w:id="184" w:author="Di Lego Goncalves, Vanessa" w:date="2023-06-22T10:11:00Z">
                <w:rPr>
                  <w:rFonts w:ascii="Cambria Math" w:eastAsia="Cambria Math" w:hAnsi="Cambria Math" w:cs="Cambria Math"/>
                  <w:sz w:val="24"/>
                  <w:szCs w:val="24"/>
                </w:rPr>
              </w:del>
            </m:ctrlPr>
          </m:sSubPr>
          <m:e>
            <m:sSubSup>
              <m:sSubSupPr>
                <m:ctrlPr>
                  <w:del w:id="185" w:author="Di Lego Goncalves, Vanessa" w:date="2023-06-22T10:11:00Z">
                    <w:rPr>
                      <w:rFonts w:ascii="Cambria Math" w:eastAsia="Cambria Math" w:hAnsi="Cambria Math" w:cs="Cambria Math"/>
                      <w:sz w:val="24"/>
                      <w:szCs w:val="24"/>
                    </w:rPr>
                  </w:del>
                </m:ctrlPr>
              </m:sSubSupPr>
              <m:e>
                <m:sPre>
                  <m:sPrePr>
                    <m:ctrlPr>
                      <w:ins w:id="186" w:author="Nepomuceno, Marilia" w:date="2023-05-15T16:39:00Z">
                        <w:del w:id="187" w:author="Di Lego Goncalves, Vanessa" w:date="2023-06-22T10:11:00Z">
                          <w:rPr>
                            <w:rFonts w:ascii="Cambria Math" w:eastAsia="Cambria Math" w:hAnsi="Cambria Math" w:cs="Cambria Math"/>
                            <w:i/>
                            <w:sz w:val="24"/>
                            <w:szCs w:val="24"/>
                          </w:rPr>
                        </w:del>
                      </w:ins>
                    </m:ctrlPr>
                  </m:sPrePr>
                  <m:sub>
                    <m:r>
                      <w:ins w:id="188" w:author="Nepomuceno, Marilia" w:date="2023-05-15T16:39:00Z">
                        <w:del w:id="189" w:author="Di Lego Goncalves, Vanessa" w:date="2023-06-22T10:11:00Z">
                          <w:rPr>
                            <w:rFonts w:ascii="Cambria Math" w:eastAsia="Cambria Math" w:hAnsi="Cambria Math" w:cs="Cambria Math"/>
                            <w:sz w:val="24"/>
                            <w:szCs w:val="24"/>
                          </w:rPr>
                          <m:t>n</m:t>
                        </w:del>
                      </w:ins>
                    </m:r>
                  </m:sub>
                  <m:sup/>
                  <m:e>
                    <m:sSub>
                      <m:sSubPr>
                        <m:ctrlPr>
                          <w:ins w:id="190" w:author="Nepomuceno, Marilia" w:date="2023-05-15T16:39:00Z">
                            <w:del w:id="191" w:author="Di Lego Goncalves, Vanessa" w:date="2023-06-22T10:11:00Z">
                              <w:rPr>
                                <w:rFonts w:ascii="Cambria Math" w:eastAsia="Cambria Math" w:hAnsi="Cambria Math" w:cs="Cambria Math"/>
                                <w:sz w:val="24"/>
                                <w:szCs w:val="24"/>
                              </w:rPr>
                            </w:del>
                          </w:ins>
                        </m:ctrlPr>
                      </m:sSubPr>
                      <m:e>
                        <m:sSubSup>
                          <m:sSubSupPr>
                            <m:ctrlPr>
                              <w:ins w:id="192" w:author="Nepomuceno, Marilia" w:date="2023-05-15T16:39:00Z">
                                <w:del w:id="193" w:author="Di Lego Goncalves, Vanessa" w:date="2023-06-22T10:11:00Z">
                                  <w:rPr>
                                    <w:rFonts w:ascii="Cambria Math" w:eastAsia="Cambria Math" w:hAnsi="Cambria Math" w:cs="Cambria Math"/>
                                    <w:sz w:val="24"/>
                                    <w:szCs w:val="24"/>
                                  </w:rPr>
                                </w:del>
                              </w:ins>
                            </m:ctrlPr>
                          </m:sSubSupPr>
                          <m:e>
                            <m:r>
                              <w:ins w:id="194" w:author="Nepomuceno, Marilia" w:date="2023-05-15T16:39:00Z">
                                <w:del w:id="195" w:author="Di Lego Goncalves, Vanessa" w:date="2023-06-22T10:11:00Z">
                                  <w:rPr>
                                    <w:rFonts w:ascii="Cambria Math" w:eastAsia="Cambria Math" w:hAnsi="Cambria Math" w:cs="Cambria Math"/>
                                    <w:sz w:val="24"/>
                                    <w:szCs w:val="24"/>
                                  </w:rPr>
                                  <m:t>L</m:t>
                                </w:del>
                              </w:ins>
                            </m:r>
                          </m:e>
                          <m:sub>
                            <m:r>
                              <w:ins w:id="196" w:author="Nepomuceno, Marilia" w:date="2023-05-15T16:39:00Z">
                                <w:del w:id="197" w:author="Di Lego Goncalves, Vanessa" w:date="2023-06-22T10:11:00Z">
                                  <w:rPr>
                                    <w:rFonts w:ascii="Cambria Math" w:eastAsia="Cambria Math" w:hAnsi="Cambria Math" w:cs="Cambria Math"/>
                                    <w:sz w:val="24"/>
                                    <w:szCs w:val="24"/>
                                  </w:rPr>
                                  <m:t>x</m:t>
                                </w:del>
                              </w:ins>
                            </m:r>
                          </m:sub>
                          <m:sup>
                            <m:r>
                              <w:ins w:id="198" w:author="Nepomuceno, Marilia" w:date="2023-05-15T16:39:00Z">
                                <w:del w:id="199" w:author="Di Lego Goncalves, Vanessa" w:date="2023-06-22T10:11:00Z">
                                  <w:rPr>
                                    <w:rFonts w:ascii="Cambria Math" w:eastAsia="Cambria Math" w:hAnsi="Cambria Math" w:cs="Cambria Math"/>
                                    <w:sz w:val="24"/>
                                    <w:szCs w:val="24"/>
                                  </w:rPr>
                                  <m:t xml:space="preserve"> </m:t>
                                </w:del>
                              </w:ins>
                            </m:r>
                          </m:sup>
                        </m:sSubSup>
                      </m:e>
                      <m:sub>
                        <m:r>
                          <w:ins w:id="200" w:author="Nepomuceno, Marilia" w:date="2023-05-15T16:39:00Z">
                            <w:del w:id="201" w:author="Di Lego Goncalves, Vanessa" w:date="2023-06-22T10:11:00Z">
                              <w:rPr>
                                <w:rFonts w:ascii="Cambria Math" w:eastAsia="Cambria Math" w:hAnsi="Cambria Math" w:cs="Cambria Math"/>
                                <w:sz w:val="24"/>
                                <w:szCs w:val="24"/>
                              </w:rPr>
                              <m:t xml:space="preserve"> </m:t>
                            </w:del>
                          </w:ins>
                        </m:r>
                      </m:sub>
                    </m:sSub>
                  </m:e>
                </m:sPre>
                <m:r>
                  <w:del w:id="202" w:author="Nepomuceno, Marilia" w:date="2023-05-15T16:39:00Z">
                    <w:rPr>
                      <w:rFonts w:ascii="Cambria Math" w:eastAsia="Cambria Math" w:hAnsi="Cambria Math" w:cs="Cambria Math"/>
                      <w:sz w:val="24"/>
                      <w:szCs w:val="24"/>
                    </w:rPr>
                    <m:t>L</m:t>
                  </w:del>
                </m:r>
              </m:e>
              <m:sub>
                <m:r>
                  <w:del w:id="203" w:author="Nepomuceno, Marilia" w:date="2023-05-15T16:39:00Z">
                    <w:rPr>
                      <w:rFonts w:ascii="Cambria Math" w:eastAsia="Cambria Math" w:hAnsi="Cambria Math" w:cs="Cambria Math"/>
                      <w:sz w:val="24"/>
                      <w:szCs w:val="24"/>
                    </w:rPr>
                    <m:t>x</m:t>
                  </w:del>
                </m:r>
              </m:sub>
              <m:sup>
                <m:r>
                  <w:del w:id="204" w:author="Di Lego Goncalves, Vanessa" w:date="2023-06-22T10:11:00Z">
                    <w:rPr>
                      <w:rFonts w:ascii="Cambria Math" w:eastAsia="Cambria Math" w:hAnsi="Cambria Math" w:cs="Cambria Math"/>
                      <w:sz w:val="24"/>
                      <w:szCs w:val="24"/>
                    </w:rPr>
                    <m:t>i</m:t>
                  </w:del>
                </m:r>
              </m:sup>
            </m:sSubSup>
          </m:e>
          <m:sub>
            <m:r>
              <w:del w:id="205" w:author="Di Lego Goncalves, Vanessa" w:date="2023-06-22T10:11:00Z">
                <w:rPr>
                  <w:rFonts w:ascii="Cambria Math" w:eastAsia="Cambria Math" w:hAnsi="Cambria Math" w:cs="Cambria Math"/>
                  <w:sz w:val="24"/>
                  <w:szCs w:val="24"/>
                </w:rPr>
                <m:t xml:space="preserve"> </m:t>
              </w:del>
            </m:r>
          </m:sub>
        </m:sSub>
        <m:r>
          <w:del w:id="206" w:author="Di Lego Goncalves, Vanessa" w:date="2023-06-22T10:11:00Z">
            <w:rPr>
              <w:rFonts w:ascii="Cambria Math" w:eastAsia="Cambria Math" w:hAnsi="Cambria Math" w:cs="Cambria Math"/>
              <w:sz w:val="24"/>
              <w:szCs w:val="24"/>
            </w:rPr>
            <m:t>=</m:t>
          </w:del>
        </m:r>
        <m:r>
          <w:del w:id="207" w:author="Nepomuceno, Marilia" w:date="2023-05-15T16:39:00Z">
            <w:rPr>
              <w:rFonts w:ascii="Cambria Math" w:eastAsia="Cambria Math" w:hAnsi="Cambria Math" w:cs="Cambria Math"/>
              <w:sz w:val="24"/>
              <w:szCs w:val="24"/>
            </w:rPr>
            <m:t>n</m:t>
          </w:del>
        </m:r>
        <m:sPre>
          <m:sPrePr>
            <m:ctrlPr>
              <w:ins w:id="208" w:author="Nepomuceno, Marilia" w:date="2023-05-15T16:39:00Z">
                <w:del w:id="209" w:author="Di Lego Goncalves, Vanessa" w:date="2023-06-22T10:11:00Z">
                  <w:rPr>
                    <w:rFonts w:ascii="Cambria Math" w:eastAsia="Cambria Math" w:hAnsi="Cambria Math" w:cs="Cambria Math"/>
                    <w:i/>
                    <w:sz w:val="24"/>
                    <w:szCs w:val="24"/>
                  </w:rPr>
                </w:del>
              </w:ins>
            </m:ctrlPr>
          </m:sPrePr>
          <m:sub>
            <m:r>
              <w:ins w:id="210" w:author="Nepomuceno, Marilia" w:date="2023-05-15T16:39:00Z">
                <w:del w:id="211" w:author="Di Lego Goncalves, Vanessa" w:date="2023-06-22T10:11:00Z">
                  <w:rPr>
                    <w:rFonts w:ascii="Cambria Math" w:eastAsia="Cambria Math" w:hAnsi="Cambria Math" w:cs="Cambria Math"/>
                    <w:sz w:val="24"/>
                    <w:szCs w:val="24"/>
                  </w:rPr>
                  <m:t>n</m:t>
                </w:del>
              </w:ins>
            </m:r>
          </m:sub>
          <m:sup/>
          <m:e>
            <m:sSub>
              <m:sSubPr>
                <m:ctrlPr>
                  <w:ins w:id="212" w:author="Nepomuceno, Marilia" w:date="2023-05-15T16:39:00Z">
                    <w:del w:id="213" w:author="Di Lego Goncalves, Vanessa" w:date="2023-06-22T10:11:00Z">
                      <w:rPr>
                        <w:rFonts w:ascii="Cambria Math" w:eastAsia="Cambria Math" w:hAnsi="Cambria Math" w:cs="Cambria Math"/>
                        <w:sz w:val="24"/>
                        <w:szCs w:val="24"/>
                      </w:rPr>
                    </w:del>
                  </w:ins>
                </m:ctrlPr>
              </m:sSubPr>
              <m:e>
                <m:sSubSup>
                  <m:sSubSupPr>
                    <m:ctrlPr>
                      <w:ins w:id="214" w:author="Nepomuceno, Marilia" w:date="2023-05-15T16:39:00Z">
                        <w:del w:id="215" w:author="Di Lego Goncalves, Vanessa" w:date="2023-06-22T10:11:00Z">
                          <w:rPr>
                            <w:rFonts w:ascii="Cambria Math" w:eastAsia="Cambria Math" w:hAnsi="Cambria Math" w:cs="Cambria Math"/>
                            <w:sz w:val="24"/>
                            <w:szCs w:val="24"/>
                          </w:rPr>
                        </w:del>
                      </w:ins>
                    </m:ctrlPr>
                  </m:sSubSupPr>
                  <m:e>
                    <m:r>
                      <w:ins w:id="216" w:author="Nepomuceno, Marilia" w:date="2023-05-15T16:39:00Z">
                        <w:del w:id="217" w:author="Di Lego Goncalves, Vanessa" w:date="2023-06-22T10:11:00Z">
                          <w:rPr>
                            <w:rFonts w:ascii="Cambria Math" w:eastAsia="Cambria Math" w:hAnsi="Cambria Math" w:cs="Cambria Math"/>
                            <w:sz w:val="24"/>
                            <w:szCs w:val="24"/>
                          </w:rPr>
                          <m:t>L</m:t>
                        </w:del>
                      </w:ins>
                    </m:r>
                  </m:e>
                  <m:sub>
                    <m:r>
                      <w:ins w:id="218" w:author="Nepomuceno, Marilia" w:date="2023-05-15T16:39:00Z">
                        <w:del w:id="219" w:author="Di Lego Goncalves, Vanessa" w:date="2023-06-22T10:11:00Z">
                          <w:rPr>
                            <w:rFonts w:ascii="Cambria Math" w:eastAsia="Cambria Math" w:hAnsi="Cambria Math" w:cs="Cambria Math"/>
                            <w:sz w:val="24"/>
                            <w:szCs w:val="24"/>
                          </w:rPr>
                          <m:t>x</m:t>
                        </w:del>
                      </w:ins>
                    </m:r>
                  </m:sub>
                  <m:sup>
                    <m:r>
                      <w:ins w:id="220" w:author="Nepomuceno, Marilia" w:date="2023-05-15T16:39:00Z">
                        <w:del w:id="221" w:author="Di Lego Goncalves, Vanessa" w:date="2023-06-22T10:11:00Z">
                          <w:rPr>
                            <w:rFonts w:ascii="Cambria Math" w:eastAsia="Cambria Math" w:hAnsi="Cambria Math" w:cs="Cambria Math"/>
                            <w:sz w:val="24"/>
                            <w:szCs w:val="24"/>
                          </w:rPr>
                          <m:t xml:space="preserve"> </m:t>
                        </w:del>
                      </w:ins>
                    </m:r>
                  </m:sup>
                </m:sSubSup>
              </m:e>
              <m:sub>
                <m:r>
                  <w:ins w:id="222" w:author="Nepomuceno, Marilia" w:date="2023-05-15T16:39:00Z">
                    <w:del w:id="223" w:author="Di Lego Goncalves, Vanessa" w:date="2023-06-22T10:11:00Z">
                      <w:rPr>
                        <w:rFonts w:ascii="Cambria Math" w:eastAsia="Cambria Math" w:hAnsi="Cambria Math" w:cs="Cambria Math"/>
                        <w:sz w:val="24"/>
                        <w:szCs w:val="24"/>
                      </w:rPr>
                      <m:t xml:space="preserve"> </m:t>
                    </w:del>
                  </w:ins>
                </m:r>
              </m:sub>
            </m:sSub>
          </m:e>
        </m:sPre>
        <m:r>
          <w:del w:id="224" w:author="Di Lego Goncalves, Vanessa" w:date="2023-06-22T10:11:00Z">
            <w:rPr>
              <w:rFonts w:ascii="Cambria Math" w:eastAsia="Cambria Math" w:hAnsi="Cambria Math" w:cs="Cambria Math"/>
              <w:sz w:val="24"/>
              <w:szCs w:val="24"/>
            </w:rPr>
            <m:t xml:space="preserve"> </m:t>
          </w:del>
        </m:r>
        <m:sSub>
          <m:sSubPr>
            <m:ctrlPr>
              <w:del w:id="225" w:author="Nepomuceno, Marilia" w:date="2023-05-15T16:39:00Z">
                <w:rPr>
                  <w:rFonts w:ascii="Cambria Math" w:eastAsia="Cambria Math" w:hAnsi="Cambria Math" w:cs="Cambria Math"/>
                  <w:sz w:val="24"/>
                  <w:szCs w:val="24"/>
                </w:rPr>
              </w:del>
            </m:ctrlPr>
          </m:sSubPr>
          <m:e>
            <m:sSubSup>
              <m:sSubSupPr>
                <m:ctrlPr>
                  <w:del w:id="226" w:author="Nepomuceno, Marilia" w:date="2023-05-15T16:39:00Z">
                    <w:rPr>
                      <w:rFonts w:ascii="Cambria Math" w:eastAsia="Cambria Math" w:hAnsi="Cambria Math" w:cs="Cambria Math"/>
                      <w:sz w:val="24"/>
                      <w:szCs w:val="24"/>
                    </w:rPr>
                  </w:del>
                </m:ctrlPr>
              </m:sSubSupPr>
              <m:e>
                <m:r>
                  <w:del w:id="227" w:author="Nepomuceno, Marilia" w:date="2023-05-15T16:39:00Z">
                    <w:rPr>
                      <w:rFonts w:ascii="Cambria Math" w:eastAsia="Cambria Math" w:hAnsi="Cambria Math" w:cs="Cambria Math"/>
                      <w:sz w:val="24"/>
                      <w:szCs w:val="24"/>
                    </w:rPr>
                    <m:t>L</m:t>
                  </w:del>
                </m:r>
              </m:e>
              <m:sub>
                <m:r>
                  <w:del w:id="228" w:author="Nepomuceno, Marilia" w:date="2023-05-15T16:39:00Z">
                    <w:rPr>
                      <w:rFonts w:ascii="Cambria Math" w:eastAsia="Cambria Math" w:hAnsi="Cambria Math" w:cs="Cambria Math"/>
                      <w:sz w:val="24"/>
                      <w:szCs w:val="24"/>
                    </w:rPr>
                    <m:t>x</m:t>
                  </w:del>
                </m:r>
              </m:sub>
              <m:sup>
                <m:r>
                  <w:del w:id="229" w:author="Nepomuceno, Marilia" w:date="2023-05-15T16:39:00Z">
                    <w:rPr>
                      <w:rFonts w:ascii="Cambria Math" w:eastAsia="Cambria Math" w:hAnsi="Cambria Math" w:cs="Cambria Math"/>
                      <w:sz w:val="24"/>
                      <w:szCs w:val="24"/>
                    </w:rPr>
                    <m:t xml:space="preserve"> </m:t>
                  </w:del>
                </m:r>
              </m:sup>
            </m:sSubSup>
          </m:e>
          <m:sub>
            <m:r>
              <w:del w:id="230" w:author="Nepomuceno, Marilia" w:date="2023-05-15T16:39:00Z">
                <w:rPr>
                  <w:rFonts w:ascii="Cambria Math" w:eastAsia="Cambria Math" w:hAnsi="Cambria Math" w:cs="Cambria Math"/>
                  <w:sz w:val="24"/>
                  <w:szCs w:val="24"/>
                </w:rPr>
                <m:t xml:space="preserve"> </m:t>
              </w:del>
            </m:r>
          </m:sub>
        </m:sSub>
        <m:d>
          <m:dPr>
            <m:ctrlPr>
              <w:del w:id="231" w:author="Di Lego Goncalves, Vanessa" w:date="2023-06-22T10:11:00Z">
                <w:rPr>
                  <w:rFonts w:ascii="Cambria Math" w:eastAsia="Cambria Math" w:hAnsi="Cambria Math" w:cs="Cambria Math"/>
                  <w:sz w:val="24"/>
                  <w:szCs w:val="24"/>
                </w:rPr>
              </w:del>
            </m:ctrlPr>
          </m:dPr>
          <m:e>
            <m:r>
              <w:del w:id="232" w:author="Di Lego Goncalves, Vanessa" w:date="2023-06-22T10:11:00Z">
                <w:rPr>
                  <w:rFonts w:ascii="Cambria Math" w:eastAsia="Cambria Math" w:hAnsi="Cambria Math" w:cs="Cambria Math"/>
                  <w:sz w:val="24"/>
                  <w:szCs w:val="24"/>
                </w:rPr>
                <m:t>1-</m:t>
              </w:del>
            </m:r>
            <m:r>
              <w:del w:id="233" w:author="Nepomuceno, Marilia" w:date="2023-05-15T16:41:00Z">
                <w:rPr>
                  <w:rFonts w:ascii="Cambria Math" w:eastAsia="Cambria Math" w:hAnsi="Cambria Math" w:cs="Cambria Math"/>
                  <w:sz w:val="24"/>
                  <w:szCs w:val="24"/>
                </w:rPr>
                <m:t>n</m:t>
              </w:del>
            </m:r>
            <m:r>
              <w:del w:id="234" w:author="Di Lego Goncalves, Vanessa" w:date="2023-06-22T10:11:00Z">
                <w:rPr>
                  <w:rFonts w:ascii="Cambria Math" w:eastAsia="Cambria Math" w:hAnsi="Cambria Math" w:cs="Cambria Math"/>
                  <w:sz w:val="24"/>
                  <w:szCs w:val="24"/>
                </w:rPr>
                <m:t xml:space="preserve"> </m:t>
              </w:del>
            </m:r>
            <m:sSub>
              <m:sSubPr>
                <m:ctrlPr>
                  <w:del w:id="235" w:author="Di Lego Goncalves, Vanessa" w:date="2023-06-22T10:11:00Z">
                    <w:rPr>
                      <w:rFonts w:ascii="Cambria Math" w:eastAsia="Cambria Math" w:hAnsi="Cambria Math" w:cs="Cambria Math"/>
                      <w:sz w:val="24"/>
                      <w:szCs w:val="24"/>
                    </w:rPr>
                  </w:del>
                </m:ctrlPr>
              </m:sSubPr>
              <m:e>
                <m:sSubSup>
                  <m:sSubSupPr>
                    <m:ctrlPr>
                      <w:del w:id="236" w:author="Di Lego Goncalves, Vanessa" w:date="2023-06-22T10:11:00Z">
                        <w:rPr>
                          <w:rFonts w:ascii="Cambria Math" w:eastAsia="Cambria Math" w:hAnsi="Cambria Math" w:cs="Cambria Math"/>
                          <w:sz w:val="24"/>
                          <w:szCs w:val="24"/>
                        </w:rPr>
                      </w:del>
                    </m:ctrlPr>
                  </m:sSubSupPr>
                  <m:e>
                    <m:sPre>
                      <m:sPrePr>
                        <m:ctrlPr>
                          <w:ins w:id="237" w:author="Nepomuceno, Marilia" w:date="2023-05-15T16:41:00Z">
                            <w:del w:id="238" w:author="Di Lego Goncalves, Vanessa" w:date="2023-06-22T10:11:00Z">
                              <w:rPr>
                                <w:rFonts w:ascii="Cambria Math" w:eastAsia="Cambria Math" w:hAnsi="Cambria Math" w:cs="Cambria Math"/>
                                <w:i/>
                                <w:sz w:val="24"/>
                                <w:szCs w:val="24"/>
                              </w:rPr>
                            </w:del>
                          </w:ins>
                        </m:ctrlPr>
                      </m:sPrePr>
                      <m:sub>
                        <m:r>
                          <w:ins w:id="239" w:author="Nepomuceno, Marilia" w:date="2023-05-15T16:41:00Z">
                            <w:del w:id="240" w:author="Di Lego Goncalves, Vanessa" w:date="2023-06-22T10:11:00Z">
                              <w:rPr>
                                <w:rFonts w:ascii="Cambria Math" w:eastAsia="Cambria Math" w:hAnsi="Cambria Math" w:cs="Cambria Math"/>
                                <w:sz w:val="24"/>
                                <w:szCs w:val="24"/>
                              </w:rPr>
                              <m:t>n</m:t>
                            </w:del>
                          </w:ins>
                        </m:r>
                      </m:sub>
                      <m:sup/>
                      <m:e>
                        <m:r>
                          <w:ins w:id="241" w:author="Nepomuceno, Marilia" w:date="2023-05-15T16:41:00Z">
                            <w:del w:id="242" w:author="Di Lego Goncalves, Vanessa" w:date="2023-06-22T10:11:00Z">
                              <w:rPr>
                                <w:rFonts w:ascii="Cambria Math" w:eastAsia="Cambria Math" w:hAnsi="Cambria Math" w:cs="Cambria Math"/>
                                <w:sz w:val="24"/>
                                <w:szCs w:val="24"/>
                              </w:rPr>
                              <m:t>π</m:t>
                            </w:del>
                          </w:ins>
                        </m:r>
                      </m:e>
                    </m:sPre>
                    <m:r>
                      <w:del w:id="243" w:author="Nepomuceno, Marilia" w:date="2023-05-15T16:41:00Z">
                        <w:rPr>
                          <w:rFonts w:ascii="Cambria Math" w:eastAsia="Cambria Math" w:hAnsi="Cambria Math" w:cs="Cambria Math"/>
                          <w:sz w:val="24"/>
                          <w:szCs w:val="24"/>
                        </w:rPr>
                        <m:t>π</m:t>
                      </w:del>
                    </m:r>
                  </m:e>
                  <m:sub>
                    <m:r>
                      <w:del w:id="244" w:author="Di Lego Goncalves, Vanessa" w:date="2023-06-22T10:11:00Z">
                        <w:rPr>
                          <w:rFonts w:ascii="Cambria Math" w:eastAsia="Cambria Math" w:hAnsi="Cambria Math" w:cs="Cambria Math"/>
                          <w:sz w:val="24"/>
                          <w:szCs w:val="24"/>
                        </w:rPr>
                        <m:t>x</m:t>
                      </w:del>
                    </m:r>
                  </m:sub>
                  <m:sup>
                    <m:r>
                      <w:del w:id="245" w:author="Di Lego Goncalves, Vanessa" w:date="2023-06-22T10:11:00Z">
                        <w:rPr>
                          <w:rFonts w:ascii="Cambria Math" w:eastAsia="Cambria Math" w:hAnsi="Cambria Math" w:cs="Cambria Math"/>
                          <w:sz w:val="24"/>
                          <w:szCs w:val="24"/>
                        </w:rPr>
                        <m:t xml:space="preserve"> </m:t>
                      </w:del>
                    </m:r>
                  </m:sup>
                </m:sSubSup>
              </m:e>
              <m:sub>
                <m:r>
                  <w:del w:id="246" w:author="Di Lego Goncalves, Vanessa" w:date="2023-06-22T10:11:00Z">
                    <w:rPr>
                      <w:rFonts w:ascii="Cambria Math" w:eastAsia="Cambria Math" w:hAnsi="Cambria Math" w:cs="Cambria Math"/>
                      <w:sz w:val="24"/>
                      <w:szCs w:val="24"/>
                    </w:rPr>
                    <m:t xml:space="preserve"> </m:t>
                  </w:del>
                </m:r>
              </m:sub>
            </m:sSub>
          </m:e>
        </m:d>
        <m:r>
          <w:del w:id="247" w:author="Di Lego Goncalves, Vanessa" w:date="2023-06-22T10:11:00Z">
            <w:rPr>
              <w:rFonts w:ascii="Cambria Math" w:eastAsia="Cambria Math" w:hAnsi="Cambria Math" w:cs="Cambria Math"/>
              <w:sz w:val="24"/>
              <w:szCs w:val="24"/>
            </w:rPr>
            <m:t xml:space="preserve">    (1)</m:t>
          </w:del>
        </m:r>
        <m:r>
          <w:del w:id="248" w:author="Di Lego Goncalves, Vanessa" w:date="2023-06-22T10:11:00Z">
            <w:rPr>
              <w:rFonts w:ascii="Cambria Math" w:eastAsia="Cambria Math" w:hAnsi="Cambria Math" w:cs="Cambria Math"/>
            </w:rPr>
            <m:t xml:space="preserve"> </m:t>
          </w:del>
        </m:r>
      </m:oMath>
      <w:customXmlDelRangeStart w:id="249" w:author="Di Lego Goncalves, Vanessa" w:date="2023-06-22T10:11:00Z"/>
      <w:sdt>
        <w:sdtPr>
          <w:tag w:val="goog_rdk_50"/>
          <w:id w:val="-818888038"/>
          <w:showingPlcHdr/>
        </w:sdtPr>
        <w:sdtEndPr/>
        <w:sdtContent>
          <w:customXmlDelRangeEnd w:id="249"/>
          <w:del w:id="250" w:author="Di Lego Goncalves, Vanessa" w:date="2023-06-22T10:16:00Z">
            <w:r w:rsidR="006315A5">
              <w:delText xml:space="preserve">     </w:delText>
            </w:r>
          </w:del>
          <w:customXmlDelRangeStart w:id="251" w:author="Di Lego Goncalves, Vanessa" w:date="2023-06-22T10:11:00Z"/>
        </w:sdtContent>
      </w:sdt>
      <w:customXmlDelRangeEnd w:id="251"/>
    </w:p>
    <w:p w14:paraId="3998E8D9" w14:textId="77777777" w:rsidR="009372EB" w:rsidRDefault="009372EB" w:rsidP="009372EB">
      <w:pPr>
        <w:spacing w:after="0"/>
        <w:jc w:val="center"/>
        <w:rPr>
          <w:del w:id="252" w:author="Di Lego Goncalves, Vanessa" w:date="2023-06-22T10:11:00Z"/>
          <w:rFonts w:ascii="Arial" w:eastAsia="Arial" w:hAnsi="Arial" w:cs="Arial"/>
          <w:sz w:val="24"/>
          <w:szCs w:val="24"/>
        </w:rPr>
      </w:pPr>
    </w:p>
    <w:p w14:paraId="3A299D88" w14:textId="79878414" w:rsidR="009372EB" w:rsidRDefault="009372EB" w:rsidP="009372EB">
      <w:pPr>
        <w:spacing w:line="360" w:lineRule="auto"/>
        <w:jc w:val="both"/>
        <w:rPr>
          <w:del w:id="253" w:author="Di Lego Goncalves, Vanessa" w:date="2023-06-22T10:11:00Z"/>
          <w:rFonts w:ascii="Arial" w:eastAsia="Arial" w:hAnsi="Arial" w:cs="Arial"/>
          <w:sz w:val="24"/>
          <w:szCs w:val="24"/>
        </w:rPr>
      </w:pPr>
      <w:del w:id="254" w:author="Di Lego Goncalves, Vanessa" w:date="2023-06-22T10:11:00Z">
        <w:r>
          <w:rPr>
            <w:rFonts w:ascii="Arial" w:eastAsia="Arial" w:hAnsi="Arial" w:cs="Arial"/>
            <w:sz w:val="24"/>
            <w:szCs w:val="24"/>
          </w:rPr>
          <w:delText xml:space="preserve">where </w:delText>
        </w:r>
        <w:r>
          <w:rPr>
            <w:rFonts w:ascii="Arial" w:eastAsia="Arial" w:hAnsi="Arial" w:cs="Arial"/>
            <w:i/>
            <w:sz w:val="24"/>
            <w:szCs w:val="24"/>
            <w:vertAlign w:val="subscript"/>
          </w:rPr>
          <w:delText>n</w:delText>
        </w:r>
        <w:r>
          <w:rPr>
            <w:rFonts w:ascii="Arial" w:eastAsia="Arial" w:hAnsi="Arial" w:cs="Arial"/>
            <w:i/>
            <w:sz w:val="24"/>
            <w:szCs w:val="24"/>
          </w:rPr>
          <w:delText>L</w:delText>
        </w:r>
        <w:r>
          <w:rPr>
            <w:rFonts w:ascii="Arial" w:eastAsia="Arial" w:hAnsi="Arial" w:cs="Arial"/>
            <w:i/>
            <w:sz w:val="24"/>
            <w:szCs w:val="24"/>
            <w:vertAlign w:val="subscript"/>
          </w:rPr>
          <w:delText>x</w:delText>
        </w:r>
        <w:r>
          <w:rPr>
            <w:rFonts w:ascii="Arial" w:eastAsia="Arial" w:hAnsi="Arial" w:cs="Arial"/>
            <w:i/>
            <w:sz w:val="24"/>
            <w:szCs w:val="24"/>
            <w:vertAlign w:val="superscript"/>
          </w:rPr>
          <w:delText>i</w:delText>
        </w:r>
        <w:r>
          <w:rPr>
            <w:rFonts w:ascii="Arial" w:eastAsia="Arial" w:hAnsi="Arial" w:cs="Arial"/>
            <w:i/>
            <w:sz w:val="24"/>
            <w:szCs w:val="24"/>
          </w:rPr>
          <w:delText xml:space="preserve"> </w:delText>
        </w:r>
        <w:r>
          <w:rPr>
            <w:rFonts w:ascii="Arial" w:eastAsia="Arial" w:hAnsi="Arial" w:cs="Arial"/>
            <w:sz w:val="24"/>
            <w:szCs w:val="24"/>
          </w:rPr>
          <w:delText xml:space="preserve"> is the number of person-years lived without disability between ages</w:delText>
        </w:r>
        <w:r>
          <w:rPr>
            <w:rFonts w:ascii="Arial" w:eastAsia="Arial" w:hAnsi="Arial" w:cs="Arial"/>
            <w:i/>
            <w:sz w:val="24"/>
            <w:szCs w:val="24"/>
          </w:rPr>
          <w:delText xml:space="preserve"> x</w:delText>
        </w:r>
        <w:r>
          <w:rPr>
            <w:rFonts w:ascii="Arial" w:eastAsia="Arial" w:hAnsi="Arial" w:cs="Arial"/>
            <w:sz w:val="24"/>
            <w:szCs w:val="24"/>
          </w:rPr>
          <w:delText xml:space="preserve"> and </w:delText>
        </w:r>
        <w:r>
          <w:rPr>
            <w:rFonts w:ascii="Arial" w:eastAsia="Arial" w:hAnsi="Arial" w:cs="Arial"/>
            <w:i/>
            <w:sz w:val="24"/>
            <w:szCs w:val="24"/>
          </w:rPr>
          <w:delText>x+n</w:delText>
        </w:r>
        <w:r>
          <w:rPr>
            <w:rFonts w:ascii="Arial" w:eastAsia="Arial" w:hAnsi="Arial" w:cs="Arial"/>
            <w:sz w:val="24"/>
            <w:szCs w:val="24"/>
          </w:rPr>
          <w:delText xml:space="preserve">, </w:delText>
        </w:r>
        <w:r>
          <w:rPr>
            <w:rFonts w:ascii="Arial" w:eastAsia="Arial" w:hAnsi="Arial" w:cs="Arial"/>
            <w:i/>
            <w:sz w:val="24"/>
            <w:szCs w:val="24"/>
            <w:vertAlign w:val="subscript"/>
          </w:rPr>
          <w:delText>n</w:delText>
        </w:r>
        <w:r>
          <w:rPr>
            <w:rFonts w:ascii="Arial" w:eastAsia="Arial" w:hAnsi="Arial" w:cs="Arial"/>
            <w:i/>
            <w:sz w:val="24"/>
            <w:szCs w:val="24"/>
          </w:rPr>
          <w:delText>L</w:delText>
        </w:r>
        <w:r>
          <w:rPr>
            <w:rFonts w:ascii="Arial" w:eastAsia="Arial" w:hAnsi="Arial" w:cs="Arial"/>
            <w:i/>
            <w:sz w:val="24"/>
            <w:szCs w:val="24"/>
            <w:vertAlign w:val="subscript"/>
          </w:rPr>
          <w:delText>x</w:delText>
        </w:r>
        <w:r>
          <w:rPr>
            <w:rFonts w:ascii="Arial" w:eastAsia="Arial" w:hAnsi="Arial" w:cs="Arial"/>
            <w:sz w:val="24"/>
            <w:szCs w:val="24"/>
          </w:rPr>
          <w:delText xml:space="preserve"> is the total number of person-years lived in the age group </w:delText>
        </w:r>
        <w:r>
          <w:rPr>
            <w:rFonts w:ascii="Arial" w:eastAsia="Arial" w:hAnsi="Arial" w:cs="Arial"/>
            <w:i/>
            <w:sz w:val="24"/>
            <w:szCs w:val="24"/>
          </w:rPr>
          <w:delText>x</w:delText>
        </w:r>
        <w:r>
          <w:rPr>
            <w:rFonts w:ascii="Arial" w:eastAsia="Arial" w:hAnsi="Arial" w:cs="Arial"/>
            <w:sz w:val="24"/>
            <w:szCs w:val="24"/>
          </w:rPr>
          <w:delText xml:space="preserve"> and </w:delText>
        </w:r>
        <w:r>
          <w:rPr>
            <w:rFonts w:ascii="Arial" w:eastAsia="Arial" w:hAnsi="Arial" w:cs="Arial"/>
            <w:i/>
            <w:sz w:val="24"/>
            <w:szCs w:val="24"/>
          </w:rPr>
          <w:delText>x+n</w:delText>
        </w:r>
        <w:r>
          <w:rPr>
            <w:rFonts w:ascii="Arial" w:eastAsia="Arial" w:hAnsi="Arial" w:cs="Arial"/>
            <w:sz w:val="24"/>
            <w:szCs w:val="24"/>
          </w:rPr>
          <w:delText xml:space="preserve">, and </w:delText>
        </w:r>
        <w:r>
          <w:rPr>
            <w:rFonts w:ascii="Arial" w:eastAsia="Arial" w:hAnsi="Arial" w:cs="Arial"/>
            <w:i/>
            <w:sz w:val="24"/>
            <w:szCs w:val="24"/>
            <w:vertAlign w:val="subscript"/>
          </w:rPr>
          <w:delText>n</w:delText>
        </w:r>
        <w:r>
          <w:rPr>
            <w:rFonts w:ascii="Arial" w:eastAsia="Arial" w:hAnsi="Arial" w:cs="Arial"/>
            <w:i/>
            <w:sz w:val="24"/>
            <w:szCs w:val="24"/>
          </w:rPr>
          <w:delText>π</w:delText>
        </w:r>
        <w:r>
          <w:rPr>
            <w:rFonts w:ascii="Arial" w:eastAsia="Arial" w:hAnsi="Arial" w:cs="Arial"/>
            <w:i/>
            <w:sz w:val="24"/>
            <w:szCs w:val="24"/>
            <w:vertAlign w:val="subscript"/>
          </w:rPr>
          <w:delText>x</w:delText>
        </w:r>
        <w:r>
          <w:rPr>
            <w:rFonts w:ascii="Arial" w:eastAsia="Arial" w:hAnsi="Arial" w:cs="Arial"/>
            <w:sz w:val="24"/>
            <w:szCs w:val="24"/>
          </w:rPr>
          <w:delText xml:space="preserve"> is the proportion of disabled individuals in the age group </w:delText>
        </w:r>
        <w:r>
          <w:rPr>
            <w:rFonts w:ascii="Arial" w:eastAsia="Arial" w:hAnsi="Arial" w:cs="Arial"/>
            <w:i/>
            <w:sz w:val="24"/>
            <w:szCs w:val="24"/>
          </w:rPr>
          <w:delText xml:space="preserve">x </w:delText>
        </w:r>
        <w:r>
          <w:rPr>
            <w:rFonts w:ascii="Arial" w:eastAsia="Arial" w:hAnsi="Arial" w:cs="Arial"/>
            <w:sz w:val="24"/>
            <w:szCs w:val="24"/>
          </w:rPr>
          <w:delText xml:space="preserve">and </w:delText>
        </w:r>
        <w:r>
          <w:rPr>
            <w:rFonts w:ascii="Arial" w:eastAsia="Arial" w:hAnsi="Arial" w:cs="Arial"/>
            <w:i/>
            <w:sz w:val="24"/>
            <w:szCs w:val="24"/>
          </w:rPr>
          <w:delText>x+n</w:delText>
        </w:r>
        <w:r>
          <w:rPr>
            <w:rFonts w:ascii="Arial" w:eastAsia="Arial" w:hAnsi="Arial" w:cs="Arial"/>
            <w:sz w:val="24"/>
            <w:szCs w:val="24"/>
          </w:rPr>
          <w:delText xml:space="preserve">. The same is for chronic-free person-years lived, however with the prevalence for at least one chronic condition instead of prevalence of ADLs, and we call the person-years derived by the same process as </w:delText>
        </w:r>
      </w:del>
      <m:oMath>
        <m:sPre>
          <m:sPrePr>
            <m:ctrlPr>
              <w:ins w:id="255" w:author="Nepomuceno, Marilia" w:date="2023-05-15T16:49:00Z">
                <w:del w:id="256" w:author="Di Lego Goncalves, Vanessa" w:date="2023-06-22T10:11:00Z">
                  <w:rPr>
                    <w:rFonts w:ascii="Cambria Math" w:eastAsia="Arial" w:hAnsi="Cambria Math" w:cs="Arial"/>
                    <w:i/>
                    <w:sz w:val="24"/>
                    <w:szCs w:val="24"/>
                  </w:rPr>
                </w:del>
              </w:ins>
            </m:ctrlPr>
          </m:sPrePr>
          <m:sub>
            <m:r>
              <w:ins w:id="257" w:author="Nepomuceno, Marilia" w:date="2023-05-15T16:49:00Z">
                <w:del w:id="258" w:author="Di Lego Goncalves, Vanessa" w:date="2023-06-22T10:11:00Z">
                  <w:rPr>
                    <w:rFonts w:ascii="Cambria Math" w:eastAsia="Arial" w:hAnsi="Cambria Math" w:cs="Arial"/>
                    <w:sz w:val="24"/>
                    <w:szCs w:val="24"/>
                  </w:rPr>
                  <m:t>n</m:t>
                </w:del>
              </w:ins>
            </m:r>
          </m:sub>
          <m:sup/>
          <m:e>
            <m:r>
              <w:ins w:id="259" w:author="Nepomuceno, Marilia" w:date="2023-05-15T16:49:00Z">
                <w:del w:id="260" w:author="Di Lego Goncalves, Vanessa" w:date="2023-06-22T10:11:00Z">
                  <w:rPr>
                    <w:rFonts w:ascii="Cambria Math" w:eastAsia="Cambria Math" w:hAnsi="Cambria Math" w:cs="Cambria Math"/>
                    <w:sz w:val="24"/>
                    <w:szCs w:val="24"/>
                  </w:rPr>
                  <m:t>L</m:t>
                </w:del>
              </w:ins>
            </m:r>
          </m:e>
        </m:sPre>
        <m:r>
          <w:del w:id="261" w:author="Nepomuceno, Marilia" w:date="2023-05-15T16:49:00Z">
            <w:rPr>
              <w:rFonts w:ascii="Cambria Math" w:eastAsia="Arial" w:hAnsi="Cambria Math" w:cs="Arial"/>
              <w:sz w:val="24"/>
              <w:szCs w:val="24"/>
            </w:rPr>
            <m:t>n</m:t>
          </w:del>
        </m:r>
        <m:r>
          <w:del w:id="262" w:author="Di Lego Goncalves, Vanessa" w:date="2023-06-22T10:11:00Z">
            <w:rPr>
              <w:rFonts w:ascii="Cambria Math" w:eastAsia="Cambria Math" w:hAnsi="Cambria Math" w:cs="Cambria Math"/>
              <w:sz w:val="24"/>
              <w:szCs w:val="24"/>
            </w:rPr>
            <m:t xml:space="preserve"> </m:t>
          </w:del>
        </m:r>
        <m:r>
          <w:del w:id="263" w:author="Nepomuceno, Marilia" w:date="2023-05-15T16:49:00Z">
            <w:rPr>
              <w:rFonts w:ascii="Cambria Math" w:eastAsia="Cambria Math" w:hAnsi="Cambria Math" w:cs="Cambria Math"/>
              <w:sz w:val="24"/>
              <w:szCs w:val="24"/>
            </w:rPr>
            <m:t>L</m:t>
          </w:del>
        </m:r>
        <m:sSubSup>
          <m:sSubSupPr>
            <m:ctrlPr>
              <w:del w:id="264" w:author="Di Lego Goncalves, Vanessa" w:date="2023-06-22T10:11:00Z">
                <w:rPr>
                  <w:rFonts w:ascii="Cambria Math" w:eastAsia="Cambria Math" w:hAnsi="Cambria Math" w:cs="Cambria Math"/>
                  <w:sz w:val="24"/>
                  <w:szCs w:val="24"/>
                </w:rPr>
              </w:del>
            </m:ctrlPr>
          </m:sSubSupPr>
          <m:e>
            <m:r>
              <w:del w:id="265" w:author="Di Lego Goncalves, Vanessa" w:date="2023-06-22T10:11:00Z">
                <w:rPr>
                  <w:rFonts w:ascii="Cambria Math" w:eastAsia="Cambria Math" w:hAnsi="Cambria Math" w:cs="Cambria Math"/>
                  <w:sz w:val="24"/>
                  <w:szCs w:val="24"/>
                </w:rPr>
                <m:t xml:space="preserve"> </m:t>
              </w:del>
            </m:r>
          </m:e>
          <m:sub>
            <m:r>
              <w:del w:id="266" w:author="Di Lego Goncalves, Vanessa" w:date="2023-06-22T10:11:00Z">
                <w:rPr>
                  <w:rFonts w:ascii="Cambria Math" w:eastAsia="Cambria Math" w:hAnsi="Cambria Math" w:cs="Cambria Math"/>
                  <w:sz w:val="24"/>
                  <w:szCs w:val="24"/>
                </w:rPr>
                <m:t>k</m:t>
              </w:del>
            </m:r>
          </m:sub>
          <m:sup>
            <m:r>
              <w:del w:id="267" w:author="Di Lego Goncalves, Vanessa" w:date="2023-06-22T10:11:00Z">
                <w:rPr>
                  <w:rFonts w:ascii="Cambria Math" w:eastAsia="Cambria Math" w:hAnsi="Cambria Math" w:cs="Cambria Math"/>
                  <w:sz w:val="24"/>
                  <w:szCs w:val="24"/>
                </w:rPr>
                <m:t>c</m:t>
              </w:del>
            </m:r>
          </m:sup>
        </m:sSubSup>
      </m:oMath>
      <w:del w:id="268" w:author="Di Lego Goncalves, Vanessa" w:date="2023-06-22T10:11:00Z">
        <w:r>
          <w:rPr>
            <w:rFonts w:ascii="Arial" w:eastAsia="Arial" w:hAnsi="Arial" w:cs="Arial"/>
            <w:sz w:val="24"/>
            <w:szCs w:val="24"/>
          </w:rPr>
          <w:delText>.</w:delText>
        </w:r>
      </w:del>
    </w:p>
    <w:p w14:paraId="715A282F" w14:textId="77777777" w:rsidR="00263B02" w:rsidRDefault="00263B02" w:rsidP="009372EB">
      <w:pPr>
        <w:spacing w:line="360" w:lineRule="auto"/>
        <w:jc w:val="both"/>
        <w:rPr>
          <w:rFonts w:ascii="Arial" w:eastAsia="Arial" w:hAnsi="Arial" w:cs="Arial"/>
          <w:sz w:val="24"/>
          <w:szCs w:val="24"/>
        </w:rPr>
      </w:pPr>
    </w:p>
    <w:p w14:paraId="698D35EF"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Then, life expectancy free of disability (</w:t>
      </w:r>
      <w:r>
        <w:rPr>
          <w:rFonts w:ascii="Arial" w:eastAsia="Arial" w:hAnsi="Arial" w:cs="Arial"/>
          <w:i/>
          <w:sz w:val="24"/>
          <w:szCs w:val="24"/>
        </w:rPr>
        <w:t>DFLE</w:t>
      </w:r>
      <w:r>
        <w:rPr>
          <w:rFonts w:ascii="Arial" w:eastAsia="Arial" w:hAnsi="Arial" w:cs="Arial"/>
          <w:sz w:val="24"/>
          <w:szCs w:val="24"/>
        </w:rPr>
        <w:t>) is calculated as:</w:t>
      </w:r>
    </w:p>
    <w:commentRangeStart w:id="269"/>
    <w:commentRangeStart w:id="270"/>
    <w:p w14:paraId="695AEF42" w14:textId="77777777" w:rsidR="009372EB" w:rsidRDefault="00B53F4B"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k=x</m:t>
                  </m:r>
                </m:sub>
                <m:sup>
                  <m:r>
                    <w:rPr>
                      <w:rFonts w:ascii="Cambria Math" w:eastAsia="Cambria Math" w:hAnsi="Cambria Math" w:cs="Cambria Math"/>
                      <w:sz w:val="24"/>
                      <w:szCs w:val="24"/>
                    </w:rPr>
                    <m:t>w</m:t>
                  </m:r>
                </m:sup>
                <m:e>
                  <m:r>
                    <w:rPr>
                      <w:rFonts w:ascii="Cambria Math" w:eastAsia="Cambria Math" w:hAnsi="Cambria Math" w:cs="Cambria Math"/>
                      <w:sz w:val="24"/>
                      <w:szCs w:val="24"/>
                    </w:rPr>
                    <m:t xml:space="preserve"> </m:t>
                  </m:r>
                </m:e>
              </m:nary>
              <m:d>
                <m:dPr>
                  <m:ctrlPr>
                    <w:rPr>
                      <w:rFonts w:ascii="Cambria Math" w:eastAsia="Cambria Math" w:hAnsi="Cambria Math" w:cs="Cambria Math"/>
                      <w:sz w:val="24"/>
                      <w:szCs w:val="24"/>
                    </w:rPr>
                  </m:ctrlPr>
                </m:dPr>
                <m:e>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i</m:t>
                      </m:r>
                    </m:sup>
                  </m:sSubSup>
                </m:e>
              </m:d>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Sub>
            </m:den>
          </m:f>
          <m:r>
            <w:rPr>
              <w:rFonts w:ascii="Cambria Math" w:eastAsia="Cambria Math" w:hAnsi="Cambria Math" w:cs="Cambria Math"/>
              <w:sz w:val="24"/>
              <w:szCs w:val="24"/>
            </w:rPr>
            <m:t xml:space="preserve">   (2)</m:t>
          </m:r>
          <m:r>
            <w:rPr>
              <w:rFonts w:ascii="Cambria Math" w:eastAsia="Cambria Math" w:hAnsi="Cambria Math" w:cs="Cambria Math"/>
            </w:rPr>
            <m:t xml:space="preserve"> </m:t>
          </m:r>
        </m:oMath>
      </m:oMathPara>
    </w:p>
    <w:p w14:paraId="6099A438"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With its equivalent life expectancy free of chronic disease (</w:t>
      </w:r>
      <w:r>
        <w:rPr>
          <w:rFonts w:ascii="Arial" w:eastAsia="Arial" w:hAnsi="Arial" w:cs="Arial"/>
          <w:i/>
          <w:sz w:val="24"/>
          <w:szCs w:val="24"/>
        </w:rPr>
        <w:t>CFLE</w:t>
      </w:r>
      <w:r>
        <w:rPr>
          <w:rFonts w:ascii="Arial" w:eastAsia="Arial" w:hAnsi="Arial" w:cs="Arial"/>
          <w:sz w:val="24"/>
          <w:szCs w:val="24"/>
        </w:rPr>
        <w:t>):</w:t>
      </w:r>
    </w:p>
    <w:p w14:paraId="013DF21B" w14:textId="77777777" w:rsidR="009372EB" w:rsidRDefault="00B53F4B"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k=x</m:t>
                  </m:r>
                </m:sub>
                <m:sup>
                  <m:r>
                    <w:rPr>
                      <w:rFonts w:ascii="Cambria Math" w:eastAsia="Cambria Math" w:hAnsi="Cambria Math" w:cs="Cambria Math"/>
                      <w:sz w:val="24"/>
                      <w:szCs w:val="24"/>
                    </w:rPr>
                    <m:t>w</m:t>
                  </m:r>
                </m:sup>
                <m:e>
                  <m:r>
                    <w:rPr>
                      <w:rFonts w:ascii="Cambria Math" w:eastAsia="Cambria Math" w:hAnsi="Cambria Math" w:cs="Cambria Math"/>
                      <w:sz w:val="24"/>
                      <w:szCs w:val="24"/>
                    </w:rPr>
                    <m:t xml:space="preserve">  </m:t>
                  </m:r>
                </m:e>
              </m:nary>
              <m:d>
                <m:dPr>
                  <m:ctrlPr>
                    <w:rPr>
                      <w:rFonts w:ascii="Cambria Math" w:eastAsia="Cambria Math" w:hAnsi="Cambria Math" w:cs="Cambria Math"/>
                      <w:sz w:val="24"/>
                      <w:szCs w:val="24"/>
                    </w:rPr>
                  </m:ctrlPr>
                </m:dPr>
                <m:e>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c</m:t>
                      </m:r>
                    </m:sup>
                  </m:sSubSup>
                </m:e>
              </m:d>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Sub>
            </m:den>
          </m:f>
          <m:r>
            <w:rPr>
              <w:rFonts w:ascii="Cambria Math" w:eastAsia="Cambria Math" w:hAnsi="Cambria Math" w:cs="Cambria Math"/>
              <w:sz w:val="24"/>
              <w:szCs w:val="24"/>
            </w:rPr>
            <m:t xml:space="preserve"> (3)</m:t>
          </m:r>
          <m:r>
            <w:rPr>
              <w:rFonts w:ascii="Cambria Math" w:eastAsia="Cambria Math" w:hAnsi="Cambria Math" w:cs="Cambria Math"/>
            </w:rPr>
            <m:t xml:space="preserve"> </m:t>
          </m:r>
          <w:commentRangeEnd w:id="269"/>
          <m:r>
            <m:rPr>
              <m:sty m:val="p"/>
            </m:rPr>
            <w:rPr>
              <w:rStyle w:val="CommentReference"/>
              <w:rFonts w:ascii="Times New Roman" w:eastAsia="Times New Roman" w:hAnsi="Times New Roman" w:cs="Times New Roman"/>
            </w:rPr>
            <w:commentReference w:id="269"/>
          </m:r>
          <w:commentRangeEnd w:id="270"/>
          <m:r>
            <m:rPr>
              <m:sty m:val="p"/>
            </m:rPr>
            <w:rPr>
              <w:rStyle w:val="CommentReference"/>
              <w:rFonts w:ascii="Times New Roman" w:eastAsia="Times New Roman" w:hAnsi="Times New Roman" w:cs="Times New Roman"/>
            </w:rPr>
            <w:commentReference w:id="270"/>
          </m:r>
        </m:oMath>
      </m:oMathPara>
    </w:p>
    <w:p w14:paraId="407DAFA7" w14:textId="77777777" w:rsidR="009372EB" w:rsidRDefault="009372EB" w:rsidP="009372EB">
      <w:pPr>
        <w:spacing w:line="360" w:lineRule="auto"/>
        <w:rPr>
          <w:rFonts w:ascii="Arial" w:eastAsia="Arial" w:hAnsi="Arial" w:cs="Arial"/>
          <w:sz w:val="24"/>
          <w:szCs w:val="24"/>
        </w:rPr>
      </w:pPr>
    </w:p>
    <w:p w14:paraId="30C87C33"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where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Pr>
          <w:rFonts w:ascii="Arial" w:eastAsia="Arial" w:hAnsi="Arial" w:cs="Arial"/>
          <w:sz w:val="24"/>
          <w:szCs w:val="24"/>
        </w:rPr>
        <w:t xml:space="preserve"> is the number of years lived without disability at age </w:t>
      </w:r>
      <w:r>
        <w:rPr>
          <w:rFonts w:ascii="Arial" w:eastAsia="Arial" w:hAnsi="Arial" w:cs="Arial"/>
          <w:i/>
          <w:sz w:val="24"/>
          <w:szCs w:val="24"/>
        </w:rPr>
        <w:t>x</w:t>
      </w:r>
      <w:r>
        <w:rPr>
          <w:rFonts w:ascii="Arial" w:eastAsia="Arial" w:hAnsi="Arial" w:cs="Arial"/>
          <w:sz w:val="24"/>
          <w:szCs w:val="24"/>
        </w:rPr>
        <w:t xml:space="preserve">, </w:t>
      </w:r>
      <w:r>
        <w:rPr>
          <w:rFonts w:ascii="Arial" w:eastAsia="Arial" w:hAnsi="Arial" w:cs="Arial"/>
          <w:i/>
          <w:sz w:val="24"/>
          <w:szCs w:val="24"/>
        </w:rPr>
        <w:t>w</w:t>
      </w:r>
      <w:r>
        <w:rPr>
          <w:rFonts w:ascii="Arial" w:eastAsia="Arial" w:hAnsi="Arial" w:cs="Arial"/>
          <w:sz w:val="24"/>
          <w:szCs w:val="24"/>
        </w:rPr>
        <w:t xml:space="preserve"> is the starting age of the open age interval, and </w:t>
      </w:r>
      <w:r>
        <w:rPr>
          <w:rFonts w:ascii="Arial" w:eastAsia="Arial" w:hAnsi="Arial" w:cs="Arial"/>
          <w:i/>
          <w:sz w:val="24"/>
          <w:szCs w:val="24"/>
        </w:rPr>
        <w:t>l</w:t>
      </w:r>
      <w:r>
        <w:rPr>
          <w:rFonts w:ascii="Arial" w:eastAsia="Arial" w:hAnsi="Arial" w:cs="Arial"/>
          <w:sz w:val="24"/>
          <w:szCs w:val="24"/>
          <w:vertAlign w:val="subscript"/>
        </w:rPr>
        <w:t>x</w:t>
      </w:r>
      <w:r>
        <w:rPr>
          <w:rFonts w:ascii="Arial" w:eastAsia="Arial" w:hAnsi="Arial" w:cs="Arial"/>
          <w:sz w:val="24"/>
          <w:szCs w:val="24"/>
        </w:rPr>
        <w:t xml:space="preserve"> is the number of survivors at age </w:t>
      </w:r>
      <w:r>
        <w:rPr>
          <w:rFonts w:ascii="Arial" w:eastAsia="Arial" w:hAnsi="Arial" w:cs="Arial"/>
          <w:i/>
          <w:sz w:val="24"/>
          <w:szCs w:val="24"/>
        </w:rPr>
        <w:t>x</w:t>
      </w:r>
      <w:r>
        <w:rPr>
          <w:rFonts w:ascii="Arial" w:eastAsia="Arial" w:hAnsi="Arial" w:cs="Arial"/>
          <w:sz w:val="24"/>
          <w:szCs w:val="24"/>
        </w:rPr>
        <w:t xml:space="preserve">. Similarly,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Pr>
          <w:rFonts w:ascii="Arial" w:eastAsia="Arial" w:hAnsi="Arial" w:cs="Arial"/>
          <w:sz w:val="24"/>
          <w:szCs w:val="24"/>
        </w:rPr>
        <w:t xml:space="preserve"> is the number of years lived without chronic conditions at age </w:t>
      </w:r>
      <w:r>
        <w:rPr>
          <w:rFonts w:ascii="Arial" w:eastAsia="Arial" w:hAnsi="Arial" w:cs="Arial"/>
          <w:i/>
          <w:sz w:val="24"/>
          <w:szCs w:val="24"/>
        </w:rPr>
        <w:t>x</w:t>
      </w:r>
      <w:r>
        <w:rPr>
          <w:rFonts w:ascii="Arial" w:eastAsia="Arial" w:hAnsi="Arial" w:cs="Arial"/>
          <w:sz w:val="24"/>
          <w:szCs w:val="24"/>
        </w:rPr>
        <w:t xml:space="preserve">, </w:t>
      </w:r>
      <w:r>
        <w:rPr>
          <w:rFonts w:ascii="Arial" w:eastAsia="Arial" w:hAnsi="Arial" w:cs="Arial"/>
          <w:i/>
          <w:sz w:val="24"/>
          <w:szCs w:val="24"/>
        </w:rPr>
        <w:t>w</w:t>
      </w:r>
      <w:r>
        <w:rPr>
          <w:rFonts w:ascii="Arial" w:eastAsia="Arial" w:hAnsi="Arial" w:cs="Arial"/>
          <w:sz w:val="24"/>
          <w:szCs w:val="24"/>
        </w:rPr>
        <w:t xml:space="preserve"> is the starting age of the open age interval, and </w:t>
      </w:r>
      <w:r>
        <w:rPr>
          <w:rFonts w:ascii="Arial" w:eastAsia="Arial" w:hAnsi="Arial" w:cs="Arial"/>
          <w:i/>
          <w:sz w:val="24"/>
          <w:szCs w:val="24"/>
        </w:rPr>
        <w:t>l</w:t>
      </w:r>
      <w:r>
        <w:rPr>
          <w:rFonts w:ascii="Arial" w:eastAsia="Arial" w:hAnsi="Arial" w:cs="Arial"/>
          <w:sz w:val="24"/>
          <w:szCs w:val="24"/>
          <w:vertAlign w:val="subscript"/>
        </w:rPr>
        <w:t>x</w:t>
      </w:r>
      <w:r>
        <w:rPr>
          <w:rFonts w:ascii="Arial" w:eastAsia="Arial" w:hAnsi="Arial" w:cs="Arial"/>
          <w:sz w:val="24"/>
          <w:szCs w:val="24"/>
        </w:rPr>
        <w:t xml:space="preserve"> is the number of survivors at age </w:t>
      </w:r>
      <w:r>
        <w:rPr>
          <w:rFonts w:ascii="Arial" w:eastAsia="Arial" w:hAnsi="Arial" w:cs="Arial"/>
          <w:i/>
          <w:sz w:val="24"/>
          <w:szCs w:val="24"/>
        </w:rPr>
        <w:t>x</w:t>
      </w:r>
      <w:r>
        <w:rPr>
          <w:rFonts w:ascii="Arial" w:eastAsia="Arial" w:hAnsi="Arial" w:cs="Arial"/>
          <w:sz w:val="24"/>
          <w:szCs w:val="24"/>
        </w:rPr>
        <w:t>.</w:t>
      </w:r>
    </w:p>
    <w:p w14:paraId="1651905D"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We then calculate gender gap in </w:t>
      </w:r>
      <w:r>
        <w:rPr>
          <w:rFonts w:ascii="Arial" w:eastAsia="Arial" w:hAnsi="Arial" w:cs="Arial"/>
          <w:i/>
          <w:sz w:val="24"/>
          <w:szCs w:val="24"/>
        </w:rPr>
        <w:t xml:space="preserve">DFLE </w:t>
      </w:r>
      <w:r>
        <w:rPr>
          <w:rFonts w:ascii="Arial" w:eastAsia="Arial" w:hAnsi="Arial" w:cs="Arial"/>
          <w:sz w:val="24"/>
          <w:szCs w:val="24"/>
        </w:rPr>
        <w:t>as:</w:t>
      </w:r>
    </w:p>
    <w:p w14:paraId="521BFF79" w14:textId="77777777" w:rsidR="009372EB" w:rsidRDefault="00B53F4B"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xDFLE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Women</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Men</m:t>
              </m:r>
            </m:sup>
          </m:sSubSup>
          <m:r>
            <w:rPr>
              <w:rFonts w:ascii="Cambria Math" w:eastAsia="Cambria Math" w:hAnsi="Cambria Math" w:cs="Cambria Math"/>
              <w:sz w:val="24"/>
              <w:szCs w:val="24"/>
            </w:rPr>
            <m:t xml:space="preserve"> (4)</m:t>
          </m:r>
          <m:r>
            <w:rPr>
              <w:rFonts w:ascii="Cambria Math" w:eastAsia="Cambria Math" w:hAnsi="Cambria Math" w:cs="Cambria Math"/>
            </w:rPr>
            <m:t xml:space="preserve"> </m:t>
          </m:r>
        </m:oMath>
      </m:oMathPara>
    </w:p>
    <w:p w14:paraId="1724ADEF"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lastRenderedPageBreak/>
        <w:t xml:space="preserve">And the gender gap in </w:t>
      </w:r>
      <w:r>
        <w:rPr>
          <w:rFonts w:ascii="Arial" w:eastAsia="Arial" w:hAnsi="Arial" w:cs="Arial"/>
          <w:i/>
          <w:sz w:val="24"/>
          <w:szCs w:val="24"/>
        </w:rPr>
        <w:t xml:space="preserve">CFLE </w:t>
      </w:r>
      <w:r>
        <w:rPr>
          <w:rFonts w:ascii="Arial" w:eastAsia="Arial" w:hAnsi="Arial" w:cs="Arial"/>
          <w:sz w:val="24"/>
          <w:szCs w:val="24"/>
        </w:rPr>
        <w:t>as:</w:t>
      </w:r>
    </w:p>
    <w:p w14:paraId="75316FA8" w14:textId="77777777" w:rsidR="009372EB" w:rsidRDefault="00B53F4B"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xCFLE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Women</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Men</m:t>
              </m:r>
            </m:sup>
          </m:sSubSup>
          <m:r>
            <w:rPr>
              <w:rFonts w:ascii="Cambria Math" w:eastAsia="Cambria Math" w:hAnsi="Cambria Math" w:cs="Cambria Math"/>
              <w:sz w:val="24"/>
              <w:szCs w:val="24"/>
            </w:rPr>
            <m:t xml:space="preserve"> (4)</m:t>
          </m:r>
          <m:r>
            <w:rPr>
              <w:rFonts w:ascii="Cambria Math" w:eastAsia="Cambria Math" w:hAnsi="Cambria Math" w:cs="Cambria Math"/>
            </w:rPr>
            <m:t xml:space="preserve"> </m:t>
          </m:r>
        </m:oMath>
      </m:oMathPara>
    </w:p>
    <w:p w14:paraId="049564F7" w14:textId="77777777" w:rsidR="009372EB" w:rsidRDefault="009372EB" w:rsidP="009372EB">
      <w:pPr>
        <w:spacing w:line="360" w:lineRule="auto"/>
        <w:jc w:val="both"/>
        <w:rPr>
          <w:rFonts w:ascii="Arial" w:eastAsia="Arial" w:hAnsi="Arial" w:cs="Arial"/>
          <w:sz w:val="24"/>
          <w:szCs w:val="24"/>
        </w:rPr>
      </w:pPr>
    </w:p>
    <w:p w14:paraId="724EFE9E" w14:textId="23F430F2" w:rsidR="009372EB" w:rsidRDefault="009372EB" w:rsidP="009372EB">
      <w:pPr>
        <w:spacing w:line="360" w:lineRule="auto"/>
        <w:jc w:val="both"/>
        <w:rPr>
          <w:rFonts w:ascii="Arial" w:eastAsia="Arial" w:hAnsi="Arial" w:cs="Arial"/>
          <w:color w:val="000000"/>
          <w:sz w:val="24"/>
          <w:szCs w:val="24"/>
          <w:highlight w:val="white"/>
        </w:rPr>
      </w:pPr>
      <w:r>
        <w:rPr>
          <w:rFonts w:ascii="Arial" w:eastAsia="Arial" w:hAnsi="Arial" w:cs="Arial"/>
          <w:sz w:val="24"/>
          <w:szCs w:val="24"/>
        </w:rPr>
        <w:t xml:space="preserve">We later split the gender differences in </w:t>
      </w:r>
      <w:r>
        <w:rPr>
          <w:rFonts w:ascii="Arial" w:eastAsia="Arial" w:hAnsi="Arial" w:cs="Arial"/>
          <w:i/>
          <w:sz w:val="24"/>
          <w:szCs w:val="24"/>
        </w:rPr>
        <w:t>DFLE</w:t>
      </w:r>
      <w:r>
        <w:rPr>
          <w:rFonts w:ascii="Arial" w:eastAsia="Arial" w:hAnsi="Arial" w:cs="Arial"/>
          <w:sz w:val="24"/>
          <w:szCs w:val="24"/>
        </w:rPr>
        <w:t xml:space="preserve"> and </w:t>
      </w:r>
      <w:r>
        <w:rPr>
          <w:rFonts w:ascii="Arial" w:eastAsia="Arial" w:hAnsi="Arial" w:cs="Arial"/>
          <w:i/>
          <w:sz w:val="24"/>
          <w:szCs w:val="24"/>
        </w:rPr>
        <w:t>CFLE</w:t>
      </w:r>
      <w:r>
        <w:rPr>
          <w:rFonts w:ascii="Arial" w:eastAsia="Arial" w:hAnsi="Arial" w:cs="Arial"/>
          <w:sz w:val="24"/>
          <w:szCs w:val="24"/>
        </w:rPr>
        <w:t xml:space="preserve"> at age </w:t>
      </w:r>
      <w:r>
        <w:rPr>
          <w:rFonts w:ascii="Arial" w:eastAsia="Arial" w:hAnsi="Arial" w:cs="Arial"/>
          <w:i/>
          <w:sz w:val="24"/>
          <w:szCs w:val="24"/>
        </w:rPr>
        <w:t>x</w:t>
      </w:r>
      <w:r>
        <w:rPr>
          <w:rFonts w:ascii="Arial" w:eastAsia="Arial" w:hAnsi="Arial" w:cs="Arial"/>
          <w:sz w:val="24"/>
          <w:szCs w:val="24"/>
        </w:rPr>
        <w:t xml:space="preserve"> into mortality and disability/chronic effects by five-year age groups. To decompose the gap, we apply </w:t>
      </w:r>
      <w:r>
        <w:rPr>
          <w:rFonts w:ascii="Arial" w:eastAsia="Arial" w:hAnsi="Arial" w:cs="Arial"/>
          <w:color w:val="000000"/>
          <w:sz w:val="24"/>
          <w:szCs w:val="24"/>
        </w:rPr>
        <w:t>the continuous change decomposition method</w:t>
      </w:r>
      <w:r w:rsidR="00842EBA">
        <w:rPr>
          <w:rFonts w:ascii="Arial" w:eastAsia="Arial" w:hAnsi="Arial" w:cs="Arial"/>
          <w:color w:val="000000"/>
          <w:sz w:val="24"/>
          <w:szCs w:val="24"/>
        </w:rPr>
        <w:t xml:space="preserve"> </w:t>
      </w:r>
      <w:r w:rsidR="00842EBA">
        <w:rPr>
          <w:rFonts w:ascii="Arial" w:eastAsia="Arial" w:hAnsi="Arial" w:cs="Arial"/>
          <w:color w:val="000000"/>
          <w:sz w:val="24"/>
          <w:szCs w:val="24"/>
        </w:rPr>
        <w:fldChar w:fldCharType="begin" w:fldLock="1"/>
      </w:r>
      <w:r w:rsidR="00842EBA">
        <w:rPr>
          <w:rFonts w:ascii="Arial" w:eastAsia="Arial" w:hAnsi="Arial" w:cs="Arial"/>
          <w:color w:val="000000"/>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Functions","type":"article-journal"},"uris":["http://www.mendeley.com/documents/?uuid=c4f25388-2553-3bf6-8752-093bf4fed107"]}],"mendeley":{"formattedCitation":"(Horiuchi et al. 2008; Riffe 2018)","plainTextFormattedCitation":"(Horiuchi et al. 2008; Riffe 2018)","previouslyFormattedCitation":"(Horiuchi et al. 2008; Riffe 2018)"},"properties":{"noteIndex":0},"schema":"https://github.com/citation-style-language/schema/raw/master/csl-citation.json"}</w:instrText>
      </w:r>
      <w:r w:rsidR="00842EBA">
        <w:rPr>
          <w:rFonts w:ascii="Arial" w:eastAsia="Arial" w:hAnsi="Arial" w:cs="Arial"/>
          <w:color w:val="000000"/>
          <w:sz w:val="24"/>
          <w:szCs w:val="24"/>
        </w:rPr>
        <w:fldChar w:fldCharType="separate"/>
      </w:r>
      <w:r w:rsidR="00842EBA" w:rsidRPr="00842EBA">
        <w:rPr>
          <w:rFonts w:ascii="Arial" w:eastAsia="Arial" w:hAnsi="Arial" w:cs="Arial"/>
          <w:noProof/>
          <w:color w:val="000000"/>
          <w:sz w:val="24"/>
          <w:szCs w:val="24"/>
        </w:rPr>
        <w:t>(Horiuchi et al. 2008; Riffe 2018</w:t>
      </w:r>
      <w:ins w:id="271" w:author="Nepomuceno, Marilia" w:date="2023-05-15T16:52:00Z">
        <w:r w:rsidR="00037515">
          <w:rPr>
            <w:rFonts w:ascii="Arial" w:eastAsia="Arial" w:hAnsi="Arial" w:cs="Arial"/>
            <w:noProof/>
            <w:color w:val="000000"/>
            <w:sz w:val="24"/>
            <w:szCs w:val="24"/>
          </w:rPr>
          <w:t xml:space="preserve">; </w:t>
        </w:r>
        <w:r w:rsidR="00037515" w:rsidRPr="00842EBA">
          <w:rPr>
            <w:rFonts w:ascii="Arial" w:eastAsia="Arial" w:hAnsi="Arial" w:cs="Arial"/>
            <w:noProof/>
            <w:color w:val="000000"/>
            <w:sz w:val="24"/>
            <w:szCs w:val="24"/>
          </w:rPr>
          <w:t>van Raalte and Nepomuceno 2020</w:t>
        </w:r>
      </w:ins>
      <w:r w:rsidR="00842EBA" w:rsidRPr="00842EBA">
        <w:rPr>
          <w:rFonts w:ascii="Arial" w:eastAsia="Arial" w:hAnsi="Arial" w:cs="Arial"/>
          <w:noProof/>
          <w:color w:val="000000"/>
          <w:sz w:val="24"/>
          <w:szCs w:val="24"/>
        </w:rPr>
        <w:t>)</w:t>
      </w:r>
      <w:r w:rsidR="00842EBA">
        <w:rPr>
          <w:rFonts w:ascii="Arial" w:eastAsia="Arial" w:hAnsi="Arial" w:cs="Arial"/>
          <w:color w:val="000000"/>
          <w:sz w:val="24"/>
          <w:szCs w:val="24"/>
        </w:rPr>
        <w:fldChar w:fldCharType="end"/>
      </w:r>
      <w:del w:id="272" w:author="Nepomuceno, Marilia" w:date="2023-05-15T16:53:00Z">
        <w:r w:rsidDel="00037515">
          <w:rPr>
            <w:rFonts w:ascii="Arial" w:eastAsia="Arial" w:hAnsi="Arial" w:cs="Arial"/>
            <w:color w:val="000000"/>
            <w:sz w:val="24"/>
            <w:szCs w:val="24"/>
          </w:rPr>
          <w:delText xml:space="preserve">, so we can split gender differences in healthy life expectancy into mortality and disability/chronic disease effects by age </w:delText>
        </w:r>
        <w:r w:rsidR="00842EBA" w:rsidDel="00037515">
          <w:rPr>
            <w:rFonts w:ascii="Arial" w:eastAsia="Arial" w:hAnsi="Arial" w:cs="Arial"/>
            <w:color w:val="000000"/>
            <w:sz w:val="24"/>
            <w:szCs w:val="24"/>
          </w:rPr>
          <w:fldChar w:fldCharType="begin" w:fldLock="1"/>
        </w:r>
        <w:r w:rsidR="00842EBA" w:rsidDel="00037515">
          <w:rPr>
            <w:rFonts w:ascii="Arial" w:eastAsia="Arial" w:hAnsi="Arial" w:cs="Arial"/>
            <w:color w:val="000000"/>
            <w:sz w:val="24"/>
            <w:szCs w:val="24"/>
          </w:rPr>
          <w:delInstrText>ADDIN CSL_CITATION {"citationItems":[{"id":"ITEM-1","itemData":{"DOI":"10.1007/978-3-030-37668-0_7","author":[{"dropping-particle":"","family":"Raalte","given":"Alyson A.","non-dropping-particle":"van","parse-names":false,"suffix":""},{"dropping-particle":"","family":"Nepomuceno","given":"Marília R.","non-dropping-particle":"","parse-names":false,"suffix":""}],"id":"ITEM-1","issued":{"date-parts":[["2020"]]},"page":"107-122","title":"Decomposing Gaps in Healthy Life Expectancy","type":"chapter"},"uris":["http://www.mendeley.com/documents/?uuid=917c8c59-1e6e-3d3e-b8f6-7a93bf969289"]}],"mendeley":{"formattedCitation":"(van Raalte and Nepomuceno 2020)","plainTextFormattedCitation":"(van Raalte and Nepomuceno 2020)","previouslyFormattedCitation":"(van Raalte and Nepomuceno 2020)"},"properties":{"noteIndex":0},"schema":"https://github.com/citation-style-language/schema/raw/master/csl-citation.json"}</w:delInstrText>
        </w:r>
        <w:r w:rsidR="00842EBA" w:rsidDel="00037515">
          <w:rPr>
            <w:rFonts w:ascii="Arial" w:eastAsia="Arial" w:hAnsi="Arial" w:cs="Arial"/>
            <w:color w:val="000000"/>
            <w:sz w:val="24"/>
            <w:szCs w:val="24"/>
          </w:rPr>
          <w:fldChar w:fldCharType="separate"/>
        </w:r>
        <w:r w:rsidR="00842EBA" w:rsidRPr="00842EBA" w:rsidDel="00037515">
          <w:rPr>
            <w:rFonts w:ascii="Arial" w:eastAsia="Arial" w:hAnsi="Arial" w:cs="Arial"/>
            <w:noProof/>
            <w:color w:val="000000"/>
            <w:sz w:val="24"/>
            <w:szCs w:val="24"/>
          </w:rPr>
          <w:delText>(van Raalte and Nepomuceno 2020)</w:delText>
        </w:r>
        <w:r w:rsidR="00842EBA" w:rsidDel="00037515">
          <w:rPr>
            <w:rFonts w:ascii="Arial" w:eastAsia="Arial" w:hAnsi="Arial" w:cs="Arial"/>
            <w:color w:val="000000"/>
            <w:sz w:val="24"/>
            <w:szCs w:val="24"/>
          </w:rPr>
          <w:fldChar w:fldCharType="end"/>
        </w:r>
        <w:r w:rsidDel="00037515">
          <w:rPr>
            <w:rFonts w:ascii="Arial" w:eastAsia="Arial" w:hAnsi="Arial" w:cs="Arial"/>
            <w:color w:val="000000"/>
            <w:sz w:val="24"/>
            <w:szCs w:val="24"/>
          </w:rPr>
          <w:delText xml:space="preserve">. </w:delText>
        </w:r>
        <w:r w:rsidDel="00037515">
          <w:rPr>
            <w:rFonts w:ascii="Arial" w:eastAsia="Arial" w:hAnsi="Arial" w:cs="Arial"/>
            <w:sz w:val="24"/>
            <w:szCs w:val="24"/>
          </w:rPr>
          <w:delText xml:space="preserve"> </w:delText>
        </w:r>
      </w:del>
      <w:commentRangeStart w:id="273"/>
      <w:commentRangeStart w:id="274"/>
      <w:r>
        <w:rPr>
          <w:rFonts w:ascii="Arial" w:eastAsia="Arial" w:hAnsi="Arial" w:cs="Arial"/>
          <w:sz w:val="24"/>
          <w:szCs w:val="24"/>
        </w:rPr>
        <w:t xml:space="preserve">The continuous change decomposition method assumes that covariates (e.g., age-specific mortality rates and age-specific prevalence of disability) change continuously along an actual or hypothetical dimension, such as between two periods or between two populations, thereby modifying aggregate measures such as life expectancy and healthy life expectancy. Each of these tiny changes in the aggregate indices can be approximated by a linear combination of </w:t>
      </w:r>
      <w:r>
        <w:rPr>
          <w:rFonts w:ascii="Arial" w:eastAsia="Arial" w:hAnsi="Arial" w:cs="Arial"/>
          <w:i/>
          <w:sz w:val="24"/>
          <w:szCs w:val="24"/>
        </w:rPr>
        <w:t>n</w:t>
      </w:r>
      <w:r>
        <w:rPr>
          <w:rFonts w:ascii="Arial" w:eastAsia="Arial" w:hAnsi="Arial" w:cs="Arial"/>
          <w:sz w:val="24"/>
          <w:szCs w:val="24"/>
        </w:rPr>
        <w:t xml:space="preserve"> partial derivatives of the function with respect to the covariates </w:t>
      </w:r>
      <w:r w:rsidR="00842EBA">
        <w:rPr>
          <w:rFonts w:ascii="Arial" w:eastAsia="Arial" w:hAnsi="Arial" w:cs="Arial"/>
          <w:sz w:val="24"/>
          <w:szCs w:val="24"/>
        </w:rPr>
        <w:fldChar w:fldCharType="begin" w:fldLock="1"/>
      </w:r>
      <w:r w:rsidR="00842EBA">
        <w:rPr>
          <w:rFonts w:ascii="Arial" w:eastAsia="Arial" w:hAnsi="Arial" w:cs="Arial"/>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change.","type":"article-journal","volume":"45"},"uris":["http://www.mendeley.com/documents/?uuid=a3008638-d90c-386e-8292-843c29d8cffd"]}],"mendeley":{"formattedCitation":"(Horiuchi et al. 2008)","plainTextFormattedCitation":"(Horiuchi et al. 2008)","previouslyFormattedCitation":"(Horiuchi et al. 2008)"},"properties":{"noteIndex":0},"schema":"https://github.com/citation-style-language/schema/raw/master/csl-citation.json"}</w:instrText>
      </w:r>
      <w:r w:rsidR="00842EBA">
        <w:rPr>
          <w:rFonts w:ascii="Arial" w:eastAsia="Arial" w:hAnsi="Arial" w:cs="Arial"/>
          <w:sz w:val="24"/>
          <w:szCs w:val="24"/>
        </w:rPr>
        <w:fldChar w:fldCharType="separate"/>
      </w:r>
      <w:r w:rsidR="00842EBA" w:rsidRPr="00842EBA">
        <w:rPr>
          <w:rFonts w:ascii="Arial" w:eastAsia="Arial" w:hAnsi="Arial" w:cs="Arial"/>
          <w:noProof/>
          <w:sz w:val="24"/>
          <w:szCs w:val="24"/>
        </w:rPr>
        <w:t>(Horiuchi et al. 2008)</w:t>
      </w:r>
      <w:r w:rsidR="00842EBA">
        <w:rPr>
          <w:rFonts w:ascii="Arial" w:eastAsia="Arial" w:hAnsi="Arial" w:cs="Arial"/>
          <w:sz w:val="24"/>
          <w:szCs w:val="24"/>
        </w:rPr>
        <w:fldChar w:fldCharType="end"/>
      </w:r>
      <w:r>
        <w:rPr>
          <w:rFonts w:ascii="Arial" w:eastAsia="Arial" w:hAnsi="Arial" w:cs="Arial"/>
          <w:sz w:val="24"/>
          <w:szCs w:val="24"/>
        </w:rPr>
        <w:t xml:space="preserve">. Then, numerical integration is used to obtain the total contribution of the covariates for the variation of the aggregate measure. </w:t>
      </w:r>
      <w:r>
        <w:rPr>
          <w:rFonts w:ascii="Arial" w:eastAsia="Arial" w:hAnsi="Arial" w:cs="Arial"/>
          <w:color w:val="000000"/>
          <w:sz w:val="24"/>
          <w:szCs w:val="24"/>
          <w:highlight w:val="white"/>
        </w:rPr>
        <w:t xml:space="preserve">This allows us to estimate the contribution of disability and chronic conditions to explaining gender inequality.  In addition, the </w:t>
      </w:r>
      <w:r>
        <w:rPr>
          <w:rFonts w:ascii="Arial" w:eastAsia="Arial" w:hAnsi="Arial" w:cs="Arial"/>
          <w:sz w:val="24"/>
          <w:szCs w:val="24"/>
        </w:rPr>
        <w:t>method is very flexible, and can be used for decomposing gaps in different aggregate measures, including healthy life expectancy, as presented by van Raalte and Nepomuceno (</w:t>
      </w:r>
      <w:r w:rsidR="00842EBA">
        <w:rPr>
          <w:rFonts w:ascii="Arial" w:eastAsia="Arial" w:hAnsi="Arial" w:cs="Arial"/>
          <w:sz w:val="24"/>
          <w:szCs w:val="24"/>
        </w:rPr>
        <w:t>2020</w:t>
      </w:r>
      <w:r>
        <w:rPr>
          <w:rFonts w:ascii="Arial" w:eastAsia="Arial" w:hAnsi="Arial" w:cs="Arial"/>
          <w:sz w:val="24"/>
          <w:szCs w:val="24"/>
        </w:rPr>
        <w:t>). Previous research has employed the methodology to estimate gaps in disability for</w:t>
      </w:r>
      <w:r w:rsidR="00800F99">
        <w:rPr>
          <w:rFonts w:ascii="Arial" w:eastAsia="Arial" w:hAnsi="Arial" w:cs="Arial"/>
          <w:sz w:val="24"/>
          <w:szCs w:val="24"/>
        </w:rPr>
        <w:t xml:space="preserve"> Latin American and Caribbean</w:t>
      </w:r>
      <w:r>
        <w:rPr>
          <w:rFonts w:ascii="Arial" w:eastAsia="Arial" w:hAnsi="Arial" w:cs="Arial"/>
          <w:sz w:val="24"/>
          <w:szCs w:val="24"/>
        </w:rPr>
        <w:t xml:space="preserve"> </w:t>
      </w:r>
      <w:r w:rsidR="00800F99">
        <w:rPr>
          <w:rFonts w:ascii="Arial" w:eastAsia="Arial" w:hAnsi="Arial" w:cs="Arial"/>
          <w:sz w:val="24"/>
          <w:szCs w:val="24"/>
        </w:rPr>
        <w:t>(</w:t>
      </w:r>
      <w:r>
        <w:rPr>
          <w:rFonts w:ascii="Arial" w:eastAsia="Arial" w:hAnsi="Arial" w:cs="Arial"/>
          <w:sz w:val="24"/>
          <w:szCs w:val="24"/>
        </w:rPr>
        <w:t>LAC</w:t>
      </w:r>
      <w:r w:rsidR="00800F99">
        <w:rPr>
          <w:rFonts w:ascii="Arial" w:eastAsia="Arial" w:hAnsi="Arial" w:cs="Arial"/>
          <w:sz w:val="24"/>
          <w:szCs w:val="24"/>
        </w:rPr>
        <w:t>)</w:t>
      </w:r>
      <w:r>
        <w:rPr>
          <w:rFonts w:ascii="Arial" w:eastAsia="Arial" w:hAnsi="Arial" w:cs="Arial"/>
          <w:sz w:val="24"/>
          <w:szCs w:val="24"/>
        </w:rPr>
        <w:t xml:space="preserve"> countries </w:t>
      </w:r>
      <w:r w:rsidR="00842EBA">
        <w:rPr>
          <w:rFonts w:ascii="Arial" w:eastAsia="Arial" w:hAnsi="Arial" w:cs="Arial"/>
          <w:sz w:val="24"/>
          <w:szCs w:val="24"/>
        </w:rPr>
        <w:fldChar w:fldCharType="begin" w:fldLock="1"/>
      </w:r>
      <w:r w:rsidR="006F5A22">
        <w:rPr>
          <w:rFonts w:ascii="Arial" w:eastAsia="Arial" w:hAnsi="Arial" w:cs="Arial"/>
          <w:sz w:val="24"/>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instrText>
      </w:r>
      <w:r w:rsidR="00842EBA">
        <w:rPr>
          <w:rFonts w:ascii="Arial" w:eastAsia="Arial" w:hAnsi="Arial" w:cs="Arial"/>
          <w:sz w:val="24"/>
          <w:szCs w:val="24"/>
        </w:rPr>
        <w:fldChar w:fldCharType="separate"/>
      </w:r>
      <w:r w:rsidR="00842EBA" w:rsidRPr="00842EBA">
        <w:rPr>
          <w:rFonts w:ascii="Arial" w:eastAsia="Arial" w:hAnsi="Arial" w:cs="Arial"/>
          <w:noProof/>
          <w:sz w:val="24"/>
          <w:szCs w:val="24"/>
        </w:rPr>
        <w:t>(Nepomuceno et al. 2021)</w:t>
      </w:r>
      <w:r w:rsidR="00842EBA">
        <w:rPr>
          <w:rFonts w:ascii="Arial" w:eastAsia="Arial" w:hAnsi="Arial" w:cs="Arial"/>
          <w:sz w:val="24"/>
          <w:szCs w:val="24"/>
        </w:rPr>
        <w:fldChar w:fldCharType="end"/>
      </w:r>
      <w:r>
        <w:rPr>
          <w:rFonts w:ascii="Arial" w:eastAsia="Arial" w:hAnsi="Arial" w:cs="Arial"/>
          <w:sz w:val="24"/>
          <w:szCs w:val="24"/>
        </w:rPr>
        <w:t>.</w:t>
      </w:r>
      <w:commentRangeEnd w:id="273"/>
      <w:r w:rsidR="00030E32">
        <w:rPr>
          <w:rStyle w:val="CommentReference"/>
          <w:rFonts w:ascii="Times New Roman" w:eastAsia="Times New Roman" w:hAnsi="Times New Roman" w:cs="Times New Roman"/>
        </w:rPr>
        <w:commentReference w:id="273"/>
      </w:r>
      <w:commentRangeEnd w:id="274"/>
      <w:r w:rsidR="00994A69">
        <w:rPr>
          <w:rStyle w:val="CommentReference"/>
          <w:rFonts w:ascii="Times New Roman" w:eastAsia="Times New Roman" w:hAnsi="Times New Roman" w:cs="Times New Roman"/>
        </w:rPr>
        <w:commentReference w:id="274"/>
      </w:r>
    </w:p>
    <w:p w14:paraId="2A62FE19" w14:textId="77777777" w:rsidR="009372EB" w:rsidRDefault="009372EB">
      <w:pPr>
        <w:keepNext/>
        <w:pBdr>
          <w:top w:val="nil"/>
          <w:left w:val="nil"/>
          <w:bottom w:val="nil"/>
          <w:right w:val="nil"/>
          <w:between w:val="nil"/>
        </w:pBdr>
        <w:spacing w:after="0"/>
        <w:rPr>
          <w:rFonts w:ascii="Arial" w:eastAsia="Arial" w:hAnsi="Arial" w:cs="Arial"/>
          <w:b/>
          <w:color w:val="000000"/>
          <w:sz w:val="24"/>
          <w:szCs w:val="24"/>
        </w:rPr>
      </w:pPr>
    </w:p>
    <w:p w14:paraId="1BF9D237" w14:textId="77777777" w:rsidR="00EB61E2" w:rsidRDefault="00EB61E2">
      <w:pPr>
        <w:keepNext/>
        <w:pBdr>
          <w:top w:val="nil"/>
          <w:left w:val="nil"/>
          <w:bottom w:val="nil"/>
          <w:right w:val="nil"/>
          <w:between w:val="nil"/>
        </w:pBdr>
        <w:spacing w:after="0"/>
        <w:rPr>
          <w:rFonts w:ascii="Arial" w:eastAsia="Arial" w:hAnsi="Arial" w:cs="Arial"/>
          <w:b/>
          <w:color w:val="000000"/>
          <w:sz w:val="24"/>
          <w:szCs w:val="24"/>
        </w:rPr>
      </w:pPr>
    </w:p>
    <w:p w14:paraId="00000044" w14:textId="31DA3A42" w:rsidR="00B133DD" w:rsidRDefault="00A50CB3">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Results</w:t>
      </w:r>
    </w:p>
    <w:p w14:paraId="00000046"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546463DA" w14:textId="77777777" w:rsidR="009639A9" w:rsidRPr="009639A9" w:rsidRDefault="009639A9" w:rsidP="009639A9">
      <w:pPr>
        <w:keepNext/>
        <w:pBdr>
          <w:top w:val="nil"/>
          <w:left w:val="nil"/>
          <w:bottom w:val="nil"/>
          <w:right w:val="nil"/>
          <w:between w:val="nil"/>
        </w:pBdr>
        <w:spacing w:after="0"/>
        <w:jc w:val="both"/>
        <w:rPr>
          <w:rFonts w:ascii="Arial" w:eastAsia="Arial" w:hAnsi="Arial" w:cs="Arial"/>
          <w:i/>
          <w:sz w:val="24"/>
          <w:szCs w:val="24"/>
        </w:rPr>
      </w:pPr>
      <w:r w:rsidRPr="009639A9">
        <w:rPr>
          <w:rFonts w:ascii="Arial" w:eastAsia="Arial" w:hAnsi="Arial" w:cs="Arial"/>
          <w:i/>
          <w:sz w:val="24"/>
          <w:szCs w:val="24"/>
        </w:rPr>
        <w:t>Age-Specific Prevalence</w:t>
      </w:r>
    </w:p>
    <w:p w14:paraId="2A57974F" w14:textId="493580BE" w:rsidR="009639A9" w:rsidRDefault="009639A9" w:rsidP="009639A9">
      <w:pPr>
        <w:keepNext/>
        <w:pBdr>
          <w:top w:val="nil"/>
          <w:left w:val="nil"/>
          <w:bottom w:val="nil"/>
          <w:right w:val="nil"/>
          <w:between w:val="nil"/>
        </w:pBdr>
        <w:spacing w:after="0"/>
        <w:jc w:val="both"/>
        <w:rPr>
          <w:rFonts w:ascii="Arial" w:eastAsia="Arial" w:hAnsi="Arial" w:cs="Arial"/>
          <w:sz w:val="24"/>
          <w:szCs w:val="24"/>
        </w:rPr>
      </w:pPr>
    </w:p>
    <w:p w14:paraId="2498D842" w14:textId="77777777" w:rsidR="00CE1A00" w:rsidRPr="009639A9" w:rsidRDefault="00CE1A00" w:rsidP="009639A9">
      <w:pPr>
        <w:keepNext/>
        <w:pBdr>
          <w:top w:val="nil"/>
          <w:left w:val="nil"/>
          <w:bottom w:val="nil"/>
          <w:right w:val="nil"/>
          <w:between w:val="nil"/>
        </w:pBdr>
        <w:spacing w:after="0"/>
        <w:jc w:val="both"/>
        <w:rPr>
          <w:rFonts w:ascii="Arial" w:eastAsia="Arial" w:hAnsi="Arial" w:cs="Arial"/>
          <w:sz w:val="24"/>
          <w:szCs w:val="24"/>
        </w:rPr>
      </w:pPr>
    </w:p>
    <w:p w14:paraId="0000004F" w14:textId="293B02CB" w:rsidR="00B133DD" w:rsidRDefault="00380BA0" w:rsidP="009639A9">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Figure 1 shows </w:t>
      </w:r>
      <w:r w:rsidR="00FB391F">
        <w:rPr>
          <w:rFonts w:ascii="Arial" w:eastAsia="Arial" w:hAnsi="Arial" w:cs="Arial"/>
          <w:sz w:val="24"/>
          <w:szCs w:val="24"/>
        </w:rPr>
        <w:t xml:space="preserve">the </w:t>
      </w:r>
      <w:r>
        <w:rPr>
          <w:rFonts w:ascii="Arial" w:eastAsia="Arial" w:hAnsi="Arial" w:cs="Arial"/>
          <w:sz w:val="24"/>
          <w:szCs w:val="24"/>
        </w:rPr>
        <w:t xml:space="preserve">age-specific prevalence of individuals </w:t>
      </w:r>
      <w:r w:rsidRPr="009639A9">
        <w:rPr>
          <w:rFonts w:ascii="Arial" w:eastAsia="Arial" w:hAnsi="Arial" w:cs="Arial"/>
          <w:sz w:val="24"/>
          <w:szCs w:val="24"/>
        </w:rPr>
        <w:t>who report a limitation in activities of daily living (ADL)</w:t>
      </w:r>
      <w:r>
        <w:rPr>
          <w:rFonts w:ascii="Arial" w:eastAsia="Arial" w:hAnsi="Arial" w:cs="Arial"/>
          <w:sz w:val="24"/>
          <w:szCs w:val="24"/>
        </w:rPr>
        <w:t>,</w:t>
      </w:r>
      <w:r w:rsidRPr="009639A9">
        <w:rPr>
          <w:rFonts w:ascii="Arial" w:eastAsia="Arial" w:hAnsi="Arial" w:cs="Arial"/>
          <w:sz w:val="24"/>
          <w:szCs w:val="24"/>
        </w:rPr>
        <w:t xml:space="preserve"> and of at least one chronic doctor</w:t>
      </w:r>
      <w:r w:rsidR="00FB391F">
        <w:rPr>
          <w:rFonts w:ascii="Arial" w:eastAsia="Arial" w:hAnsi="Arial" w:cs="Arial"/>
          <w:sz w:val="24"/>
          <w:szCs w:val="24"/>
        </w:rPr>
        <w:t>-</w:t>
      </w:r>
      <w:r w:rsidRPr="009639A9">
        <w:rPr>
          <w:rFonts w:ascii="Arial" w:eastAsia="Arial" w:hAnsi="Arial" w:cs="Arial"/>
          <w:sz w:val="24"/>
          <w:szCs w:val="24"/>
        </w:rPr>
        <w:t>diagnosed disease (Chronic)</w:t>
      </w:r>
      <w:r>
        <w:rPr>
          <w:rFonts w:ascii="Arial" w:eastAsia="Arial" w:hAnsi="Arial" w:cs="Arial"/>
          <w:sz w:val="24"/>
          <w:szCs w:val="24"/>
        </w:rPr>
        <w:t>.</w:t>
      </w:r>
      <w:r w:rsidR="005D2DB9">
        <w:rPr>
          <w:rFonts w:ascii="Arial" w:eastAsia="Arial" w:hAnsi="Arial" w:cs="Arial"/>
          <w:sz w:val="24"/>
          <w:szCs w:val="24"/>
        </w:rPr>
        <w:t xml:space="preserve"> Panel A </w:t>
      </w:r>
      <w:r w:rsidR="00665A6D">
        <w:rPr>
          <w:rFonts w:ascii="Arial" w:eastAsia="Arial" w:hAnsi="Arial" w:cs="Arial"/>
          <w:sz w:val="24"/>
          <w:szCs w:val="24"/>
        </w:rPr>
        <w:t xml:space="preserve">is </w:t>
      </w:r>
      <w:r w:rsidR="00334713">
        <w:rPr>
          <w:rFonts w:ascii="Arial" w:eastAsia="Arial" w:hAnsi="Arial" w:cs="Arial"/>
          <w:sz w:val="24"/>
          <w:szCs w:val="24"/>
        </w:rPr>
        <w:t xml:space="preserve">a </w:t>
      </w:r>
      <w:r w:rsidR="00665A6D">
        <w:rPr>
          <w:rFonts w:ascii="Arial" w:eastAsia="Arial" w:hAnsi="Arial" w:cs="Arial"/>
          <w:sz w:val="24"/>
          <w:szCs w:val="24"/>
        </w:rPr>
        <w:t xml:space="preserve">heatmap with </w:t>
      </w:r>
      <w:r w:rsidR="005D2DB9">
        <w:rPr>
          <w:rFonts w:ascii="Arial" w:eastAsia="Arial" w:hAnsi="Arial" w:cs="Arial"/>
          <w:sz w:val="24"/>
          <w:szCs w:val="24"/>
        </w:rPr>
        <w:t xml:space="preserve">the </w:t>
      </w:r>
      <w:r w:rsidR="005D2DB9">
        <w:rPr>
          <w:rFonts w:ascii="Arial" w:eastAsia="Arial" w:hAnsi="Arial" w:cs="Arial"/>
          <w:sz w:val="24"/>
          <w:szCs w:val="24"/>
          <w:highlight w:val="white"/>
        </w:rPr>
        <w:t xml:space="preserve">prevalence of unhealthy women and men </w:t>
      </w:r>
      <w:r w:rsidR="00585D53">
        <w:rPr>
          <w:rFonts w:ascii="Arial" w:eastAsia="Arial" w:hAnsi="Arial" w:cs="Arial"/>
          <w:sz w:val="24"/>
          <w:szCs w:val="24"/>
          <w:highlight w:val="white"/>
        </w:rPr>
        <w:t>in</w:t>
      </w:r>
      <w:r w:rsidR="005D2DB9">
        <w:rPr>
          <w:rFonts w:ascii="Arial" w:eastAsia="Arial" w:hAnsi="Arial" w:cs="Arial"/>
          <w:sz w:val="24"/>
          <w:szCs w:val="24"/>
          <w:highlight w:val="white"/>
        </w:rPr>
        <w:t xml:space="preserve"> </w:t>
      </w:r>
      <w:r w:rsidR="00585D53" w:rsidRPr="009639A9">
        <w:rPr>
          <w:rFonts w:ascii="Arial" w:eastAsia="Arial" w:hAnsi="Arial" w:cs="Arial"/>
          <w:sz w:val="24"/>
          <w:szCs w:val="24"/>
        </w:rPr>
        <w:t>activities of daily living (ADL)</w:t>
      </w:r>
      <w:r w:rsidR="00585D53">
        <w:rPr>
          <w:rFonts w:ascii="Arial" w:eastAsia="Arial" w:hAnsi="Arial" w:cs="Arial"/>
          <w:sz w:val="24"/>
          <w:szCs w:val="24"/>
        </w:rPr>
        <w:t>,</w:t>
      </w:r>
      <w:r w:rsidR="00334713">
        <w:rPr>
          <w:rFonts w:ascii="Arial" w:eastAsia="Arial" w:hAnsi="Arial" w:cs="Arial"/>
          <w:sz w:val="24"/>
          <w:szCs w:val="24"/>
          <w:highlight w:val="white"/>
        </w:rPr>
        <w:t xml:space="preserve"> </w:t>
      </w:r>
      <w:r w:rsidR="005D2DB9">
        <w:rPr>
          <w:rFonts w:ascii="Arial" w:eastAsia="Arial" w:hAnsi="Arial" w:cs="Arial"/>
          <w:sz w:val="24"/>
          <w:szCs w:val="24"/>
          <w:highlight w:val="white"/>
        </w:rPr>
        <w:t xml:space="preserve">and </w:t>
      </w:r>
      <w:del w:id="275" w:author="Nepomuceno, Marilia" w:date="2023-05-22T15:42:00Z">
        <w:r w:rsidR="005D2DB9" w:rsidDel="007B7BBB">
          <w:rPr>
            <w:rFonts w:ascii="Arial" w:eastAsia="Arial" w:hAnsi="Arial" w:cs="Arial"/>
            <w:sz w:val="24"/>
            <w:szCs w:val="24"/>
            <w:highlight w:val="white"/>
          </w:rPr>
          <w:lastRenderedPageBreak/>
          <w:delText xml:space="preserve">doctor diagnosed </w:delText>
        </w:r>
      </w:del>
      <w:r w:rsidR="005D2DB9">
        <w:rPr>
          <w:rFonts w:ascii="Arial" w:eastAsia="Arial" w:hAnsi="Arial" w:cs="Arial"/>
          <w:sz w:val="24"/>
          <w:szCs w:val="24"/>
          <w:highlight w:val="white"/>
        </w:rPr>
        <w:t xml:space="preserve">chronic conditions (Chronic) by age for all countries. </w:t>
      </w:r>
      <w:r w:rsidR="005D2DB9">
        <w:rPr>
          <w:rFonts w:ascii="Arial" w:eastAsia="Arial" w:hAnsi="Arial" w:cs="Arial"/>
          <w:sz w:val="24"/>
          <w:szCs w:val="24"/>
        </w:rPr>
        <w:t>Panel B</w:t>
      </w:r>
      <w:r w:rsidR="009639A9" w:rsidRPr="009639A9">
        <w:rPr>
          <w:rFonts w:ascii="Arial" w:eastAsia="Arial" w:hAnsi="Arial" w:cs="Arial"/>
          <w:sz w:val="24"/>
          <w:szCs w:val="24"/>
        </w:rPr>
        <w:t xml:space="preserve"> </w:t>
      </w:r>
      <w:r w:rsidR="00067464">
        <w:rPr>
          <w:rFonts w:ascii="Arial" w:eastAsia="Arial" w:hAnsi="Arial" w:cs="Arial"/>
          <w:sz w:val="24"/>
          <w:szCs w:val="24"/>
        </w:rPr>
        <w:t>presents</w:t>
      </w:r>
      <w:r w:rsidR="009639A9" w:rsidRPr="009639A9">
        <w:rPr>
          <w:rFonts w:ascii="Arial" w:eastAsia="Arial" w:hAnsi="Arial" w:cs="Arial"/>
          <w:sz w:val="24"/>
          <w:szCs w:val="24"/>
        </w:rPr>
        <w:t xml:space="preserve"> most countries in shaded grey lines in the background</w:t>
      </w:r>
      <w:r w:rsidR="00067464">
        <w:rPr>
          <w:rFonts w:ascii="Arial" w:eastAsia="Arial" w:hAnsi="Arial" w:cs="Arial"/>
          <w:sz w:val="24"/>
          <w:szCs w:val="24"/>
        </w:rPr>
        <w:t>,</w:t>
      </w:r>
      <w:r w:rsidR="009639A9" w:rsidRPr="009639A9">
        <w:rPr>
          <w:rFonts w:ascii="Arial" w:eastAsia="Arial" w:hAnsi="Arial" w:cs="Arial"/>
          <w:sz w:val="24"/>
          <w:szCs w:val="24"/>
        </w:rPr>
        <w:t xml:space="preserve"> to show the overall age pattern for women and men, and highlights some countries </w:t>
      </w:r>
      <w:r w:rsidR="00464535">
        <w:rPr>
          <w:rFonts w:ascii="Arial" w:eastAsia="Arial" w:hAnsi="Arial" w:cs="Arial"/>
          <w:sz w:val="24"/>
          <w:szCs w:val="24"/>
        </w:rPr>
        <w:t>(see Fig</w:t>
      </w:r>
      <w:r w:rsidR="00EE2F7D">
        <w:rPr>
          <w:rFonts w:ascii="Arial" w:eastAsia="Arial" w:hAnsi="Arial" w:cs="Arial"/>
          <w:sz w:val="24"/>
          <w:szCs w:val="24"/>
        </w:rPr>
        <w:t>s</w:t>
      </w:r>
      <w:r w:rsidR="00464535">
        <w:rPr>
          <w:rFonts w:ascii="Arial" w:eastAsia="Arial" w:hAnsi="Arial" w:cs="Arial"/>
          <w:sz w:val="24"/>
          <w:szCs w:val="24"/>
        </w:rPr>
        <w:t xml:space="preserve"> S1-S2</w:t>
      </w:r>
      <w:r w:rsidR="00874F1E">
        <w:rPr>
          <w:rFonts w:ascii="Arial" w:eastAsia="Arial" w:hAnsi="Arial" w:cs="Arial"/>
          <w:sz w:val="24"/>
          <w:szCs w:val="24"/>
        </w:rPr>
        <w:t xml:space="preserve"> in the Supplementary Information</w:t>
      </w:r>
      <w:r w:rsidR="00464535">
        <w:rPr>
          <w:rFonts w:ascii="Arial" w:eastAsia="Arial" w:hAnsi="Arial" w:cs="Arial"/>
          <w:sz w:val="24"/>
          <w:szCs w:val="24"/>
        </w:rPr>
        <w:t xml:space="preserve"> for all countries </w:t>
      </w:r>
      <w:r w:rsidR="007D59D4">
        <w:rPr>
          <w:rFonts w:ascii="Arial" w:eastAsia="Arial" w:hAnsi="Arial" w:cs="Arial"/>
          <w:sz w:val="24"/>
          <w:szCs w:val="24"/>
        </w:rPr>
        <w:t>and</w:t>
      </w:r>
      <w:r w:rsidR="00464535">
        <w:rPr>
          <w:rFonts w:ascii="Arial" w:eastAsia="Arial" w:hAnsi="Arial" w:cs="Arial"/>
          <w:sz w:val="24"/>
          <w:szCs w:val="24"/>
        </w:rPr>
        <w:t xml:space="preserve"> </w:t>
      </w:r>
      <w:r w:rsidR="000A2D2A">
        <w:rPr>
          <w:rFonts w:ascii="Arial" w:eastAsia="Arial" w:hAnsi="Arial" w:cs="Arial"/>
          <w:sz w:val="24"/>
          <w:szCs w:val="24"/>
        </w:rPr>
        <w:t xml:space="preserve">separately for each chronic </w:t>
      </w:r>
      <w:r w:rsidR="00464535">
        <w:rPr>
          <w:rFonts w:ascii="Arial" w:eastAsia="Arial" w:hAnsi="Arial" w:cs="Arial"/>
          <w:sz w:val="24"/>
          <w:szCs w:val="24"/>
        </w:rPr>
        <w:t>condition)</w:t>
      </w:r>
      <w:r w:rsidR="009639A9" w:rsidRPr="009639A9">
        <w:rPr>
          <w:rFonts w:ascii="Arial" w:eastAsia="Arial" w:hAnsi="Arial" w:cs="Arial"/>
          <w:sz w:val="24"/>
          <w:szCs w:val="24"/>
        </w:rPr>
        <w:t>.</w:t>
      </w:r>
      <w:r w:rsidR="003C35DA">
        <w:rPr>
          <w:rFonts w:ascii="Arial" w:eastAsia="Arial" w:hAnsi="Arial" w:cs="Arial"/>
          <w:sz w:val="24"/>
          <w:szCs w:val="24"/>
        </w:rPr>
        <w:t xml:space="preserve"> </w:t>
      </w:r>
      <w:r w:rsidR="009639A9" w:rsidRPr="009639A9">
        <w:rPr>
          <w:rFonts w:ascii="Arial" w:eastAsia="Arial" w:hAnsi="Arial" w:cs="Arial"/>
          <w:sz w:val="24"/>
          <w:szCs w:val="24"/>
        </w:rPr>
        <w:t xml:space="preserve">Overall, the prevalence of ADLs increases with age for both women and men, with a steeper increase happening from ages 70+ in most countries. </w:t>
      </w:r>
      <w:r w:rsidR="006E3BBD">
        <w:rPr>
          <w:rFonts w:ascii="Arial" w:eastAsia="Arial" w:hAnsi="Arial" w:cs="Arial"/>
          <w:sz w:val="24"/>
          <w:szCs w:val="24"/>
        </w:rPr>
        <w:t>Across all countries,</w:t>
      </w:r>
      <w:r w:rsidR="009639A9" w:rsidRPr="009639A9">
        <w:rPr>
          <w:rFonts w:ascii="Arial" w:eastAsia="Arial" w:hAnsi="Arial" w:cs="Arial"/>
          <w:sz w:val="24"/>
          <w:szCs w:val="24"/>
        </w:rPr>
        <w:t xml:space="preserve"> prevalence</w:t>
      </w:r>
      <w:r w:rsidR="006E3BBD">
        <w:rPr>
          <w:rFonts w:ascii="Arial" w:eastAsia="Arial" w:hAnsi="Arial" w:cs="Arial"/>
          <w:sz w:val="24"/>
          <w:szCs w:val="24"/>
        </w:rPr>
        <w:t xml:space="preserve"> mostly falls between</w:t>
      </w:r>
      <w:r w:rsidR="009639A9" w:rsidRPr="009639A9">
        <w:rPr>
          <w:rFonts w:ascii="Arial" w:eastAsia="Arial" w:hAnsi="Arial" w:cs="Arial"/>
          <w:sz w:val="24"/>
          <w:szCs w:val="24"/>
        </w:rPr>
        <w:t xml:space="preserve"> </w:t>
      </w:r>
      <w:r w:rsidR="006E3BBD">
        <w:rPr>
          <w:rFonts w:ascii="Arial" w:eastAsia="Arial" w:hAnsi="Arial" w:cs="Arial"/>
          <w:sz w:val="24"/>
          <w:szCs w:val="24"/>
        </w:rPr>
        <w:t>Korea and China</w:t>
      </w:r>
      <w:r w:rsidR="00AB0ED5">
        <w:rPr>
          <w:rFonts w:ascii="Arial" w:eastAsia="Arial" w:hAnsi="Arial" w:cs="Arial"/>
          <w:sz w:val="24"/>
          <w:szCs w:val="24"/>
        </w:rPr>
        <w:t>,</w:t>
      </w:r>
      <w:r w:rsidR="009639A9" w:rsidRPr="009639A9">
        <w:rPr>
          <w:rFonts w:ascii="Arial" w:eastAsia="Arial" w:hAnsi="Arial" w:cs="Arial"/>
          <w:sz w:val="24"/>
          <w:szCs w:val="24"/>
        </w:rPr>
        <w:t xml:space="preserve"> which are the low and high levels, respectively, for both women and men.</w:t>
      </w:r>
      <w:del w:id="276" w:author="Nepomuceno, Marilia" w:date="2023-05-22T15:45:00Z">
        <w:r w:rsidR="009639A9" w:rsidRPr="009639A9" w:rsidDel="005512D7">
          <w:rPr>
            <w:rFonts w:ascii="Arial" w:eastAsia="Arial" w:hAnsi="Arial" w:cs="Arial"/>
            <w:sz w:val="24"/>
            <w:szCs w:val="24"/>
          </w:rPr>
          <w:delText xml:space="preserve"> </w:delText>
        </w:r>
        <w:commentRangeStart w:id="277"/>
        <w:commentRangeStart w:id="278"/>
        <w:r w:rsidR="009639A9" w:rsidRPr="009639A9" w:rsidDel="005512D7">
          <w:rPr>
            <w:rFonts w:ascii="Arial" w:eastAsia="Arial" w:hAnsi="Arial" w:cs="Arial"/>
            <w:sz w:val="24"/>
            <w:szCs w:val="24"/>
          </w:rPr>
          <w:delText>The US age pattern falls between Korea and England</w:delText>
        </w:r>
      </w:del>
      <w:commentRangeEnd w:id="277"/>
      <w:r w:rsidR="00976ADA">
        <w:rPr>
          <w:rStyle w:val="CommentReference"/>
          <w:rFonts w:ascii="Times New Roman" w:eastAsia="Times New Roman" w:hAnsi="Times New Roman" w:cs="Times New Roman"/>
        </w:rPr>
        <w:commentReference w:id="277"/>
      </w:r>
      <w:commentRangeEnd w:id="278"/>
      <w:r w:rsidR="00994A69">
        <w:rPr>
          <w:rStyle w:val="CommentReference"/>
          <w:rFonts w:ascii="Times New Roman" w:eastAsia="Times New Roman" w:hAnsi="Times New Roman" w:cs="Times New Roman"/>
        </w:rPr>
        <w:commentReference w:id="278"/>
      </w:r>
      <w:r w:rsidR="009639A9" w:rsidRPr="009639A9">
        <w:rPr>
          <w:rFonts w:ascii="Arial" w:eastAsia="Arial" w:hAnsi="Arial" w:cs="Arial"/>
          <w:sz w:val="24"/>
          <w:szCs w:val="24"/>
        </w:rPr>
        <w:t>.</w:t>
      </w:r>
      <w:r w:rsidR="0081335C">
        <w:rPr>
          <w:rFonts w:ascii="Arial" w:eastAsia="Arial" w:hAnsi="Arial" w:cs="Arial"/>
          <w:sz w:val="24"/>
          <w:szCs w:val="24"/>
        </w:rPr>
        <w:t xml:space="preserve"> </w:t>
      </w:r>
      <w:r w:rsidR="0081335C" w:rsidRPr="009639A9">
        <w:rPr>
          <w:rFonts w:ascii="Arial" w:eastAsia="Arial" w:hAnsi="Arial" w:cs="Arial"/>
          <w:sz w:val="24"/>
          <w:szCs w:val="24"/>
        </w:rPr>
        <w:t>Korea presents the lowest prevalence of disability of all countries, both for women and men</w:t>
      </w:r>
      <w:r w:rsidR="0081335C">
        <w:rPr>
          <w:rFonts w:ascii="Arial" w:eastAsia="Arial" w:hAnsi="Arial" w:cs="Arial"/>
          <w:sz w:val="24"/>
          <w:szCs w:val="24"/>
        </w:rPr>
        <w:t xml:space="preserve">, </w:t>
      </w:r>
      <w:r w:rsidR="0081335C" w:rsidRPr="009639A9">
        <w:rPr>
          <w:rFonts w:ascii="Arial" w:eastAsia="Arial" w:hAnsi="Arial" w:cs="Arial"/>
          <w:sz w:val="24"/>
          <w:szCs w:val="24"/>
        </w:rPr>
        <w:t>with the greatest increase starting from age 75.</w:t>
      </w:r>
      <w:r w:rsidR="00E404EF">
        <w:rPr>
          <w:rFonts w:ascii="Arial" w:eastAsia="Arial" w:hAnsi="Arial" w:cs="Arial"/>
          <w:sz w:val="24"/>
          <w:szCs w:val="24"/>
        </w:rPr>
        <w:t xml:space="preserve"> </w:t>
      </w:r>
      <w:r w:rsidR="00E404EF" w:rsidRPr="00E404EF">
        <w:rPr>
          <w:rFonts w:ascii="Arial" w:eastAsia="Arial" w:hAnsi="Arial" w:cs="Arial"/>
          <w:sz w:val="24"/>
          <w:szCs w:val="24"/>
        </w:rPr>
        <w:t xml:space="preserve">The overall pattern for women across countries is more dispersed than for men, with the difference between Korean women and Chinese and Indian being higher than for men. Compared to the age pattern of men, women have a higher rate of increase in prevalence across all countries with age, with the burden </w:t>
      </w:r>
      <w:r w:rsidR="00E404EF" w:rsidRPr="00E404EF">
        <w:rPr>
          <w:rFonts w:ascii="Arial" w:eastAsia="Arial" w:hAnsi="Arial" w:cs="Arial"/>
          <w:sz w:val="24"/>
          <w:szCs w:val="24"/>
        </w:rPr>
        <w:lastRenderedPageBreak/>
        <w:t>increasing at a much</w:t>
      </w:r>
      <w:r w:rsidR="007620EB">
        <w:rPr>
          <w:rFonts w:ascii="Arial" w:eastAsia="Arial" w:hAnsi="Arial" w:cs="Arial"/>
          <w:sz w:val="24"/>
          <w:szCs w:val="24"/>
        </w:rPr>
        <w:t xml:space="preserve"> </w:t>
      </w:r>
      <w:r w:rsidR="00E404EF" w:rsidRPr="00E404EF">
        <w:rPr>
          <w:rFonts w:ascii="Arial" w:eastAsia="Arial" w:hAnsi="Arial" w:cs="Arial"/>
          <w:sz w:val="24"/>
          <w:szCs w:val="24"/>
        </w:rPr>
        <w:t>faster pace. Chinese and Indian women have a prevalence rate level at ages 60-65 that is only observed at ages 70-75 for men, a gap of almost 10 years.</w:t>
      </w:r>
    </w:p>
    <w:p w14:paraId="66B68136" w14:textId="77777777" w:rsidR="00B92538" w:rsidRDefault="00B92538"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82B5CA6" w14:textId="77777777" w:rsidR="00DA67AE" w:rsidRDefault="00DA67AE"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0000050" w14:textId="73E6BC22" w:rsidR="00B133DD" w:rsidRDefault="00ED6B4A">
      <w:pPr>
        <w:keepNext/>
        <w:pBdr>
          <w:top w:val="nil"/>
          <w:left w:val="nil"/>
          <w:bottom w:val="nil"/>
          <w:right w:val="nil"/>
          <w:between w:val="nil"/>
        </w:pBdr>
        <w:spacing w:after="0"/>
        <w:jc w:val="both"/>
        <w:rPr>
          <w:rFonts w:ascii="Arial" w:eastAsia="Arial" w:hAnsi="Arial" w:cs="Arial"/>
          <w:sz w:val="24"/>
          <w:szCs w:val="24"/>
        </w:rPr>
      </w:pPr>
      <w:r>
        <w:rPr>
          <w:rFonts w:ascii="Arial" w:eastAsia="Arial" w:hAnsi="Arial" w:cs="Arial"/>
          <w:noProof/>
          <w:sz w:val="24"/>
          <w:szCs w:val="24"/>
        </w:rPr>
        <w:drawing>
          <wp:inline distT="0" distB="0" distL="0" distR="0" wp14:anchorId="75CC5AE3" wp14:editId="7F5A73A6">
            <wp:extent cx="6193734" cy="4934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Manuscrip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4564" cy="4942826"/>
                    </a:xfrm>
                    <a:prstGeom prst="rect">
                      <a:avLst/>
                    </a:prstGeom>
                  </pic:spPr>
                </pic:pic>
              </a:graphicData>
            </a:graphic>
          </wp:inline>
        </w:drawing>
      </w:r>
    </w:p>
    <w:p w14:paraId="21D987D5" w14:textId="77777777" w:rsidR="00993E33" w:rsidRDefault="00993E33" w:rsidP="00B175C7">
      <w:pPr>
        <w:jc w:val="both"/>
        <w:rPr>
          <w:rFonts w:ascii="Arial" w:eastAsia="Arial" w:hAnsi="Arial" w:cs="Arial"/>
          <w:b/>
          <w:sz w:val="24"/>
          <w:szCs w:val="24"/>
          <w:highlight w:val="white"/>
        </w:rPr>
      </w:pPr>
    </w:p>
    <w:p w14:paraId="465763AF" w14:textId="57423434" w:rsidR="00B175C7" w:rsidRDefault="00A50CB3" w:rsidP="00B175C7">
      <w:pPr>
        <w:jc w:val="both"/>
        <w:rPr>
          <w:rFonts w:ascii="Arial" w:eastAsia="Arial" w:hAnsi="Arial" w:cs="Arial"/>
          <w:sz w:val="24"/>
          <w:szCs w:val="24"/>
        </w:rPr>
      </w:pPr>
      <w:r>
        <w:rPr>
          <w:rFonts w:ascii="Arial" w:eastAsia="Arial" w:hAnsi="Arial" w:cs="Arial"/>
          <w:b/>
          <w:sz w:val="24"/>
          <w:szCs w:val="24"/>
          <w:highlight w:val="white"/>
        </w:rPr>
        <w:t>Figure 1</w:t>
      </w:r>
      <w:r>
        <w:rPr>
          <w:rFonts w:ascii="Arial" w:eastAsia="Arial" w:hAnsi="Arial" w:cs="Arial"/>
          <w:sz w:val="24"/>
          <w:szCs w:val="24"/>
          <w:highlight w:val="white"/>
        </w:rPr>
        <w:t xml:space="preserve">. Prevalence of unhealthy women and men by activity of daily limitation (ADL) and doctor diagnosed chronic conditions (Chronic) by age. </w:t>
      </w:r>
      <w:r w:rsidR="00B175C7" w:rsidRPr="00B175C7">
        <w:rPr>
          <w:rFonts w:ascii="Arial" w:eastAsia="Arial" w:hAnsi="Arial" w:cs="Arial"/>
          <w:sz w:val="24"/>
          <w:szCs w:val="24"/>
        </w:rPr>
        <w:t xml:space="preserve">All countries are presented in (Panel A) and selected countries in (Panel B). </w:t>
      </w:r>
    </w:p>
    <w:p w14:paraId="00000051" w14:textId="5DDED39D" w:rsidR="00B133DD" w:rsidRPr="00B175C7" w:rsidRDefault="00CF609E" w:rsidP="00B175C7">
      <w:pPr>
        <w:jc w:val="both"/>
        <w:rPr>
          <w:rFonts w:ascii="Georgia" w:hAnsi="Georgia" w:cs="Arial"/>
          <w:color w:val="000000"/>
          <w:sz w:val="18"/>
          <w:szCs w:val="18"/>
          <w:shd w:val="clear" w:color="auto" w:fill="FFFFFF"/>
        </w:rPr>
      </w:pPr>
      <w:r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sidRPr="00B175C7">
        <w:rPr>
          <w:rFonts w:ascii="Arial" w:hAnsi="Arial" w:cs="Arial"/>
          <w:i/>
          <w:color w:val="000000"/>
          <w:sz w:val="18"/>
          <w:szCs w:val="18"/>
          <w:shd w:val="clear" w:color="auto" w:fill="FFFFFF"/>
        </w:rPr>
        <w:t xml:space="preserve">Notes: </w:t>
      </w:r>
      <w:r w:rsidRPr="00B175C7">
        <w:rPr>
          <w:rFonts w:ascii="Arial" w:hAnsi="Arial" w:cs="Arial"/>
          <w:color w:val="000000"/>
          <w:sz w:val="18"/>
          <w:szCs w:val="18"/>
          <w:shd w:val="clear" w:color="auto" w:fill="FFFFFF"/>
        </w:rPr>
        <w:t>Chronic is defined as being diagnosed with at least one of six doctor diagnosed conditions present at all country surveys that were harmonized: 1. Arthritis, 2. Cancer, 3. Diabetes, 4. Heart Conditions, 5. Lung disease, 6. Stroke. For more details on how diagnoses are defined and which criteria are used, refer to the Supplementary Information. For country-specific profiles for each condition, also see individual figures</w:t>
      </w:r>
      <w:r w:rsidR="00D7472F" w:rsidRPr="00B175C7">
        <w:rPr>
          <w:rFonts w:ascii="Arial" w:hAnsi="Arial" w:cs="Arial"/>
          <w:color w:val="000000"/>
          <w:sz w:val="18"/>
          <w:szCs w:val="18"/>
          <w:shd w:val="clear" w:color="auto" w:fill="FFFFFF"/>
        </w:rPr>
        <w:t xml:space="preserve"> in the Supplementary Information</w:t>
      </w:r>
      <w:r w:rsidRPr="00B175C7">
        <w:rPr>
          <w:rFonts w:ascii="Arial" w:hAnsi="Arial" w:cs="Arial"/>
          <w:color w:val="000000"/>
          <w:sz w:val="18"/>
          <w:szCs w:val="18"/>
          <w:shd w:val="clear" w:color="auto" w:fill="FFFFFF"/>
        </w:rPr>
        <w:t>.</w:t>
      </w:r>
    </w:p>
    <w:p w14:paraId="2B87990F" w14:textId="77777777" w:rsidR="00E404EF" w:rsidRDefault="00E404EF" w:rsidP="00B548BD">
      <w:pPr>
        <w:keepNext/>
        <w:pBdr>
          <w:top w:val="nil"/>
          <w:left w:val="nil"/>
          <w:bottom w:val="nil"/>
          <w:right w:val="nil"/>
          <w:between w:val="nil"/>
        </w:pBdr>
        <w:spacing w:after="0" w:line="360" w:lineRule="auto"/>
        <w:jc w:val="both"/>
        <w:rPr>
          <w:rFonts w:ascii="Arial" w:eastAsia="Arial" w:hAnsi="Arial" w:cs="Arial"/>
          <w:sz w:val="24"/>
          <w:szCs w:val="24"/>
        </w:rPr>
      </w:pPr>
    </w:p>
    <w:p w14:paraId="765CFD88" w14:textId="4991348A" w:rsidR="00A80760" w:rsidRDefault="00E404EF" w:rsidP="00A80760">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Panel B </w:t>
      </w:r>
      <w:ins w:id="279" w:author="Nepomuceno, Marilia" w:date="2023-05-22T15:49:00Z">
        <w:r w:rsidR="005D198E">
          <w:rPr>
            <w:rFonts w:ascii="Arial" w:eastAsia="Arial" w:hAnsi="Arial" w:cs="Arial"/>
            <w:sz w:val="24"/>
            <w:szCs w:val="24"/>
          </w:rPr>
          <w:t xml:space="preserve">also </w:t>
        </w:r>
      </w:ins>
      <w:r>
        <w:rPr>
          <w:rFonts w:ascii="Arial" w:eastAsia="Arial" w:hAnsi="Arial" w:cs="Arial"/>
          <w:sz w:val="24"/>
          <w:szCs w:val="24"/>
        </w:rPr>
        <w:t xml:space="preserve">shows how </w:t>
      </w:r>
      <w:r w:rsidRPr="00E404EF">
        <w:rPr>
          <w:rFonts w:ascii="Arial" w:eastAsia="Arial" w:hAnsi="Arial" w:cs="Arial"/>
          <w:sz w:val="24"/>
          <w:szCs w:val="24"/>
        </w:rPr>
        <w:t>the figure changes when we analyze chronic conditions</w:t>
      </w:r>
      <w:r>
        <w:rPr>
          <w:rFonts w:ascii="Arial" w:eastAsia="Arial" w:hAnsi="Arial" w:cs="Arial"/>
          <w:sz w:val="24"/>
          <w:szCs w:val="24"/>
        </w:rPr>
        <w:t>.</w:t>
      </w:r>
      <w:r w:rsidR="00D360A8">
        <w:rPr>
          <w:rFonts w:ascii="Arial" w:eastAsia="Arial" w:hAnsi="Arial" w:cs="Arial"/>
          <w:sz w:val="24"/>
          <w:szCs w:val="24"/>
        </w:rPr>
        <w:t xml:space="preserve"> </w:t>
      </w:r>
      <w:r w:rsidR="00D360A8" w:rsidRPr="00D360A8">
        <w:rPr>
          <w:rFonts w:ascii="Arial" w:eastAsia="Arial" w:hAnsi="Arial" w:cs="Arial"/>
          <w:sz w:val="24"/>
          <w:szCs w:val="24"/>
        </w:rPr>
        <w:t xml:space="preserve">First, the prevalence of having at least one chronic condition is higher than experiencing limitation in daily activities </w:t>
      </w:r>
      <w:del w:id="280" w:author="Nepomuceno, Marilia" w:date="2023-05-22T15:50:00Z">
        <w:r w:rsidR="00D360A8" w:rsidRPr="00D360A8" w:rsidDel="005D198E">
          <w:rPr>
            <w:rFonts w:ascii="Arial" w:eastAsia="Arial" w:hAnsi="Arial" w:cs="Arial"/>
            <w:sz w:val="24"/>
            <w:szCs w:val="24"/>
          </w:rPr>
          <w:delText xml:space="preserve">already at age 50 and increases at all ages </w:delText>
        </w:r>
      </w:del>
      <w:r w:rsidR="00D360A8" w:rsidRPr="00D360A8">
        <w:rPr>
          <w:rFonts w:ascii="Arial" w:eastAsia="Arial" w:hAnsi="Arial" w:cs="Arial"/>
          <w:sz w:val="24"/>
          <w:szCs w:val="24"/>
        </w:rPr>
        <w:t>for both women and men at all countries. The US has the highest prevalence for women and men at all ages</w:t>
      </w:r>
      <w:del w:id="281" w:author="Nepomuceno, Marilia" w:date="2023-05-22T15:50:00Z">
        <w:r w:rsidR="00D360A8" w:rsidRPr="00D360A8" w:rsidDel="005D198E">
          <w:rPr>
            <w:rFonts w:ascii="Arial" w:eastAsia="Arial" w:hAnsi="Arial" w:cs="Arial"/>
            <w:sz w:val="24"/>
            <w:szCs w:val="24"/>
          </w:rPr>
          <w:delText xml:space="preserve"> compared to all countries</w:delText>
        </w:r>
      </w:del>
      <w:r w:rsidR="00D360A8" w:rsidRPr="00D360A8">
        <w:rPr>
          <w:rFonts w:ascii="Arial" w:eastAsia="Arial" w:hAnsi="Arial" w:cs="Arial"/>
          <w:sz w:val="24"/>
          <w:szCs w:val="24"/>
        </w:rPr>
        <w:t xml:space="preserve">. China is right after the US with </w:t>
      </w:r>
      <w:ins w:id="282" w:author="Nepomuceno, Marilia" w:date="2023-05-22T15:51:00Z">
        <w:r w:rsidR="005D198E">
          <w:rPr>
            <w:rFonts w:ascii="Arial" w:eastAsia="Arial" w:hAnsi="Arial" w:cs="Arial"/>
            <w:sz w:val="24"/>
            <w:szCs w:val="24"/>
          </w:rPr>
          <w:t>high</w:t>
        </w:r>
      </w:ins>
      <w:del w:id="283" w:author="Nepomuceno, Marilia" w:date="2023-05-22T15:51:00Z">
        <w:r w:rsidR="00D360A8" w:rsidRPr="00D360A8" w:rsidDel="005D198E">
          <w:rPr>
            <w:rFonts w:ascii="Arial" w:eastAsia="Arial" w:hAnsi="Arial" w:cs="Arial"/>
            <w:sz w:val="24"/>
            <w:szCs w:val="24"/>
          </w:rPr>
          <w:delText>the highest</w:delText>
        </w:r>
      </w:del>
      <w:r w:rsidR="00D360A8" w:rsidRPr="00D360A8">
        <w:rPr>
          <w:rFonts w:ascii="Arial" w:eastAsia="Arial" w:hAnsi="Arial" w:cs="Arial"/>
          <w:sz w:val="24"/>
          <w:szCs w:val="24"/>
        </w:rPr>
        <w:t xml:space="preserve"> prevalence at </w:t>
      </w:r>
      <w:del w:id="284" w:author="Nepomuceno, Marilia" w:date="2023-05-22T15:51:00Z">
        <w:r w:rsidR="00D360A8" w:rsidRPr="00D360A8" w:rsidDel="005D198E">
          <w:rPr>
            <w:rFonts w:ascii="Arial" w:eastAsia="Arial" w:hAnsi="Arial" w:cs="Arial"/>
            <w:sz w:val="24"/>
            <w:szCs w:val="24"/>
          </w:rPr>
          <w:delText xml:space="preserve">relatively </w:delText>
        </w:r>
      </w:del>
      <w:r w:rsidR="00D360A8" w:rsidRPr="00D360A8">
        <w:rPr>
          <w:rFonts w:ascii="Arial" w:eastAsia="Arial" w:hAnsi="Arial" w:cs="Arial"/>
          <w:sz w:val="24"/>
          <w:szCs w:val="24"/>
        </w:rPr>
        <w:t>younger ages (50-60), but then levels off</w:t>
      </w:r>
      <w:ins w:id="285" w:author="Nepomuceno, Marilia" w:date="2023-05-22T15:52:00Z">
        <w:r w:rsidR="005D198E">
          <w:rPr>
            <w:rFonts w:ascii="Arial" w:eastAsia="Arial" w:hAnsi="Arial" w:cs="Arial"/>
            <w:sz w:val="24"/>
            <w:szCs w:val="24"/>
          </w:rPr>
          <w:t xml:space="preserve"> at older ages</w:t>
        </w:r>
      </w:ins>
      <w:r w:rsidR="00D360A8" w:rsidRPr="00D360A8">
        <w:rPr>
          <w:rFonts w:ascii="Arial" w:eastAsia="Arial" w:hAnsi="Arial" w:cs="Arial"/>
          <w:sz w:val="24"/>
          <w:szCs w:val="24"/>
        </w:rPr>
        <w:t xml:space="preserve">, while other countries still experience </w:t>
      </w:r>
      <w:ins w:id="286" w:author="Nepomuceno, Marilia" w:date="2023-05-22T15:54:00Z">
        <w:r w:rsidR="00D368F2">
          <w:rPr>
            <w:rFonts w:ascii="Arial" w:eastAsia="Arial" w:hAnsi="Arial" w:cs="Arial"/>
            <w:sz w:val="24"/>
            <w:szCs w:val="24"/>
          </w:rPr>
          <w:t xml:space="preserve">a steep </w:t>
        </w:r>
      </w:ins>
      <w:ins w:id="287" w:author="Nepomuceno, Marilia" w:date="2023-05-22T15:55:00Z">
        <w:r w:rsidR="00D368F2">
          <w:rPr>
            <w:rFonts w:ascii="Arial" w:eastAsia="Arial" w:hAnsi="Arial" w:cs="Arial"/>
            <w:sz w:val="24"/>
            <w:szCs w:val="24"/>
          </w:rPr>
          <w:t>age gradient</w:t>
        </w:r>
      </w:ins>
      <w:del w:id="288" w:author="Nepomuceno, Marilia" w:date="2023-05-22T15:55:00Z">
        <w:r w:rsidR="00D360A8" w:rsidRPr="00D360A8" w:rsidDel="000023D0">
          <w:rPr>
            <w:rFonts w:ascii="Arial" w:eastAsia="Arial" w:hAnsi="Arial" w:cs="Arial"/>
            <w:sz w:val="24"/>
            <w:szCs w:val="24"/>
          </w:rPr>
          <w:delText>and</w:delText>
        </w:r>
      </w:del>
      <w:r w:rsidR="00D360A8" w:rsidRPr="00D360A8">
        <w:rPr>
          <w:rFonts w:ascii="Arial" w:eastAsia="Arial" w:hAnsi="Arial" w:cs="Arial"/>
          <w:sz w:val="24"/>
          <w:szCs w:val="24"/>
        </w:rPr>
        <w:t xml:space="preserve"> </w:t>
      </w:r>
      <w:del w:id="289" w:author="Nepomuceno, Marilia" w:date="2023-05-22T15:55:00Z">
        <w:r w:rsidR="00D360A8" w:rsidRPr="00D360A8" w:rsidDel="000023D0">
          <w:rPr>
            <w:rFonts w:ascii="Arial" w:eastAsia="Arial" w:hAnsi="Arial" w:cs="Arial"/>
            <w:sz w:val="24"/>
            <w:szCs w:val="24"/>
          </w:rPr>
          <w:delText>increase</w:delText>
        </w:r>
      </w:del>
      <w:r w:rsidR="00D360A8" w:rsidRPr="00D360A8">
        <w:rPr>
          <w:rFonts w:ascii="Arial" w:eastAsia="Arial" w:hAnsi="Arial" w:cs="Arial"/>
          <w:sz w:val="24"/>
          <w:szCs w:val="24"/>
        </w:rPr>
        <w:t xml:space="preserve"> in prevalence</w:t>
      </w:r>
      <w:del w:id="290" w:author="Nepomuceno, Marilia" w:date="2023-05-22T15:55:00Z">
        <w:r w:rsidR="00D360A8" w:rsidRPr="00D360A8" w:rsidDel="000023D0">
          <w:rPr>
            <w:rFonts w:ascii="Arial" w:eastAsia="Arial" w:hAnsi="Arial" w:cs="Arial"/>
            <w:sz w:val="24"/>
            <w:szCs w:val="24"/>
          </w:rPr>
          <w:delText xml:space="preserve"> with age</w:delText>
        </w:r>
      </w:del>
      <w:r w:rsidR="00D360A8" w:rsidRPr="00D360A8">
        <w:rPr>
          <w:rFonts w:ascii="Arial" w:eastAsia="Arial" w:hAnsi="Arial" w:cs="Arial"/>
          <w:sz w:val="24"/>
          <w:szCs w:val="24"/>
        </w:rPr>
        <w:t xml:space="preserve">. </w:t>
      </w:r>
      <w:ins w:id="291" w:author="Nepomuceno, Marilia" w:date="2023-05-22T15:56:00Z">
        <w:r w:rsidR="000023D0">
          <w:rPr>
            <w:rFonts w:ascii="Arial" w:eastAsia="Arial" w:hAnsi="Arial" w:cs="Arial"/>
            <w:sz w:val="24"/>
            <w:szCs w:val="24"/>
          </w:rPr>
          <w:t xml:space="preserve">India is the country with </w:t>
        </w:r>
      </w:ins>
      <w:del w:id="292" w:author="Nepomuceno, Marilia" w:date="2023-05-22T15:56:00Z">
        <w:r w:rsidR="00D360A8" w:rsidRPr="00D360A8" w:rsidDel="000023D0">
          <w:rPr>
            <w:rFonts w:ascii="Arial" w:eastAsia="Arial" w:hAnsi="Arial" w:cs="Arial"/>
            <w:sz w:val="24"/>
            <w:szCs w:val="24"/>
          </w:rPr>
          <w:delText xml:space="preserve">After age 60, the country with </w:delText>
        </w:r>
      </w:del>
      <w:r w:rsidR="00D360A8" w:rsidRPr="00D360A8">
        <w:rPr>
          <w:rFonts w:ascii="Arial" w:eastAsia="Arial" w:hAnsi="Arial" w:cs="Arial"/>
          <w:sz w:val="24"/>
          <w:szCs w:val="24"/>
        </w:rPr>
        <w:t>the lowest prevalence of at least one chronic condition</w:t>
      </w:r>
      <w:del w:id="293" w:author="Nepomuceno, Marilia" w:date="2023-05-22T15:56:00Z">
        <w:r w:rsidR="00D360A8" w:rsidRPr="00D360A8" w:rsidDel="000023D0">
          <w:rPr>
            <w:rFonts w:ascii="Arial" w:eastAsia="Arial" w:hAnsi="Arial" w:cs="Arial"/>
            <w:sz w:val="24"/>
            <w:szCs w:val="24"/>
          </w:rPr>
          <w:delText xml:space="preserve"> is India</w:delText>
        </w:r>
      </w:del>
      <w:r w:rsidR="00D360A8" w:rsidRPr="00D360A8">
        <w:rPr>
          <w:rFonts w:ascii="Arial" w:eastAsia="Arial" w:hAnsi="Arial" w:cs="Arial"/>
          <w:sz w:val="24"/>
          <w:szCs w:val="24"/>
        </w:rPr>
        <w:t>.</w:t>
      </w:r>
      <w:del w:id="294" w:author="Nepomuceno, Marilia" w:date="2023-05-22T16:00:00Z">
        <w:r w:rsidR="00D360A8" w:rsidRPr="00D360A8" w:rsidDel="00E92DCF">
          <w:rPr>
            <w:rFonts w:ascii="Arial" w:eastAsia="Arial" w:hAnsi="Arial" w:cs="Arial"/>
            <w:sz w:val="24"/>
            <w:szCs w:val="24"/>
          </w:rPr>
          <w:delText xml:space="preserve"> </w:delText>
        </w:r>
      </w:del>
      <w:commentRangeStart w:id="295"/>
      <w:commentRangeStart w:id="296"/>
      <w:del w:id="297" w:author="Nepomuceno, Marilia" w:date="2023-05-22T15:59:00Z">
        <w:r w:rsidR="00D360A8" w:rsidRPr="00D360A8" w:rsidDel="00E92DCF">
          <w:rPr>
            <w:rFonts w:ascii="Arial" w:eastAsia="Arial" w:hAnsi="Arial" w:cs="Arial"/>
            <w:sz w:val="24"/>
            <w:szCs w:val="24"/>
          </w:rPr>
          <w:delText xml:space="preserve">Among the countries in the European region, Portugal and Poland are the ones with the highest prevalence of at least one chronic condition </w:delText>
        </w:r>
      </w:del>
      <w:del w:id="298" w:author="Nepomuceno, Marilia" w:date="2023-05-22T15:57:00Z">
        <w:r w:rsidR="00D360A8" w:rsidRPr="00D360A8" w:rsidDel="00F76C42">
          <w:rPr>
            <w:rFonts w:ascii="Arial" w:eastAsia="Arial" w:hAnsi="Arial" w:cs="Arial"/>
            <w:sz w:val="24"/>
            <w:szCs w:val="24"/>
          </w:rPr>
          <w:delText>at ages above 60</w:delText>
        </w:r>
        <w:r w:rsidR="00451F62" w:rsidDel="00F76C42">
          <w:rPr>
            <w:rFonts w:ascii="Arial" w:eastAsia="Arial" w:hAnsi="Arial" w:cs="Arial"/>
            <w:sz w:val="24"/>
            <w:szCs w:val="24"/>
          </w:rPr>
          <w:delText xml:space="preserve">, </w:delText>
        </w:r>
        <w:r w:rsidR="00451F62" w:rsidRPr="00D360A8" w:rsidDel="00F76C42">
          <w:rPr>
            <w:rFonts w:ascii="Arial" w:eastAsia="Arial" w:hAnsi="Arial" w:cs="Arial"/>
            <w:sz w:val="24"/>
            <w:szCs w:val="24"/>
          </w:rPr>
          <w:delText xml:space="preserve">as shown in the heat map in </w:delText>
        </w:r>
      </w:del>
      <w:del w:id="299" w:author="Nepomuceno, Marilia" w:date="2023-05-22T15:59:00Z">
        <w:r w:rsidR="00451F62" w:rsidDel="00E92DCF">
          <w:rPr>
            <w:rFonts w:ascii="Arial" w:eastAsia="Arial" w:hAnsi="Arial" w:cs="Arial"/>
            <w:sz w:val="24"/>
            <w:szCs w:val="24"/>
          </w:rPr>
          <w:delText>Panel A</w:delText>
        </w:r>
        <w:r w:rsidR="00A80760" w:rsidDel="00E92DCF">
          <w:rPr>
            <w:rFonts w:ascii="Arial" w:eastAsia="Arial" w:hAnsi="Arial" w:cs="Arial"/>
            <w:sz w:val="24"/>
            <w:szCs w:val="24"/>
          </w:rPr>
          <w:delText xml:space="preserve"> of Figure 1</w:delText>
        </w:r>
      </w:del>
      <w:r w:rsidR="00451F62">
        <w:rPr>
          <w:rFonts w:ascii="Arial" w:eastAsia="Arial" w:hAnsi="Arial" w:cs="Arial"/>
          <w:sz w:val="24"/>
          <w:szCs w:val="24"/>
        </w:rPr>
        <w:t xml:space="preserve">. </w:t>
      </w:r>
      <w:commentRangeEnd w:id="295"/>
      <w:r w:rsidR="00F76C42">
        <w:rPr>
          <w:rStyle w:val="CommentReference"/>
          <w:rFonts w:ascii="Times New Roman" w:eastAsia="Times New Roman" w:hAnsi="Times New Roman" w:cs="Times New Roman"/>
        </w:rPr>
        <w:commentReference w:id="295"/>
      </w:r>
      <w:commentRangeEnd w:id="296"/>
      <w:r w:rsidR="00994A69">
        <w:rPr>
          <w:rStyle w:val="CommentReference"/>
          <w:rFonts w:ascii="Times New Roman" w:eastAsia="Times New Roman" w:hAnsi="Times New Roman" w:cs="Times New Roman"/>
        </w:rPr>
        <w:commentReference w:id="296"/>
      </w:r>
      <w:commentRangeStart w:id="300"/>
      <w:commentRangeStart w:id="301"/>
      <w:del w:id="302" w:author="Nepomuceno, Marilia" w:date="2023-05-22T16:00:00Z">
        <w:r w:rsidR="00CC54E3" w:rsidDel="00E92DCF">
          <w:rPr>
            <w:rFonts w:ascii="Arial" w:eastAsia="Arial" w:hAnsi="Arial" w:cs="Arial"/>
            <w:sz w:val="24"/>
            <w:szCs w:val="24"/>
          </w:rPr>
          <w:delText xml:space="preserve">India </w:delText>
        </w:r>
        <w:r w:rsidR="00A80760" w:rsidDel="00E92DCF">
          <w:rPr>
            <w:rFonts w:ascii="Arial" w:eastAsia="Arial" w:hAnsi="Arial" w:cs="Arial"/>
            <w:sz w:val="24"/>
            <w:szCs w:val="24"/>
          </w:rPr>
          <w:delText>is the country with</w:delText>
        </w:r>
        <w:r w:rsidR="00CC54E3" w:rsidDel="00E92DCF">
          <w:rPr>
            <w:rFonts w:ascii="Arial" w:eastAsia="Arial" w:hAnsi="Arial" w:cs="Arial"/>
            <w:sz w:val="24"/>
            <w:szCs w:val="24"/>
          </w:rPr>
          <w:delText xml:space="preserve"> the lowest </w:delText>
        </w:r>
        <w:r w:rsidR="00A80760" w:rsidDel="00E92DCF">
          <w:rPr>
            <w:rFonts w:ascii="Arial" w:eastAsia="Arial" w:hAnsi="Arial" w:cs="Arial"/>
            <w:sz w:val="24"/>
            <w:szCs w:val="24"/>
          </w:rPr>
          <w:delText>levels of chronic condition by age</w:delText>
        </w:r>
        <w:commentRangeEnd w:id="300"/>
        <w:r w:rsidR="00E92DCF" w:rsidDel="00E92DCF">
          <w:rPr>
            <w:rStyle w:val="CommentReference"/>
            <w:rFonts w:ascii="Times New Roman" w:eastAsia="Times New Roman" w:hAnsi="Times New Roman" w:cs="Times New Roman"/>
          </w:rPr>
          <w:commentReference w:id="300"/>
        </w:r>
      </w:del>
      <w:commentRangeEnd w:id="301"/>
      <w:r w:rsidR="00994A69">
        <w:rPr>
          <w:rStyle w:val="CommentReference"/>
          <w:rFonts w:ascii="Times New Roman" w:eastAsia="Times New Roman" w:hAnsi="Times New Roman" w:cs="Times New Roman"/>
        </w:rPr>
        <w:commentReference w:id="301"/>
      </w:r>
      <w:del w:id="303" w:author="Nepomuceno, Marilia" w:date="2023-05-22T16:00:00Z">
        <w:r w:rsidR="00A80760" w:rsidDel="00E92DCF">
          <w:rPr>
            <w:rFonts w:ascii="Arial" w:eastAsia="Arial" w:hAnsi="Arial" w:cs="Arial"/>
            <w:sz w:val="24"/>
            <w:szCs w:val="24"/>
          </w:rPr>
          <w:delText>, while</w:delText>
        </w:r>
        <w:r w:rsidR="00CC54E3" w:rsidDel="00E92DCF">
          <w:rPr>
            <w:rFonts w:ascii="Arial" w:eastAsia="Arial" w:hAnsi="Arial" w:cs="Arial"/>
            <w:sz w:val="24"/>
            <w:szCs w:val="24"/>
          </w:rPr>
          <w:delText xml:space="preserve"> US, Europe and China the highest, followed closely by Korea.</w:delText>
        </w:r>
      </w:del>
      <w:r w:rsidR="00EF7EBE">
        <w:rPr>
          <w:rFonts w:ascii="Arial" w:eastAsia="Arial" w:hAnsi="Arial" w:cs="Arial"/>
          <w:sz w:val="24"/>
          <w:szCs w:val="24"/>
        </w:rPr>
        <w:t xml:space="preserve"> The low level for India </w:t>
      </w:r>
      <w:r w:rsidR="00A80760">
        <w:rPr>
          <w:rFonts w:ascii="Arial" w:eastAsia="Arial" w:hAnsi="Arial" w:cs="Arial"/>
          <w:sz w:val="24"/>
          <w:szCs w:val="24"/>
        </w:rPr>
        <w:t>is most likely due to limited</w:t>
      </w:r>
      <w:r w:rsidR="00EF7EBE">
        <w:rPr>
          <w:rFonts w:ascii="Arial" w:eastAsia="Arial" w:hAnsi="Arial" w:cs="Arial"/>
          <w:sz w:val="24"/>
          <w:szCs w:val="24"/>
        </w:rPr>
        <w:t xml:space="preserve"> access to healthcare, as these are diseases that must be diagnosed by a doctor</w:t>
      </w:r>
      <w:r w:rsidR="00A80760">
        <w:rPr>
          <w:rFonts w:ascii="Arial" w:eastAsia="Arial" w:hAnsi="Arial" w:cs="Arial"/>
          <w:sz w:val="24"/>
          <w:szCs w:val="24"/>
        </w:rPr>
        <w:t xml:space="preserve">. </w:t>
      </w:r>
    </w:p>
    <w:p w14:paraId="3FA1BFC4" w14:textId="77777777" w:rsid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14EFD3B8" w14:textId="1AAC2CB5" w:rsidR="00A80760" w:rsidRPr="00A80760" w:rsidRDefault="00322FE2" w:rsidP="00A80760">
      <w:pPr>
        <w:keepNext/>
        <w:pBdr>
          <w:top w:val="nil"/>
          <w:left w:val="nil"/>
          <w:bottom w:val="nil"/>
          <w:right w:val="nil"/>
          <w:between w:val="nil"/>
        </w:pBdr>
        <w:spacing w:after="0" w:line="360" w:lineRule="auto"/>
        <w:jc w:val="both"/>
        <w:rPr>
          <w:rFonts w:ascii="Arial" w:eastAsia="Arial" w:hAnsi="Arial" w:cs="Arial"/>
          <w:i/>
          <w:sz w:val="24"/>
          <w:szCs w:val="24"/>
        </w:rPr>
      </w:pPr>
      <w:r>
        <w:rPr>
          <w:rFonts w:ascii="Arial" w:eastAsia="Arial" w:hAnsi="Arial" w:cs="Arial"/>
          <w:i/>
          <w:sz w:val="24"/>
          <w:szCs w:val="24"/>
        </w:rPr>
        <w:t>Estimating and d</w:t>
      </w:r>
      <w:r w:rsidR="00A80760" w:rsidRPr="00A80760">
        <w:rPr>
          <w:rFonts w:ascii="Arial" w:eastAsia="Arial" w:hAnsi="Arial" w:cs="Arial"/>
          <w:i/>
          <w:sz w:val="24"/>
          <w:szCs w:val="24"/>
        </w:rPr>
        <w:t xml:space="preserve">ecomposing the </w:t>
      </w:r>
      <w:r>
        <w:rPr>
          <w:rFonts w:ascii="Arial" w:eastAsia="Arial" w:hAnsi="Arial" w:cs="Arial"/>
          <w:i/>
          <w:sz w:val="24"/>
          <w:szCs w:val="24"/>
        </w:rPr>
        <w:t xml:space="preserve">gender </w:t>
      </w:r>
      <w:r w:rsidR="00A80760" w:rsidRPr="00A80760">
        <w:rPr>
          <w:rFonts w:ascii="Arial" w:eastAsia="Arial" w:hAnsi="Arial" w:cs="Arial"/>
          <w:i/>
          <w:sz w:val="24"/>
          <w:szCs w:val="24"/>
        </w:rPr>
        <w:t>gap into contributions of mortality, disability and chronic conditions</w:t>
      </w:r>
    </w:p>
    <w:p w14:paraId="4F99F0C4" w14:textId="77777777" w:rsidR="00A80760" w:rsidRP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56833C0E" w14:textId="722DD87E" w:rsidR="008F708E" w:rsidRDefault="008F708E" w:rsidP="004A7ABC">
      <w:pPr>
        <w:keepNext/>
        <w:pBdr>
          <w:top w:val="nil"/>
          <w:left w:val="nil"/>
          <w:bottom w:val="nil"/>
          <w:right w:val="nil"/>
          <w:between w:val="nil"/>
        </w:pBdr>
        <w:spacing w:after="0" w:line="360" w:lineRule="auto"/>
        <w:jc w:val="both"/>
        <w:rPr>
          <w:ins w:id="304" w:author="Nepomuceno, Marilia" w:date="2023-05-22T16:14:00Z"/>
          <w:rFonts w:ascii="Arial" w:eastAsia="Arial" w:hAnsi="Arial" w:cs="Arial"/>
          <w:sz w:val="24"/>
          <w:szCs w:val="24"/>
        </w:rPr>
      </w:pPr>
      <w:ins w:id="305" w:author="Nepomuceno, Marilia" w:date="2023-05-22T16:14:00Z">
        <w:r w:rsidRPr="00B57718">
          <w:rPr>
            <w:rFonts w:ascii="Arial" w:eastAsia="Arial" w:hAnsi="Arial" w:cs="Arial"/>
            <w:sz w:val="24"/>
            <w:szCs w:val="24"/>
            <w:highlight w:val="yellow"/>
            <w:rPrChange w:id="306" w:author="Nepomuceno, Marilia" w:date="2023-05-22T16:16:00Z">
              <w:rPr>
                <w:rFonts w:ascii="Arial" w:eastAsia="Arial" w:hAnsi="Arial" w:cs="Arial"/>
                <w:sz w:val="24"/>
                <w:szCs w:val="24"/>
              </w:rPr>
            </w:rPrChange>
          </w:rPr>
          <w:t>I think that before we start writing about the components of the gap we should w</w:t>
        </w:r>
      </w:ins>
      <w:ins w:id="307" w:author="Nepomuceno, Marilia" w:date="2023-05-22T16:15:00Z">
        <w:r w:rsidRPr="00B57718">
          <w:rPr>
            <w:rFonts w:ascii="Arial" w:eastAsia="Arial" w:hAnsi="Arial" w:cs="Arial"/>
            <w:sz w:val="24"/>
            <w:szCs w:val="24"/>
            <w:highlight w:val="yellow"/>
            <w:rPrChange w:id="308" w:author="Nepomuceno, Marilia" w:date="2023-05-22T16:16:00Z">
              <w:rPr>
                <w:rFonts w:ascii="Arial" w:eastAsia="Arial" w:hAnsi="Arial" w:cs="Arial"/>
                <w:sz w:val="24"/>
                <w:szCs w:val="24"/>
              </w:rPr>
            </w:rPrChange>
          </w:rPr>
          <w:t>rite about the total gap.</w:t>
        </w:r>
      </w:ins>
      <w:ins w:id="309" w:author="Nepomuceno, Marilia" w:date="2023-05-22T16:16:00Z">
        <w:r w:rsidR="00B57718">
          <w:rPr>
            <w:rFonts w:ascii="Arial" w:eastAsia="Arial" w:hAnsi="Arial" w:cs="Arial"/>
            <w:sz w:val="24"/>
            <w:szCs w:val="24"/>
            <w:highlight w:val="yellow"/>
          </w:rPr>
          <w:t xml:space="preserve"> I am thinking if we should show table 1 before</w:t>
        </w:r>
      </w:ins>
      <w:ins w:id="310" w:author="Nepomuceno, Marilia" w:date="2023-05-22T16:17:00Z">
        <w:r w:rsidR="00B57718">
          <w:rPr>
            <w:rFonts w:ascii="Arial" w:eastAsia="Arial" w:hAnsi="Arial" w:cs="Arial"/>
            <w:sz w:val="24"/>
            <w:szCs w:val="24"/>
            <w:highlight w:val="yellow"/>
          </w:rPr>
          <w:t xml:space="preserve"> or maybe include another bar in Panel A with the total gap</w:t>
        </w:r>
      </w:ins>
      <w:ins w:id="311" w:author="Nepomuceno, Marilia" w:date="2023-05-22T16:16:00Z">
        <w:r w:rsidR="00B57718">
          <w:rPr>
            <w:rFonts w:ascii="Arial" w:eastAsia="Arial" w:hAnsi="Arial" w:cs="Arial"/>
            <w:sz w:val="24"/>
            <w:szCs w:val="24"/>
            <w:highlight w:val="yellow"/>
          </w:rPr>
          <w:t>.</w:t>
        </w:r>
      </w:ins>
    </w:p>
    <w:p w14:paraId="1ED06CF2" w14:textId="12A61CA7" w:rsidR="00610D83" w:rsidRDefault="00A80760" w:rsidP="004A7AB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 xml:space="preserve">Figure 2 shows the </w:t>
      </w:r>
      <w:r w:rsidR="00CB15D6">
        <w:rPr>
          <w:rFonts w:ascii="Arial" w:eastAsia="Arial" w:hAnsi="Arial" w:cs="Arial"/>
          <w:sz w:val="24"/>
          <w:szCs w:val="24"/>
        </w:rPr>
        <w:t xml:space="preserve">gender gap in DFLE and its </w:t>
      </w:r>
      <w:r w:rsidRPr="00A80760">
        <w:rPr>
          <w:rFonts w:ascii="Arial" w:eastAsia="Arial" w:hAnsi="Arial" w:cs="Arial"/>
          <w:sz w:val="24"/>
          <w:szCs w:val="24"/>
        </w:rPr>
        <w:t xml:space="preserve">decomposition into mortality and disability effects </w:t>
      </w:r>
      <w:del w:id="312" w:author="Nepomuceno, Marilia" w:date="2023-05-22T16:01:00Z">
        <w:r w:rsidR="00322FE2" w:rsidDel="00922CA0">
          <w:rPr>
            <w:rFonts w:ascii="Arial" w:eastAsia="Arial" w:hAnsi="Arial" w:cs="Arial"/>
            <w:sz w:val="24"/>
            <w:szCs w:val="24"/>
          </w:rPr>
          <w:delText xml:space="preserve">above </w:delText>
        </w:r>
      </w:del>
      <w:ins w:id="313" w:author="Nepomuceno, Marilia" w:date="2023-05-22T16:01:00Z">
        <w:r w:rsidR="00922CA0">
          <w:rPr>
            <w:rFonts w:ascii="Arial" w:eastAsia="Arial" w:hAnsi="Arial" w:cs="Arial"/>
            <w:sz w:val="24"/>
            <w:szCs w:val="24"/>
          </w:rPr>
          <w:t xml:space="preserve">at </w:t>
        </w:r>
      </w:ins>
      <w:r w:rsidR="00322FE2">
        <w:rPr>
          <w:rFonts w:ascii="Arial" w:eastAsia="Arial" w:hAnsi="Arial" w:cs="Arial"/>
          <w:sz w:val="24"/>
          <w:szCs w:val="24"/>
        </w:rPr>
        <w:t xml:space="preserve">age 60 </w:t>
      </w:r>
      <w:r w:rsidRPr="00A80760">
        <w:rPr>
          <w:rFonts w:ascii="Arial" w:eastAsia="Arial" w:hAnsi="Arial" w:cs="Arial"/>
          <w:sz w:val="24"/>
          <w:szCs w:val="24"/>
        </w:rPr>
        <w:t>for all countries</w:t>
      </w:r>
      <w:r w:rsidR="00357859">
        <w:rPr>
          <w:rFonts w:ascii="Arial" w:eastAsia="Arial" w:hAnsi="Arial" w:cs="Arial"/>
          <w:sz w:val="24"/>
          <w:szCs w:val="24"/>
        </w:rPr>
        <w:t xml:space="preserve"> (see Table 1 for all values for each country with confidence intervals)</w:t>
      </w:r>
      <w:r w:rsidR="00CB15D6">
        <w:rPr>
          <w:rFonts w:ascii="Arial" w:eastAsia="Arial" w:hAnsi="Arial" w:cs="Arial"/>
          <w:sz w:val="24"/>
          <w:szCs w:val="24"/>
        </w:rPr>
        <w:t xml:space="preserve">. </w:t>
      </w:r>
      <w:del w:id="314" w:author="Nepomuceno, Marilia" w:date="2023-05-22T16:05:00Z">
        <w:r w:rsidR="00CB15D6" w:rsidDel="00631506">
          <w:rPr>
            <w:rFonts w:ascii="Arial" w:eastAsia="Arial" w:hAnsi="Arial" w:cs="Arial"/>
            <w:sz w:val="24"/>
            <w:szCs w:val="24"/>
          </w:rPr>
          <w:delText xml:space="preserve">In Panel A, </w:delText>
        </w:r>
        <w:r w:rsidR="00F14BF8" w:rsidDel="00631506">
          <w:rPr>
            <w:rFonts w:ascii="Arial" w:eastAsia="Arial" w:hAnsi="Arial" w:cs="Arial"/>
            <w:sz w:val="24"/>
            <w:szCs w:val="24"/>
          </w:rPr>
          <w:delText>all</w:delText>
        </w:r>
        <w:r w:rsidR="00BF094D" w:rsidDel="00631506">
          <w:rPr>
            <w:rFonts w:ascii="Arial" w:eastAsia="Arial" w:hAnsi="Arial" w:cs="Arial"/>
            <w:sz w:val="24"/>
            <w:szCs w:val="24"/>
          </w:rPr>
          <w:delText xml:space="preserve"> countries and the mortality and disability effects at ages 60+</w:delText>
        </w:r>
        <w:r w:rsidR="00F14BF8" w:rsidDel="00631506">
          <w:rPr>
            <w:rFonts w:ascii="Arial" w:eastAsia="Arial" w:hAnsi="Arial" w:cs="Arial"/>
            <w:sz w:val="24"/>
            <w:szCs w:val="24"/>
          </w:rPr>
          <w:delText xml:space="preserve"> are shown</w:delText>
        </w:r>
        <w:r w:rsidR="00BF094D" w:rsidDel="00631506">
          <w:rPr>
            <w:rFonts w:ascii="Arial" w:eastAsia="Arial" w:hAnsi="Arial" w:cs="Arial"/>
            <w:sz w:val="24"/>
            <w:szCs w:val="24"/>
          </w:rPr>
          <w:delText xml:space="preserve">. </w:delText>
        </w:r>
      </w:del>
      <w:r w:rsidR="00BF094D">
        <w:rPr>
          <w:rFonts w:ascii="Arial" w:eastAsia="Arial" w:hAnsi="Arial" w:cs="Arial"/>
          <w:sz w:val="24"/>
          <w:szCs w:val="24"/>
        </w:rPr>
        <w:t>T</w:t>
      </w:r>
      <w:r w:rsidR="00CB15D6">
        <w:rPr>
          <w:rFonts w:ascii="Arial" w:eastAsia="Arial" w:hAnsi="Arial" w:cs="Arial"/>
          <w:sz w:val="24"/>
          <w:szCs w:val="24"/>
        </w:rPr>
        <w:t xml:space="preserve">he sum of the mortality and disability </w:t>
      </w:r>
      <w:r w:rsidR="00F14BF8">
        <w:rPr>
          <w:rFonts w:ascii="Arial" w:eastAsia="Arial" w:hAnsi="Arial" w:cs="Arial"/>
          <w:sz w:val="24"/>
          <w:szCs w:val="24"/>
        </w:rPr>
        <w:t xml:space="preserve">components </w:t>
      </w:r>
      <w:r w:rsidR="008D789A">
        <w:rPr>
          <w:rFonts w:ascii="Arial" w:eastAsia="Arial" w:hAnsi="Arial" w:cs="Arial"/>
          <w:sz w:val="24"/>
          <w:szCs w:val="24"/>
        </w:rPr>
        <w:t>correspond</w:t>
      </w:r>
      <w:r w:rsidR="00CB15D6">
        <w:rPr>
          <w:rFonts w:ascii="Arial" w:eastAsia="Arial" w:hAnsi="Arial" w:cs="Arial"/>
          <w:sz w:val="24"/>
          <w:szCs w:val="24"/>
        </w:rPr>
        <w:t xml:space="preserve"> to the total gender gap</w:t>
      </w:r>
      <w:r w:rsidR="00183C30">
        <w:rPr>
          <w:rFonts w:ascii="Arial" w:eastAsia="Arial" w:hAnsi="Arial" w:cs="Arial"/>
          <w:sz w:val="24"/>
          <w:szCs w:val="24"/>
        </w:rPr>
        <w:t xml:space="preserve"> (women-men)</w:t>
      </w:r>
      <w:r w:rsidR="00CB15D6">
        <w:rPr>
          <w:rFonts w:ascii="Arial" w:eastAsia="Arial" w:hAnsi="Arial" w:cs="Arial"/>
          <w:sz w:val="24"/>
          <w:szCs w:val="24"/>
        </w:rPr>
        <w:t>. The mortality component is positive, which means that it contributes to increase the gender gap</w:t>
      </w:r>
      <w:r w:rsidR="00183C30">
        <w:rPr>
          <w:rFonts w:ascii="Arial" w:eastAsia="Arial" w:hAnsi="Arial" w:cs="Arial"/>
          <w:sz w:val="24"/>
          <w:szCs w:val="24"/>
        </w:rPr>
        <w:t xml:space="preserve"> (women have advantage)</w:t>
      </w:r>
      <w:r w:rsidR="008D789A">
        <w:rPr>
          <w:rFonts w:ascii="Arial" w:eastAsia="Arial" w:hAnsi="Arial" w:cs="Arial"/>
          <w:sz w:val="24"/>
          <w:szCs w:val="24"/>
        </w:rPr>
        <w:t>, while the disability part is</w:t>
      </w:r>
      <w:r w:rsidR="00CF5DCE">
        <w:rPr>
          <w:rFonts w:ascii="Arial" w:eastAsia="Arial" w:hAnsi="Arial" w:cs="Arial"/>
          <w:sz w:val="24"/>
          <w:szCs w:val="24"/>
        </w:rPr>
        <w:t xml:space="preserve"> </w:t>
      </w:r>
      <w:r w:rsidR="008D789A">
        <w:rPr>
          <w:rFonts w:ascii="Arial" w:eastAsia="Arial" w:hAnsi="Arial" w:cs="Arial"/>
          <w:sz w:val="24"/>
          <w:szCs w:val="24"/>
        </w:rPr>
        <w:t>negative</w:t>
      </w:r>
      <w:r w:rsidR="00CF5DCE">
        <w:rPr>
          <w:rFonts w:ascii="Arial" w:eastAsia="Arial" w:hAnsi="Arial" w:cs="Arial"/>
          <w:sz w:val="24"/>
          <w:szCs w:val="24"/>
        </w:rPr>
        <w:t xml:space="preserve"> (with the exception of Denmark)</w:t>
      </w:r>
      <w:r w:rsidR="008D789A">
        <w:rPr>
          <w:rFonts w:ascii="Arial" w:eastAsia="Arial" w:hAnsi="Arial" w:cs="Arial"/>
          <w:sz w:val="24"/>
          <w:szCs w:val="24"/>
        </w:rPr>
        <w:t>, contributing to decrease the gap (</w:t>
      </w:r>
      <w:r w:rsidR="00183C30">
        <w:rPr>
          <w:rFonts w:ascii="Arial" w:eastAsia="Arial" w:hAnsi="Arial" w:cs="Arial"/>
          <w:sz w:val="24"/>
          <w:szCs w:val="24"/>
        </w:rPr>
        <w:t>women have the disadvantage</w:t>
      </w:r>
      <w:r w:rsidR="008D789A">
        <w:rPr>
          <w:rFonts w:ascii="Arial" w:eastAsia="Arial" w:hAnsi="Arial" w:cs="Arial"/>
          <w:sz w:val="24"/>
          <w:szCs w:val="24"/>
        </w:rPr>
        <w:t xml:space="preserve">). </w:t>
      </w:r>
    </w:p>
    <w:p w14:paraId="023D5BDB" w14:textId="77777777" w:rsidR="003E095A"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7ACEB0CD" w14:textId="08BB10F9" w:rsidR="00785706"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In Panel B we highlight the countries </w:t>
      </w:r>
      <w:r w:rsidR="00F40A3A">
        <w:rPr>
          <w:rFonts w:ascii="Arial" w:eastAsia="Arial" w:hAnsi="Arial" w:cs="Arial"/>
          <w:sz w:val="24"/>
          <w:szCs w:val="24"/>
        </w:rPr>
        <w:t>according to</w:t>
      </w:r>
      <w:r>
        <w:rPr>
          <w:rFonts w:ascii="Arial" w:eastAsia="Arial" w:hAnsi="Arial" w:cs="Arial"/>
          <w:sz w:val="24"/>
          <w:szCs w:val="24"/>
        </w:rPr>
        <w:t xml:space="preserve"> total gender gaps in DFLE</w:t>
      </w:r>
      <w:r w:rsidR="00BD0C4A">
        <w:rPr>
          <w:rFonts w:ascii="Arial" w:eastAsia="Arial" w:hAnsi="Arial" w:cs="Arial"/>
          <w:sz w:val="24"/>
          <w:szCs w:val="24"/>
        </w:rPr>
        <w:t xml:space="preserve"> and their corresponding </w:t>
      </w:r>
      <w:r>
        <w:rPr>
          <w:rFonts w:ascii="Arial" w:eastAsia="Arial" w:hAnsi="Arial" w:cs="Arial"/>
          <w:sz w:val="24"/>
          <w:szCs w:val="24"/>
        </w:rPr>
        <w:t xml:space="preserve">mortality and disability effects. </w:t>
      </w:r>
      <w:r w:rsidR="00A80760" w:rsidRPr="00A80760">
        <w:rPr>
          <w:rFonts w:ascii="Arial" w:eastAsia="Arial" w:hAnsi="Arial" w:cs="Arial"/>
          <w:sz w:val="24"/>
          <w:szCs w:val="24"/>
        </w:rPr>
        <w:t>India and Portugal</w:t>
      </w:r>
      <w:r w:rsidR="003B723B">
        <w:rPr>
          <w:rFonts w:ascii="Arial" w:eastAsia="Arial" w:hAnsi="Arial" w:cs="Arial"/>
          <w:sz w:val="24"/>
          <w:szCs w:val="24"/>
        </w:rPr>
        <w:t xml:space="preserve"> </w:t>
      </w:r>
      <w:r w:rsidR="002363D7">
        <w:rPr>
          <w:rFonts w:ascii="Arial" w:eastAsia="Arial" w:hAnsi="Arial" w:cs="Arial"/>
          <w:sz w:val="24"/>
          <w:szCs w:val="24"/>
        </w:rPr>
        <w:t xml:space="preserve">are among the countries with </w:t>
      </w:r>
      <w:r w:rsidR="002363D7">
        <w:rPr>
          <w:rFonts w:ascii="Arial" w:eastAsia="Arial" w:hAnsi="Arial" w:cs="Arial"/>
          <w:sz w:val="24"/>
          <w:szCs w:val="24"/>
        </w:rPr>
        <w:lastRenderedPageBreak/>
        <w:t xml:space="preserve">the lowest gender gaps in DFLE </w:t>
      </w:r>
      <w:r w:rsidR="003B723B">
        <w:rPr>
          <w:rFonts w:ascii="Arial" w:eastAsia="Arial" w:hAnsi="Arial" w:cs="Arial"/>
          <w:sz w:val="24"/>
          <w:szCs w:val="24"/>
        </w:rPr>
        <w:t>at ages 60+ (-</w:t>
      </w:r>
      <w:r w:rsidR="003B723B" w:rsidRPr="00A80760">
        <w:rPr>
          <w:rFonts w:ascii="Arial" w:eastAsia="Arial" w:hAnsi="Arial" w:cs="Arial"/>
          <w:sz w:val="24"/>
          <w:szCs w:val="24"/>
        </w:rPr>
        <w:t>0.1</w:t>
      </w:r>
      <w:r w:rsidR="003B723B">
        <w:rPr>
          <w:rFonts w:ascii="Arial" w:eastAsia="Arial" w:hAnsi="Arial" w:cs="Arial"/>
          <w:sz w:val="24"/>
          <w:szCs w:val="24"/>
        </w:rPr>
        <w:t>6</w:t>
      </w:r>
      <w:r w:rsidR="003B723B" w:rsidRPr="00A80760">
        <w:rPr>
          <w:rFonts w:ascii="Arial" w:eastAsia="Arial" w:hAnsi="Arial" w:cs="Arial"/>
          <w:sz w:val="24"/>
          <w:szCs w:val="24"/>
        </w:rPr>
        <w:t xml:space="preserve"> and -0.3</w:t>
      </w:r>
      <w:r w:rsidR="003B723B">
        <w:rPr>
          <w:rFonts w:ascii="Arial" w:eastAsia="Arial" w:hAnsi="Arial" w:cs="Arial"/>
          <w:sz w:val="24"/>
          <w:szCs w:val="24"/>
        </w:rPr>
        <w:t>6</w:t>
      </w:r>
      <w:r w:rsidR="003B723B" w:rsidRPr="00A80760">
        <w:rPr>
          <w:rFonts w:ascii="Arial" w:eastAsia="Arial" w:hAnsi="Arial" w:cs="Arial"/>
          <w:sz w:val="24"/>
          <w:szCs w:val="24"/>
        </w:rPr>
        <w:t>, respectively</w:t>
      </w:r>
      <w:r w:rsidR="003B723B">
        <w:rPr>
          <w:rFonts w:ascii="Arial" w:eastAsia="Arial" w:hAnsi="Arial" w:cs="Arial"/>
          <w:sz w:val="24"/>
          <w:szCs w:val="24"/>
        </w:rPr>
        <w:t>)</w:t>
      </w:r>
      <w:r w:rsidR="00AB64B4">
        <w:rPr>
          <w:rFonts w:ascii="Arial" w:eastAsia="Arial" w:hAnsi="Arial" w:cs="Arial"/>
          <w:sz w:val="24"/>
          <w:szCs w:val="24"/>
        </w:rPr>
        <w:t xml:space="preserve">, but experience a substantial effect of disability and mortality, which go in opposite directions, </w:t>
      </w:r>
      <w:r w:rsidR="00F379EE">
        <w:rPr>
          <w:rFonts w:ascii="Arial" w:eastAsia="Arial" w:hAnsi="Arial" w:cs="Arial"/>
          <w:sz w:val="24"/>
          <w:szCs w:val="24"/>
        </w:rPr>
        <w:t xml:space="preserve">almost </w:t>
      </w:r>
      <w:r w:rsidR="00AB64B4">
        <w:rPr>
          <w:rFonts w:ascii="Arial" w:eastAsia="Arial" w:hAnsi="Arial" w:cs="Arial"/>
          <w:sz w:val="24"/>
          <w:szCs w:val="24"/>
        </w:rPr>
        <w:t xml:space="preserve">offsetting each other. </w:t>
      </w:r>
      <w:r w:rsidR="00F379EE">
        <w:rPr>
          <w:rFonts w:ascii="Arial" w:eastAsia="Arial" w:hAnsi="Arial" w:cs="Arial"/>
          <w:sz w:val="24"/>
          <w:szCs w:val="24"/>
        </w:rPr>
        <w:t xml:space="preserve">However, since the effect of disability is </w:t>
      </w:r>
      <w:r w:rsidR="00FA5180">
        <w:rPr>
          <w:rFonts w:ascii="Arial" w:eastAsia="Arial" w:hAnsi="Arial" w:cs="Arial"/>
          <w:sz w:val="24"/>
          <w:szCs w:val="24"/>
        </w:rPr>
        <w:t>larger</w:t>
      </w:r>
      <w:r w:rsidR="00F379EE">
        <w:rPr>
          <w:rFonts w:ascii="Arial" w:eastAsia="Arial" w:hAnsi="Arial" w:cs="Arial"/>
          <w:sz w:val="24"/>
          <w:szCs w:val="24"/>
        </w:rPr>
        <w:t xml:space="preserve"> than mortality</w:t>
      </w:r>
      <w:r w:rsidR="00FA5180">
        <w:rPr>
          <w:rFonts w:ascii="Arial" w:eastAsia="Arial" w:hAnsi="Arial" w:cs="Arial"/>
          <w:sz w:val="24"/>
          <w:szCs w:val="24"/>
        </w:rPr>
        <w:t xml:space="preserve"> </w:t>
      </w:r>
      <w:r w:rsidR="00FA5180" w:rsidRPr="00A80760">
        <w:rPr>
          <w:rFonts w:ascii="Arial" w:eastAsia="Arial" w:hAnsi="Arial" w:cs="Arial"/>
          <w:sz w:val="24"/>
          <w:szCs w:val="24"/>
        </w:rPr>
        <w:t>(-1.2</w:t>
      </w:r>
      <w:r w:rsidR="00FA5180">
        <w:rPr>
          <w:rFonts w:ascii="Arial" w:eastAsia="Arial" w:hAnsi="Arial" w:cs="Arial"/>
          <w:sz w:val="24"/>
          <w:szCs w:val="24"/>
        </w:rPr>
        <w:t>5</w:t>
      </w:r>
      <w:r w:rsidR="00FA5180" w:rsidRPr="00A80760">
        <w:rPr>
          <w:rFonts w:ascii="Arial" w:eastAsia="Arial" w:hAnsi="Arial" w:cs="Arial"/>
          <w:sz w:val="24"/>
          <w:szCs w:val="24"/>
        </w:rPr>
        <w:t xml:space="preserve"> and -2.</w:t>
      </w:r>
      <w:r w:rsidR="00FA5180">
        <w:rPr>
          <w:rFonts w:ascii="Arial" w:eastAsia="Arial" w:hAnsi="Arial" w:cs="Arial"/>
          <w:sz w:val="24"/>
          <w:szCs w:val="24"/>
        </w:rPr>
        <w:t>69</w:t>
      </w:r>
      <w:r w:rsidR="00FA5180" w:rsidRPr="00A80760">
        <w:rPr>
          <w:rFonts w:ascii="Arial" w:eastAsia="Arial" w:hAnsi="Arial" w:cs="Arial"/>
          <w:sz w:val="24"/>
          <w:szCs w:val="24"/>
        </w:rPr>
        <w:t>, respectively)</w:t>
      </w:r>
      <w:r w:rsidR="00F379EE">
        <w:rPr>
          <w:rFonts w:ascii="Arial" w:eastAsia="Arial" w:hAnsi="Arial" w:cs="Arial"/>
          <w:sz w:val="24"/>
          <w:szCs w:val="24"/>
        </w:rPr>
        <w:t>, this leads to a negative gap in DFLE</w:t>
      </w:r>
      <w:r w:rsidR="00D309C5">
        <w:rPr>
          <w:rFonts w:ascii="Arial" w:eastAsia="Arial" w:hAnsi="Arial" w:cs="Arial"/>
          <w:sz w:val="24"/>
          <w:szCs w:val="24"/>
        </w:rPr>
        <w:t>,</w:t>
      </w:r>
      <w:r w:rsidR="00934E77">
        <w:rPr>
          <w:rFonts w:ascii="Arial" w:eastAsia="Arial" w:hAnsi="Arial" w:cs="Arial"/>
          <w:sz w:val="24"/>
          <w:szCs w:val="24"/>
        </w:rPr>
        <w:t xml:space="preserve"> </w:t>
      </w:r>
      <w:r w:rsidR="00D309C5">
        <w:rPr>
          <w:rFonts w:ascii="Arial" w:eastAsia="Arial" w:hAnsi="Arial" w:cs="Arial"/>
          <w:sz w:val="24"/>
          <w:szCs w:val="24"/>
        </w:rPr>
        <w:t>implying</w:t>
      </w:r>
      <w:r w:rsidR="00934E77">
        <w:rPr>
          <w:rFonts w:ascii="Arial" w:eastAsia="Arial" w:hAnsi="Arial" w:cs="Arial"/>
          <w:sz w:val="24"/>
          <w:szCs w:val="24"/>
        </w:rPr>
        <w:t xml:space="preserve"> that</w:t>
      </w:r>
      <w:r w:rsidR="00F379EE">
        <w:rPr>
          <w:rFonts w:ascii="Arial" w:eastAsia="Arial" w:hAnsi="Arial" w:cs="Arial"/>
          <w:sz w:val="24"/>
          <w:szCs w:val="24"/>
        </w:rPr>
        <w:t xml:space="preserve"> </w:t>
      </w:r>
      <w:r w:rsidR="00A80760" w:rsidRPr="00A80760">
        <w:rPr>
          <w:rFonts w:ascii="Arial" w:eastAsia="Arial" w:hAnsi="Arial" w:cs="Arial"/>
          <w:sz w:val="24"/>
          <w:szCs w:val="24"/>
        </w:rPr>
        <w:t>women have a disadvantage relative to men</w:t>
      </w:r>
      <w:r w:rsidR="00934E77">
        <w:rPr>
          <w:rFonts w:ascii="Arial" w:eastAsia="Arial" w:hAnsi="Arial" w:cs="Arial"/>
          <w:sz w:val="24"/>
          <w:szCs w:val="24"/>
        </w:rPr>
        <w:t xml:space="preserve">. </w:t>
      </w:r>
    </w:p>
    <w:p w14:paraId="513627EB" w14:textId="77777777" w:rsidR="002363D7" w:rsidRDefault="002363D7"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00000053" w14:textId="78480C4B" w:rsidR="00B133DD" w:rsidRDefault="00227F78">
      <w:pPr>
        <w:keepNext/>
        <w:spacing w:before="240" w:after="240" w:line="360" w:lineRule="auto"/>
        <w:jc w:val="both"/>
        <w:rPr>
          <w:rFonts w:ascii="Georgia" w:eastAsia="Georgia" w:hAnsi="Georgia" w:cs="Georgia"/>
          <w:b/>
          <w:sz w:val="24"/>
          <w:szCs w:val="24"/>
          <w:highlight w:val="white"/>
        </w:rPr>
      </w:pPr>
      <w:r>
        <w:rPr>
          <w:rFonts w:ascii="Georgia" w:eastAsia="Georgia" w:hAnsi="Georgia" w:cs="Georgia"/>
          <w:b/>
          <w:noProof/>
          <w:sz w:val="24"/>
          <w:szCs w:val="24"/>
        </w:rPr>
        <w:drawing>
          <wp:inline distT="0" distB="0" distL="0" distR="0" wp14:anchorId="7F0C9ED7" wp14:editId="1797AE23">
            <wp:extent cx="6538629" cy="35447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Manuscri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6205" cy="3581419"/>
                    </a:xfrm>
                    <a:prstGeom prst="rect">
                      <a:avLst/>
                    </a:prstGeom>
                  </pic:spPr>
                </pic:pic>
              </a:graphicData>
            </a:graphic>
          </wp:inline>
        </w:drawing>
      </w:r>
    </w:p>
    <w:p w14:paraId="3126A44C" w14:textId="37C4FA44" w:rsidR="00812D86" w:rsidRDefault="00A50CB3" w:rsidP="00714BEC">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2.</w:t>
      </w:r>
      <w:r>
        <w:rPr>
          <w:rFonts w:ascii="Arial" w:eastAsia="Arial" w:hAnsi="Arial" w:cs="Arial"/>
          <w:sz w:val="24"/>
          <w:szCs w:val="24"/>
          <w:highlight w:val="white"/>
        </w:rPr>
        <w:t xml:space="preserve"> Decomposition of the gender gap </w:t>
      </w:r>
      <w:ins w:id="315" w:author="Nepomuceno, Marilia" w:date="2023-05-22T16:02:00Z">
        <w:r w:rsidR="001C227A">
          <w:rPr>
            <w:rFonts w:ascii="Arial" w:eastAsia="Arial" w:hAnsi="Arial" w:cs="Arial"/>
            <w:sz w:val="24"/>
            <w:szCs w:val="24"/>
          </w:rPr>
          <w:t xml:space="preserve">(women-men) </w:t>
        </w:r>
      </w:ins>
      <w:r>
        <w:rPr>
          <w:rFonts w:ascii="Arial" w:eastAsia="Arial" w:hAnsi="Arial" w:cs="Arial"/>
          <w:sz w:val="24"/>
          <w:szCs w:val="24"/>
          <w:highlight w:val="white"/>
        </w:rPr>
        <w:t xml:space="preserve">in disability-free life expectancy (DFLE) at ages 60+ into mortality and disability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Note: Panel A presents the effects by each country, ranked from the highest to lowest disability contribution. Panel B presents selected countries, grouped by their GAP in DFLE (Women-Men) and the contributions of disability and mortality to the total GAP.</w:t>
      </w:r>
    </w:p>
    <w:p w14:paraId="293F3663" w14:textId="77777777" w:rsidR="0083595B" w:rsidRPr="00714BEC" w:rsidRDefault="0083595B" w:rsidP="00714BEC">
      <w:pPr>
        <w:keepNext/>
        <w:spacing w:before="240" w:after="240" w:line="360" w:lineRule="auto"/>
        <w:jc w:val="both"/>
        <w:rPr>
          <w:rFonts w:ascii="Arial" w:eastAsia="Arial" w:hAnsi="Arial" w:cs="Arial"/>
          <w:sz w:val="18"/>
          <w:szCs w:val="18"/>
          <w:highlight w:val="white"/>
        </w:rPr>
      </w:pPr>
    </w:p>
    <w:p w14:paraId="5B278493" w14:textId="060AB745" w:rsidR="00F2560C" w:rsidRDefault="0034087B" w:rsidP="00F2560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Korea</w:t>
      </w:r>
      <w:r>
        <w:rPr>
          <w:rFonts w:ascii="Arial" w:eastAsia="Arial" w:hAnsi="Arial" w:cs="Arial"/>
          <w:sz w:val="24"/>
          <w:szCs w:val="24"/>
        </w:rPr>
        <w:t xml:space="preserve"> and Denmark are among the countries with the highest gender gaps in DFLE (between 3-5 years), with Korea</w:t>
      </w:r>
      <w:r w:rsidR="00036D14">
        <w:rPr>
          <w:rFonts w:ascii="Arial" w:eastAsia="Arial" w:hAnsi="Arial" w:cs="Arial"/>
          <w:sz w:val="24"/>
          <w:szCs w:val="24"/>
        </w:rPr>
        <w:t xml:space="preserve"> being</w:t>
      </w:r>
      <w:r w:rsidRPr="00A80760">
        <w:rPr>
          <w:rFonts w:ascii="Arial" w:eastAsia="Arial" w:hAnsi="Arial" w:cs="Arial"/>
          <w:sz w:val="24"/>
          <w:szCs w:val="24"/>
        </w:rPr>
        <w:t xml:space="preserve"> the country with one of the highest gaps at ages 60+ in favor of women</w:t>
      </w:r>
      <w:r>
        <w:rPr>
          <w:rFonts w:ascii="Arial" w:eastAsia="Arial" w:hAnsi="Arial" w:cs="Arial"/>
          <w:sz w:val="24"/>
          <w:szCs w:val="24"/>
        </w:rPr>
        <w:t xml:space="preserve"> </w:t>
      </w:r>
      <w:r w:rsidRPr="00A80760">
        <w:rPr>
          <w:rFonts w:ascii="Arial" w:eastAsia="Arial" w:hAnsi="Arial" w:cs="Arial"/>
          <w:sz w:val="24"/>
          <w:szCs w:val="24"/>
        </w:rPr>
        <w:t xml:space="preserve">(4.39 years). The contribution stems mainly from the mortality advantage of women in </w:t>
      </w:r>
      <w:r w:rsidRPr="00A80760">
        <w:rPr>
          <w:rFonts w:ascii="Arial" w:eastAsia="Arial" w:hAnsi="Arial" w:cs="Arial"/>
          <w:sz w:val="24"/>
          <w:szCs w:val="24"/>
        </w:rPr>
        <w:lastRenderedPageBreak/>
        <w:t>Korea (4.74 against -0.35 the role of disability)</w:t>
      </w:r>
      <w:r w:rsidR="00036D14">
        <w:rPr>
          <w:rFonts w:ascii="Arial" w:eastAsia="Arial" w:hAnsi="Arial" w:cs="Arial"/>
          <w:sz w:val="24"/>
          <w:szCs w:val="24"/>
        </w:rPr>
        <w:t xml:space="preserve">. The mortality advantage of women in Denmark is also the key factor in explaining the gap (2.39), but their advantage relative to men is also stemming from a positive disability effect, being the only country where the gap is also explained by </w:t>
      </w:r>
      <w:r w:rsidR="00D24EDC">
        <w:rPr>
          <w:rFonts w:ascii="Arial" w:eastAsia="Arial" w:hAnsi="Arial" w:cs="Arial"/>
          <w:sz w:val="24"/>
          <w:szCs w:val="24"/>
        </w:rPr>
        <w:t>an</w:t>
      </w:r>
      <w:r w:rsidR="00036D14">
        <w:rPr>
          <w:rFonts w:ascii="Arial" w:eastAsia="Arial" w:hAnsi="Arial" w:cs="Arial"/>
          <w:sz w:val="24"/>
          <w:szCs w:val="24"/>
        </w:rPr>
        <w:t xml:space="preserve"> advantage of women with regards to disability</w:t>
      </w:r>
      <w:r w:rsidR="00DB1726">
        <w:rPr>
          <w:rFonts w:ascii="Arial" w:eastAsia="Arial" w:hAnsi="Arial" w:cs="Arial"/>
          <w:sz w:val="24"/>
          <w:szCs w:val="24"/>
        </w:rPr>
        <w:t>.</w:t>
      </w:r>
      <w:r w:rsidR="00F2560C">
        <w:rPr>
          <w:rFonts w:ascii="Arial" w:eastAsia="Arial" w:hAnsi="Arial" w:cs="Arial"/>
          <w:sz w:val="24"/>
          <w:szCs w:val="24"/>
        </w:rPr>
        <w:t xml:space="preserve"> </w:t>
      </w:r>
    </w:p>
    <w:p w14:paraId="307AF7EA" w14:textId="77777777" w:rsidR="00F2560C" w:rsidRDefault="00F2560C" w:rsidP="00F2560C">
      <w:pPr>
        <w:keepNext/>
        <w:pBdr>
          <w:top w:val="nil"/>
          <w:left w:val="nil"/>
          <w:bottom w:val="nil"/>
          <w:right w:val="nil"/>
          <w:between w:val="nil"/>
        </w:pBdr>
        <w:spacing w:after="0" w:line="360" w:lineRule="auto"/>
        <w:jc w:val="both"/>
        <w:rPr>
          <w:rFonts w:ascii="Arial" w:eastAsia="Arial" w:hAnsi="Arial" w:cs="Arial"/>
          <w:sz w:val="24"/>
          <w:szCs w:val="24"/>
          <w:highlight w:val="white"/>
        </w:rPr>
      </w:pPr>
    </w:p>
    <w:p w14:paraId="34B35272" w14:textId="20E6FC7E" w:rsidR="003F62F1" w:rsidRPr="00F2560C" w:rsidRDefault="00DB1726" w:rsidP="00F2560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highlight w:val="white"/>
        </w:rPr>
        <w:t xml:space="preserve">Figure 3 </w:t>
      </w:r>
      <w:r w:rsidR="002F3FE1">
        <w:rPr>
          <w:rFonts w:ascii="Arial" w:eastAsia="Arial" w:hAnsi="Arial" w:cs="Arial"/>
          <w:sz w:val="24"/>
          <w:szCs w:val="24"/>
          <w:highlight w:val="white"/>
        </w:rPr>
        <w:t>presents the results</w:t>
      </w:r>
      <w:r>
        <w:rPr>
          <w:rFonts w:ascii="Arial" w:eastAsia="Arial" w:hAnsi="Arial" w:cs="Arial"/>
          <w:sz w:val="24"/>
          <w:szCs w:val="24"/>
          <w:highlight w:val="white"/>
        </w:rPr>
        <w:t xml:space="preserve"> for the gender gap in CFLE</w:t>
      </w:r>
      <w:r w:rsidR="002F3FE1">
        <w:rPr>
          <w:rFonts w:ascii="Arial" w:eastAsia="Arial" w:hAnsi="Arial" w:cs="Arial"/>
          <w:sz w:val="24"/>
          <w:szCs w:val="24"/>
          <w:highlight w:val="white"/>
        </w:rPr>
        <w:t>, where the</w:t>
      </w:r>
      <w:r w:rsidR="00106216">
        <w:rPr>
          <w:rFonts w:ascii="Arial" w:eastAsia="Arial" w:hAnsi="Arial" w:cs="Arial"/>
          <w:sz w:val="24"/>
          <w:szCs w:val="24"/>
          <w:highlight w:val="white"/>
        </w:rPr>
        <w:t xml:space="preserve"> </w:t>
      </w:r>
      <w:r w:rsidR="009F252A">
        <w:rPr>
          <w:rFonts w:ascii="Arial" w:eastAsia="Arial" w:hAnsi="Arial" w:cs="Arial"/>
          <w:sz w:val="24"/>
          <w:szCs w:val="24"/>
          <w:highlight w:val="white"/>
        </w:rPr>
        <w:t>signal of the total gap inverts</w:t>
      </w:r>
      <w:r w:rsidR="00106216">
        <w:rPr>
          <w:rFonts w:ascii="Arial" w:eastAsia="Arial" w:hAnsi="Arial" w:cs="Arial"/>
          <w:sz w:val="24"/>
          <w:szCs w:val="24"/>
          <w:highlight w:val="white"/>
        </w:rPr>
        <w:t>, as women face more disadvantage than men for most countries.</w:t>
      </w:r>
      <w:r w:rsidR="003F62F1">
        <w:rPr>
          <w:rFonts w:ascii="Arial" w:eastAsia="Arial" w:hAnsi="Arial" w:cs="Arial"/>
          <w:sz w:val="24"/>
          <w:szCs w:val="24"/>
          <w:highlight w:val="white"/>
        </w:rPr>
        <w:t xml:space="preserve"> Portugal and Korea are thus among the countries where the gap is the largest across countries with a negative gender gap in CFLE, or where men have more advantage than women. Conversely, Israel and Slovenia are among the countries</w:t>
      </w:r>
      <w:r w:rsidR="009A1A97">
        <w:rPr>
          <w:rFonts w:ascii="Arial" w:eastAsia="Arial" w:hAnsi="Arial" w:cs="Arial"/>
          <w:sz w:val="24"/>
          <w:szCs w:val="24"/>
          <w:highlight w:val="white"/>
        </w:rPr>
        <w:t xml:space="preserve"> with the highest positive gap, or where women have an advantage relative to men. </w:t>
      </w:r>
    </w:p>
    <w:p w14:paraId="7FBF9593" w14:textId="77777777" w:rsidR="0034087B" w:rsidRDefault="0034087B">
      <w:pPr>
        <w:keepNext/>
        <w:spacing w:before="240" w:after="240" w:line="360" w:lineRule="auto"/>
        <w:jc w:val="both"/>
        <w:rPr>
          <w:rFonts w:ascii="Arial" w:eastAsia="Arial" w:hAnsi="Arial" w:cs="Arial"/>
          <w:sz w:val="24"/>
          <w:szCs w:val="24"/>
          <w:highlight w:val="white"/>
        </w:rPr>
      </w:pPr>
    </w:p>
    <w:p w14:paraId="00000056" w14:textId="5928433E" w:rsidR="00B133DD" w:rsidRDefault="004A558D">
      <w:pPr>
        <w:keepNext/>
        <w:spacing w:before="240" w:after="240" w:line="360" w:lineRule="auto"/>
        <w:jc w:val="both"/>
        <w:rPr>
          <w:rFonts w:ascii="Arial" w:eastAsia="Arial" w:hAnsi="Arial" w:cs="Arial"/>
          <w:sz w:val="24"/>
          <w:szCs w:val="24"/>
          <w:highlight w:val="white"/>
        </w:rPr>
      </w:pPr>
      <w:r>
        <w:rPr>
          <w:rFonts w:ascii="Arial" w:eastAsia="Arial" w:hAnsi="Arial" w:cs="Arial"/>
          <w:noProof/>
          <w:sz w:val="24"/>
          <w:szCs w:val="24"/>
        </w:rPr>
        <w:drawing>
          <wp:inline distT="0" distB="0" distL="0" distR="0" wp14:anchorId="78A878BD" wp14:editId="3B236AD6">
            <wp:extent cx="6564421" cy="34675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Manuscrip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7787" cy="3479938"/>
                    </a:xfrm>
                    <a:prstGeom prst="rect">
                      <a:avLst/>
                    </a:prstGeom>
                  </pic:spPr>
                </pic:pic>
              </a:graphicData>
            </a:graphic>
          </wp:inline>
        </w:drawing>
      </w:r>
    </w:p>
    <w:p w14:paraId="00000057" w14:textId="50F7F7A6" w:rsidR="00B133DD" w:rsidRDefault="00A50CB3">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3.</w:t>
      </w:r>
      <w:r>
        <w:rPr>
          <w:rFonts w:ascii="Arial" w:eastAsia="Arial" w:hAnsi="Arial" w:cs="Arial"/>
          <w:sz w:val="24"/>
          <w:szCs w:val="24"/>
          <w:highlight w:val="white"/>
        </w:rPr>
        <w:t xml:space="preserve"> Decomposition of the gender gap </w:t>
      </w:r>
      <w:ins w:id="316" w:author="Nepomuceno, Marilia" w:date="2023-05-22T16:30:00Z">
        <w:r w:rsidR="00AA546F">
          <w:rPr>
            <w:rFonts w:ascii="Arial" w:eastAsia="Arial" w:hAnsi="Arial" w:cs="Arial"/>
            <w:sz w:val="24"/>
            <w:szCs w:val="24"/>
          </w:rPr>
          <w:t xml:space="preserve">(women-men) </w:t>
        </w:r>
      </w:ins>
      <w:r>
        <w:rPr>
          <w:rFonts w:ascii="Arial" w:eastAsia="Arial" w:hAnsi="Arial" w:cs="Arial"/>
          <w:sz w:val="24"/>
          <w:szCs w:val="24"/>
          <w:highlight w:val="white"/>
        </w:rPr>
        <w:t xml:space="preserve">in chronic disease-free life expectancy (CFLE) at ages 60+ into mortality and chronic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 xml:space="preserve">Note: Panel A presents the effects by each country, ranked from the </w:t>
      </w:r>
      <w:r>
        <w:rPr>
          <w:rFonts w:ascii="Arial" w:eastAsia="Arial" w:hAnsi="Arial" w:cs="Arial"/>
          <w:sz w:val="18"/>
          <w:szCs w:val="18"/>
          <w:highlight w:val="white"/>
        </w:rPr>
        <w:lastRenderedPageBreak/>
        <w:t>highest to lowest chronic disease contribution. Panel B presents selected countries, grouped by their GAP in CFLE (Women-Men) and the contributions of chronic and mortality to the total GAP.</w:t>
      </w:r>
    </w:p>
    <w:p w14:paraId="6E6374F9" w14:textId="77777777" w:rsidR="000E7D8E" w:rsidRDefault="000E7D8E">
      <w:pPr>
        <w:keepNext/>
        <w:spacing w:before="240" w:after="240" w:line="360" w:lineRule="auto"/>
        <w:jc w:val="both"/>
        <w:rPr>
          <w:rFonts w:ascii="Arial" w:eastAsia="Arial" w:hAnsi="Arial" w:cs="Arial"/>
          <w:sz w:val="24"/>
          <w:szCs w:val="24"/>
          <w:highlight w:val="white"/>
        </w:rPr>
      </w:pPr>
    </w:p>
    <w:p w14:paraId="15FF2C10" w14:textId="35A0F457" w:rsidR="000E7D8E" w:rsidRDefault="00D85F41">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Similar to gaps in DFLE, however, </w:t>
      </w:r>
      <w:r w:rsidR="00962880">
        <w:rPr>
          <w:rFonts w:ascii="Arial" w:eastAsia="Arial" w:hAnsi="Arial" w:cs="Arial"/>
          <w:sz w:val="24"/>
          <w:szCs w:val="24"/>
          <w:highlight w:val="white"/>
        </w:rPr>
        <w:t>gaps in CFLE</w:t>
      </w:r>
      <w:r w:rsidR="008B7966">
        <w:rPr>
          <w:rFonts w:ascii="Arial" w:eastAsia="Arial" w:hAnsi="Arial" w:cs="Arial"/>
          <w:sz w:val="24"/>
          <w:szCs w:val="24"/>
          <w:highlight w:val="white"/>
        </w:rPr>
        <w:t xml:space="preserve"> are not necessarily drive</w:t>
      </w:r>
      <w:r w:rsidR="00AD24DF">
        <w:rPr>
          <w:rFonts w:ascii="Arial" w:eastAsia="Arial" w:hAnsi="Arial" w:cs="Arial"/>
          <w:sz w:val="24"/>
          <w:szCs w:val="24"/>
          <w:highlight w:val="white"/>
        </w:rPr>
        <w:t>n</w:t>
      </w:r>
      <w:r w:rsidR="008B7966">
        <w:rPr>
          <w:rFonts w:ascii="Arial" w:eastAsia="Arial" w:hAnsi="Arial" w:cs="Arial"/>
          <w:sz w:val="24"/>
          <w:szCs w:val="24"/>
          <w:highlight w:val="white"/>
        </w:rPr>
        <w:t xml:space="preserve"> by the same effects of chronic and mortality components. Israel has a total gender gap in CFLE of 1.69 and Slovenia of 1.04. Despite this similarity </w:t>
      </w:r>
      <w:r w:rsidR="00CF19A1">
        <w:rPr>
          <w:rFonts w:ascii="Arial" w:eastAsia="Arial" w:hAnsi="Arial" w:cs="Arial"/>
          <w:sz w:val="24"/>
          <w:szCs w:val="24"/>
          <w:highlight w:val="white"/>
        </w:rPr>
        <w:t>and a positive gap in CFLE, in Slovenia the gap is explained by a high mortality effect and a negative chronic effect, while in Israel both components contribute to increase the advantage of women relative to men.</w:t>
      </w:r>
      <w:r w:rsidR="00AD24DF">
        <w:rPr>
          <w:rFonts w:ascii="Arial" w:eastAsia="Arial" w:hAnsi="Arial" w:cs="Arial"/>
          <w:sz w:val="24"/>
          <w:szCs w:val="24"/>
          <w:highlight w:val="white"/>
        </w:rPr>
        <w:t xml:space="preserve"> </w:t>
      </w:r>
      <w:r w:rsidR="002115EB">
        <w:rPr>
          <w:rFonts w:ascii="Arial" w:eastAsia="Arial" w:hAnsi="Arial" w:cs="Arial"/>
          <w:sz w:val="24"/>
          <w:szCs w:val="24"/>
          <w:highlight w:val="white"/>
        </w:rPr>
        <w:t>In Korea and Portugal</w:t>
      </w:r>
      <w:r w:rsidR="00972727">
        <w:rPr>
          <w:rFonts w:ascii="Arial" w:eastAsia="Arial" w:hAnsi="Arial" w:cs="Arial"/>
          <w:sz w:val="24"/>
          <w:szCs w:val="24"/>
          <w:highlight w:val="white"/>
        </w:rPr>
        <w:t>,</w:t>
      </w:r>
      <w:r w:rsidR="002115EB">
        <w:rPr>
          <w:rFonts w:ascii="Arial" w:eastAsia="Arial" w:hAnsi="Arial" w:cs="Arial"/>
          <w:sz w:val="24"/>
          <w:szCs w:val="24"/>
          <w:highlight w:val="white"/>
        </w:rPr>
        <w:t xml:space="preserve"> the negative gap in CFLE implies that men have an advantage relative to women in these countries</w:t>
      </w:r>
      <w:r w:rsidR="0083595B">
        <w:rPr>
          <w:rFonts w:ascii="Arial" w:eastAsia="Arial" w:hAnsi="Arial" w:cs="Arial"/>
          <w:sz w:val="24"/>
          <w:szCs w:val="24"/>
          <w:highlight w:val="white"/>
        </w:rPr>
        <w:t xml:space="preserve"> </w:t>
      </w:r>
      <w:r w:rsidR="002115EB">
        <w:rPr>
          <w:rFonts w:ascii="Arial" w:eastAsia="Arial" w:hAnsi="Arial" w:cs="Arial"/>
          <w:sz w:val="24"/>
          <w:szCs w:val="24"/>
          <w:highlight w:val="white"/>
        </w:rPr>
        <w:t>when it comes to chronic disease</w:t>
      </w:r>
      <w:r w:rsidR="00714BEC">
        <w:rPr>
          <w:rFonts w:ascii="Arial" w:eastAsia="Arial" w:hAnsi="Arial" w:cs="Arial"/>
          <w:sz w:val="24"/>
          <w:szCs w:val="24"/>
          <w:highlight w:val="white"/>
        </w:rPr>
        <w:t>-</w:t>
      </w:r>
      <w:r w:rsidR="002115EB">
        <w:rPr>
          <w:rFonts w:ascii="Arial" w:eastAsia="Arial" w:hAnsi="Arial" w:cs="Arial"/>
          <w:sz w:val="24"/>
          <w:szCs w:val="24"/>
          <w:highlight w:val="white"/>
        </w:rPr>
        <w:t xml:space="preserve">free life expectancy, with a strong effect of chronic conditions. </w:t>
      </w:r>
    </w:p>
    <w:p w14:paraId="7ACA8784" w14:textId="77777777" w:rsidR="00E616BE" w:rsidRDefault="00E616BE">
      <w:pPr>
        <w:keepNext/>
        <w:spacing w:before="240" w:after="240" w:line="360" w:lineRule="auto"/>
        <w:jc w:val="both"/>
        <w:rPr>
          <w:rFonts w:ascii="Arial" w:eastAsia="Arial" w:hAnsi="Arial" w:cs="Arial"/>
          <w:sz w:val="24"/>
          <w:szCs w:val="24"/>
          <w:highlight w:val="white"/>
        </w:rPr>
      </w:pPr>
    </w:p>
    <w:p w14:paraId="0606B84B" w14:textId="53E48EB2" w:rsidR="0083595B"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1.</w:t>
      </w:r>
      <w:r>
        <w:rPr>
          <w:rFonts w:ascii="Arial" w:eastAsia="Arial" w:hAnsi="Arial" w:cs="Arial"/>
          <w:sz w:val="24"/>
          <w:szCs w:val="24"/>
          <w:highlight w:val="white"/>
        </w:rPr>
        <w:t xml:space="preserve"> Decomposition of the gender gap </w:t>
      </w:r>
      <w:ins w:id="317" w:author="Nepomuceno, Marilia" w:date="2023-05-22T16:30:00Z">
        <w:r w:rsidR="00AA546F">
          <w:rPr>
            <w:rFonts w:ascii="Arial" w:eastAsia="Arial" w:hAnsi="Arial" w:cs="Arial"/>
            <w:sz w:val="24"/>
            <w:szCs w:val="24"/>
          </w:rPr>
          <w:t xml:space="preserve">(women-men) </w:t>
        </w:r>
      </w:ins>
      <w:r>
        <w:rPr>
          <w:rFonts w:ascii="Arial" w:eastAsia="Arial" w:hAnsi="Arial" w:cs="Arial"/>
          <w:sz w:val="24"/>
          <w:szCs w:val="24"/>
          <w:highlight w:val="white"/>
        </w:rPr>
        <w:t>in disability-free life expectancy (DFLE) at ages 60+ into mortality and disability effects by country, with 95% confidence intervals</w:t>
      </w:r>
      <w:r w:rsidR="0083595B">
        <w:rPr>
          <w:rFonts w:ascii="Arial" w:eastAsia="Arial" w:hAnsi="Arial" w:cs="Arial"/>
          <w:sz w:val="24"/>
          <w:szCs w:val="24"/>
          <w:highlight w:val="white"/>
        </w:rPr>
        <w:t>.</w:t>
      </w:r>
    </w:p>
    <w:tbl>
      <w:tblPr>
        <w:tblStyle w:val="2"/>
        <w:tblW w:w="10178" w:type="dxa"/>
        <w:tblLayout w:type="fixed"/>
        <w:tblLook w:val="0400" w:firstRow="0" w:lastRow="0" w:firstColumn="0" w:lastColumn="0" w:noHBand="0" w:noVBand="1"/>
      </w:tblPr>
      <w:tblGrid>
        <w:gridCol w:w="1612"/>
        <w:gridCol w:w="755"/>
        <w:gridCol w:w="873"/>
        <w:gridCol w:w="1432"/>
        <w:gridCol w:w="1177"/>
        <w:gridCol w:w="1331"/>
        <w:gridCol w:w="1231"/>
        <w:gridCol w:w="1513"/>
        <w:gridCol w:w="254"/>
      </w:tblGrid>
      <w:tr w:rsidR="00B133DD" w14:paraId="2B1963DA" w14:textId="77777777" w:rsidTr="0083595B">
        <w:trPr>
          <w:gridAfter w:val="1"/>
          <w:wAfter w:w="254" w:type="dxa"/>
          <w:trHeight w:val="212"/>
        </w:trPr>
        <w:tc>
          <w:tcPr>
            <w:tcW w:w="1612" w:type="dxa"/>
            <w:vMerge w:val="restart"/>
            <w:tcBorders>
              <w:top w:val="single" w:sz="4" w:space="0" w:color="000000"/>
              <w:left w:val="nil"/>
              <w:bottom w:val="single" w:sz="4" w:space="0" w:color="000000"/>
              <w:right w:val="nil"/>
            </w:tcBorders>
            <w:shd w:val="clear" w:color="auto" w:fill="auto"/>
            <w:vAlign w:val="center"/>
          </w:tcPr>
          <w:p w14:paraId="0000005A"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5" w:type="dxa"/>
            <w:vMerge w:val="restart"/>
            <w:tcBorders>
              <w:top w:val="single" w:sz="4" w:space="0" w:color="000000"/>
              <w:left w:val="nil"/>
              <w:bottom w:val="single" w:sz="4" w:space="0" w:color="000000"/>
              <w:right w:val="nil"/>
            </w:tcBorders>
            <w:shd w:val="clear" w:color="auto" w:fill="auto"/>
            <w:vAlign w:val="center"/>
          </w:tcPr>
          <w:p w14:paraId="0000005B"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873" w:type="dxa"/>
            <w:vMerge w:val="restart"/>
            <w:tcBorders>
              <w:top w:val="single" w:sz="4" w:space="0" w:color="000000"/>
              <w:left w:val="nil"/>
              <w:bottom w:val="single" w:sz="4" w:space="0" w:color="000000"/>
              <w:right w:val="nil"/>
            </w:tcBorders>
            <w:shd w:val="clear" w:color="auto" w:fill="auto"/>
            <w:vAlign w:val="center"/>
          </w:tcPr>
          <w:p w14:paraId="0000005C" w14:textId="77777777" w:rsidR="00B133DD" w:rsidRDefault="00A50CB3">
            <w:pPr>
              <w:spacing w:after="0"/>
              <w:jc w:val="center"/>
              <w:rPr>
                <w:rFonts w:ascii="Arial" w:eastAsia="Arial" w:hAnsi="Arial" w:cs="Arial"/>
                <w:color w:val="000000"/>
              </w:rPr>
            </w:pPr>
            <w:r>
              <w:rPr>
                <w:rFonts w:ascii="Arial" w:eastAsia="Arial" w:hAnsi="Arial" w:cs="Arial"/>
                <w:color w:val="000000"/>
              </w:rPr>
              <w:t xml:space="preserve">DFLE </w:t>
            </w:r>
          </w:p>
        </w:tc>
        <w:tc>
          <w:tcPr>
            <w:tcW w:w="1432" w:type="dxa"/>
            <w:vMerge w:val="restart"/>
            <w:tcBorders>
              <w:top w:val="single" w:sz="4" w:space="0" w:color="000000"/>
              <w:left w:val="nil"/>
              <w:bottom w:val="single" w:sz="4" w:space="0" w:color="000000"/>
              <w:right w:val="nil"/>
            </w:tcBorders>
            <w:shd w:val="clear" w:color="auto" w:fill="auto"/>
            <w:vAlign w:val="center"/>
          </w:tcPr>
          <w:p w14:paraId="0000005D"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52" w:type="dxa"/>
            <w:gridSpan w:val="4"/>
            <w:tcBorders>
              <w:top w:val="single" w:sz="4" w:space="0" w:color="000000"/>
              <w:left w:val="nil"/>
              <w:bottom w:val="single" w:sz="4" w:space="0" w:color="000000"/>
              <w:right w:val="nil"/>
            </w:tcBorders>
            <w:shd w:val="clear" w:color="auto" w:fill="auto"/>
            <w:vAlign w:val="bottom"/>
          </w:tcPr>
          <w:p w14:paraId="0000005E"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B133DD" w14:paraId="08187EF6" w14:textId="77777777" w:rsidTr="0083595B">
        <w:trPr>
          <w:gridAfter w:val="1"/>
          <w:wAfter w:w="254" w:type="dxa"/>
          <w:trHeight w:val="424"/>
        </w:trPr>
        <w:tc>
          <w:tcPr>
            <w:tcW w:w="1612" w:type="dxa"/>
            <w:vMerge/>
            <w:tcBorders>
              <w:top w:val="single" w:sz="4" w:space="0" w:color="000000"/>
              <w:left w:val="nil"/>
              <w:bottom w:val="single" w:sz="4" w:space="0" w:color="000000"/>
              <w:right w:val="nil"/>
            </w:tcBorders>
            <w:shd w:val="clear" w:color="auto" w:fill="auto"/>
            <w:vAlign w:val="center"/>
          </w:tcPr>
          <w:p w14:paraId="0000006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4"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5"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val="restart"/>
            <w:tcBorders>
              <w:top w:val="nil"/>
              <w:left w:val="nil"/>
              <w:bottom w:val="single" w:sz="4" w:space="0" w:color="000000"/>
              <w:right w:val="nil"/>
            </w:tcBorders>
            <w:shd w:val="clear" w:color="auto" w:fill="auto"/>
            <w:vAlign w:val="center"/>
          </w:tcPr>
          <w:p w14:paraId="00000066"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1" w:type="dxa"/>
            <w:vMerge w:val="restart"/>
            <w:tcBorders>
              <w:top w:val="nil"/>
              <w:left w:val="nil"/>
              <w:bottom w:val="single" w:sz="4" w:space="0" w:color="000000"/>
              <w:right w:val="nil"/>
            </w:tcBorders>
            <w:shd w:val="clear" w:color="auto" w:fill="auto"/>
            <w:vAlign w:val="center"/>
          </w:tcPr>
          <w:p w14:paraId="0000006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231" w:type="dxa"/>
            <w:vMerge w:val="restart"/>
            <w:tcBorders>
              <w:top w:val="nil"/>
              <w:left w:val="nil"/>
              <w:bottom w:val="single" w:sz="4" w:space="0" w:color="000000"/>
              <w:right w:val="nil"/>
            </w:tcBorders>
            <w:shd w:val="clear" w:color="auto" w:fill="auto"/>
            <w:vAlign w:val="center"/>
          </w:tcPr>
          <w:p w14:paraId="00000068" w14:textId="77777777" w:rsidR="00B133DD" w:rsidRDefault="00A50CB3">
            <w:pPr>
              <w:spacing w:after="0"/>
              <w:jc w:val="center"/>
              <w:rPr>
                <w:rFonts w:ascii="Arial" w:eastAsia="Arial" w:hAnsi="Arial" w:cs="Arial"/>
                <w:color w:val="000000"/>
              </w:rPr>
            </w:pPr>
            <w:r>
              <w:rPr>
                <w:rFonts w:ascii="Arial" w:eastAsia="Arial" w:hAnsi="Arial" w:cs="Arial"/>
                <w:color w:val="000000"/>
              </w:rPr>
              <w:t>Disability</w:t>
            </w:r>
          </w:p>
        </w:tc>
        <w:tc>
          <w:tcPr>
            <w:tcW w:w="1513" w:type="dxa"/>
            <w:vMerge w:val="restart"/>
            <w:tcBorders>
              <w:top w:val="nil"/>
              <w:left w:val="nil"/>
              <w:bottom w:val="single" w:sz="4" w:space="0" w:color="000000"/>
              <w:right w:val="nil"/>
            </w:tcBorders>
            <w:shd w:val="clear" w:color="auto" w:fill="auto"/>
            <w:vAlign w:val="center"/>
          </w:tcPr>
          <w:p w14:paraId="00000069"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B133DD" w14:paraId="2ECB51E6" w14:textId="77777777" w:rsidTr="0083595B">
        <w:trPr>
          <w:trHeight w:val="204"/>
        </w:trPr>
        <w:tc>
          <w:tcPr>
            <w:tcW w:w="1612" w:type="dxa"/>
            <w:vMerge/>
            <w:tcBorders>
              <w:top w:val="single" w:sz="4" w:space="0" w:color="000000"/>
              <w:left w:val="nil"/>
              <w:bottom w:val="single" w:sz="4" w:space="0" w:color="000000"/>
              <w:right w:val="nil"/>
            </w:tcBorders>
            <w:shd w:val="clear" w:color="auto" w:fill="auto"/>
            <w:vAlign w:val="center"/>
          </w:tcPr>
          <w:p w14:paraId="0000006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tcBorders>
              <w:top w:val="nil"/>
              <w:left w:val="nil"/>
              <w:bottom w:val="single" w:sz="4" w:space="0" w:color="000000"/>
              <w:right w:val="nil"/>
            </w:tcBorders>
            <w:shd w:val="clear" w:color="auto" w:fill="auto"/>
            <w:vAlign w:val="center"/>
          </w:tcPr>
          <w:p w14:paraId="0000006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1" w:type="dxa"/>
            <w:vMerge/>
            <w:tcBorders>
              <w:top w:val="nil"/>
              <w:left w:val="nil"/>
              <w:bottom w:val="single" w:sz="4" w:space="0" w:color="000000"/>
              <w:right w:val="nil"/>
            </w:tcBorders>
            <w:shd w:val="clear" w:color="auto" w:fill="auto"/>
            <w:vAlign w:val="center"/>
          </w:tcPr>
          <w:p w14:paraId="0000006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31" w:type="dxa"/>
            <w:vMerge/>
            <w:tcBorders>
              <w:top w:val="nil"/>
              <w:left w:val="nil"/>
              <w:bottom w:val="single" w:sz="4" w:space="0" w:color="000000"/>
              <w:right w:val="nil"/>
            </w:tcBorders>
            <w:shd w:val="clear" w:color="auto" w:fill="auto"/>
            <w:vAlign w:val="center"/>
          </w:tcPr>
          <w:p w14:paraId="000000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13" w:type="dxa"/>
            <w:vMerge/>
            <w:tcBorders>
              <w:top w:val="nil"/>
              <w:left w:val="nil"/>
              <w:bottom w:val="single" w:sz="4" w:space="0" w:color="000000"/>
              <w:right w:val="nil"/>
            </w:tcBorders>
            <w:shd w:val="clear" w:color="auto" w:fill="auto"/>
            <w:vAlign w:val="center"/>
          </w:tcPr>
          <w:p w14:paraId="000000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54" w:type="dxa"/>
            <w:tcBorders>
              <w:top w:val="nil"/>
              <w:left w:val="nil"/>
              <w:bottom w:val="nil"/>
              <w:right w:val="nil"/>
            </w:tcBorders>
            <w:shd w:val="clear" w:color="auto" w:fill="auto"/>
            <w:vAlign w:val="bottom"/>
          </w:tcPr>
          <w:p w14:paraId="00000072" w14:textId="77777777" w:rsidR="00B133DD" w:rsidRDefault="00B133DD">
            <w:pPr>
              <w:spacing w:after="0"/>
              <w:jc w:val="center"/>
              <w:rPr>
                <w:rFonts w:ascii="Arial" w:eastAsia="Arial" w:hAnsi="Arial" w:cs="Arial"/>
                <w:color w:val="000000"/>
              </w:rPr>
            </w:pPr>
          </w:p>
        </w:tc>
      </w:tr>
      <w:tr w:rsidR="00B133DD" w14:paraId="4911B6AD" w14:textId="77777777" w:rsidTr="0083595B">
        <w:trPr>
          <w:trHeight w:val="204"/>
        </w:trPr>
        <w:tc>
          <w:tcPr>
            <w:tcW w:w="1612" w:type="dxa"/>
            <w:tcBorders>
              <w:top w:val="nil"/>
              <w:left w:val="nil"/>
              <w:bottom w:val="nil"/>
              <w:right w:val="nil"/>
            </w:tcBorders>
            <w:shd w:val="clear" w:color="auto" w:fill="auto"/>
            <w:vAlign w:val="bottom"/>
          </w:tcPr>
          <w:p w14:paraId="00000073"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5" w:type="dxa"/>
            <w:tcBorders>
              <w:top w:val="nil"/>
              <w:left w:val="nil"/>
              <w:bottom w:val="nil"/>
              <w:right w:val="nil"/>
            </w:tcBorders>
            <w:shd w:val="clear" w:color="auto" w:fill="auto"/>
            <w:vAlign w:val="bottom"/>
          </w:tcPr>
          <w:p w14:paraId="00000074"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75"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1432" w:type="dxa"/>
            <w:tcBorders>
              <w:top w:val="nil"/>
              <w:left w:val="nil"/>
              <w:bottom w:val="nil"/>
              <w:right w:val="nil"/>
            </w:tcBorders>
            <w:shd w:val="clear" w:color="auto" w:fill="auto"/>
            <w:vAlign w:val="bottom"/>
          </w:tcPr>
          <w:p w14:paraId="00000076" w14:textId="77777777" w:rsidR="00B133DD" w:rsidRDefault="00A50CB3">
            <w:pPr>
              <w:spacing w:after="0"/>
              <w:rPr>
                <w:rFonts w:ascii="Arial" w:eastAsia="Arial" w:hAnsi="Arial" w:cs="Arial"/>
                <w:color w:val="000000"/>
              </w:rPr>
            </w:pPr>
            <w:r>
              <w:rPr>
                <w:rFonts w:ascii="Arial" w:eastAsia="Arial" w:hAnsi="Arial" w:cs="Arial"/>
                <w:color w:val="000000"/>
              </w:rPr>
              <w:t>[1.60, 1.67]</w:t>
            </w:r>
          </w:p>
        </w:tc>
        <w:tc>
          <w:tcPr>
            <w:tcW w:w="1177" w:type="dxa"/>
            <w:tcBorders>
              <w:top w:val="nil"/>
              <w:left w:val="nil"/>
              <w:bottom w:val="nil"/>
              <w:right w:val="nil"/>
            </w:tcBorders>
            <w:shd w:val="clear" w:color="auto" w:fill="auto"/>
            <w:vAlign w:val="bottom"/>
          </w:tcPr>
          <w:p w14:paraId="00000077" w14:textId="77777777" w:rsidR="00B133DD" w:rsidRDefault="00A50CB3">
            <w:pPr>
              <w:spacing w:after="0"/>
              <w:jc w:val="center"/>
              <w:rPr>
                <w:rFonts w:ascii="Arial" w:eastAsia="Arial" w:hAnsi="Arial" w:cs="Arial"/>
                <w:color w:val="000000"/>
              </w:rPr>
            </w:pPr>
            <w:r>
              <w:rPr>
                <w:rFonts w:ascii="Arial" w:eastAsia="Arial" w:hAnsi="Arial" w:cs="Arial"/>
                <w:color w:val="000000"/>
              </w:rPr>
              <w:t>2.26</w:t>
            </w:r>
          </w:p>
        </w:tc>
        <w:tc>
          <w:tcPr>
            <w:tcW w:w="1331" w:type="dxa"/>
            <w:tcBorders>
              <w:top w:val="nil"/>
              <w:left w:val="nil"/>
              <w:bottom w:val="nil"/>
              <w:right w:val="nil"/>
            </w:tcBorders>
            <w:shd w:val="clear" w:color="auto" w:fill="auto"/>
            <w:vAlign w:val="bottom"/>
          </w:tcPr>
          <w:p w14:paraId="00000078" w14:textId="77777777" w:rsidR="00B133DD" w:rsidRDefault="00A50CB3">
            <w:pPr>
              <w:spacing w:after="0"/>
              <w:rPr>
                <w:rFonts w:ascii="Arial" w:eastAsia="Arial" w:hAnsi="Arial" w:cs="Arial"/>
                <w:color w:val="000000"/>
              </w:rPr>
            </w:pPr>
            <w:r>
              <w:rPr>
                <w:rFonts w:ascii="Arial" w:eastAsia="Arial" w:hAnsi="Arial" w:cs="Arial"/>
                <w:color w:val="000000"/>
              </w:rPr>
              <w:t>[2.18, 2.33]</w:t>
            </w:r>
          </w:p>
        </w:tc>
        <w:tc>
          <w:tcPr>
            <w:tcW w:w="1231" w:type="dxa"/>
            <w:tcBorders>
              <w:top w:val="nil"/>
              <w:left w:val="nil"/>
              <w:bottom w:val="nil"/>
              <w:right w:val="nil"/>
            </w:tcBorders>
            <w:shd w:val="clear" w:color="auto" w:fill="auto"/>
            <w:vAlign w:val="bottom"/>
          </w:tcPr>
          <w:p w14:paraId="00000079"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7A" w14:textId="77777777" w:rsidR="00B133DD" w:rsidRDefault="00A50CB3">
            <w:pPr>
              <w:spacing w:after="0"/>
              <w:rPr>
                <w:rFonts w:ascii="Arial" w:eastAsia="Arial" w:hAnsi="Arial" w:cs="Arial"/>
                <w:color w:val="000000"/>
              </w:rPr>
            </w:pPr>
            <w:r>
              <w:rPr>
                <w:rFonts w:ascii="Arial" w:eastAsia="Arial" w:hAnsi="Arial" w:cs="Arial"/>
                <w:color w:val="000000"/>
              </w:rPr>
              <w:t>[-0.58, -0.66]</w:t>
            </w:r>
          </w:p>
        </w:tc>
        <w:tc>
          <w:tcPr>
            <w:tcW w:w="254" w:type="dxa"/>
            <w:vAlign w:val="center"/>
          </w:tcPr>
          <w:p w14:paraId="0000007B" w14:textId="77777777" w:rsidR="00B133DD" w:rsidRDefault="00B133DD">
            <w:pPr>
              <w:spacing w:after="0"/>
              <w:rPr>
                <w:rFonts w:ascii="Times New Roman" w:eastAsia="Times New Roman" w:hAnsi="Times New Roman" w:cs="Times New Roman"/>
                <w:sz w:val="20"/>
                <w:szCs w:val="20"/>
              </w:rPr>
            </w:pPr>
          </w:p>
        </w:tc>
      </w:tr>
      <w:tr w:rsidR="00B133DD" w14:paraId="4799E7AF" w14:textId="77777777" w:rsidTr="0083595B">
        <w:trPr>
          <w:trHeight w:val="212"/>
        </w:trPr>
        <w:tc>
          <w:tcPr>
            <w:tcW w:w="1612" w:type="dxa"/>
            <w:tcBorders>
              <w:top w:val="nil"/>
              <w:left w:val="nil"/>
              <w:bottom w:val="nil"/>
              <w:right w:val="nil"/>
            </w:tcBorders>
            <w:shd w:val="clear" w:color="auto" w:fill="auto"/>
            <w:vAlign w:val="bottom"/>
          </w:tcPr>
          <w:p w14:paraId="0000007C"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5" w:type="dxa"/>
            <w:tcBorders>
              <w:top w:val="nil"/>
              <w:left w:val="nil"/>
              <w:bottom w:val="nil"/>
              <w:right w:val="nil"/>
            </w:tcBorders>
            <w:shd w:val="clear" w:color="auto" w:fill="auto"/>
            <w:vAlign w:val="bottom"/>
          </w:tcPr>
          <w:p w14:paraId="0000007D"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873" w:type="dxa"/>
            <w:tcBorders>
              <w:top w:val="nil"/>
              <w:left w:val="nil"/>
              <w:bottom w:val="nil"/>
              <w:right w:val="nil"/>
            </w:tcBorders>
            <w:shd w:val="clear" w:color="auto" w:fill="auto"/>
            <w:vAlign w:val="bottom"/>
          </w:tcPr>
          <w:p w14:paraId="0000007E" w14:textId="77777777" w:rsidR="00B133DD" w:rsidRDefault="00A50CB3">
            <w:pPr>
              <w:spacing w:after="0"/>
              <w:jc w:val="center"/>
              <w:rPr>
                <w:rFonts w:ascii="Arial" w:eastAsia="Arial" w:hAnsi="Arial" w:cs="Arial"/>
                <w:color w:val="000000"/>
              </w:rPr>
            </w:pPr>
            <w:r>
              <w:rPr>
                <w:rFonts w:ascii="Arial" w:eastAsia="Arial" w:hAnsi="Arial" w:cs="Arial"/>
                <w:color w:val="000000"/>
              </w:rPr>
              <w:t>0.45</w:t>
            </w:r>
          </w:p>
        </w:tc>
        <w:tc>
          <w:tcPr>
            <w:tcW w:w="1432" w:type="dxa"/>
            <w:tcBorders>
              <w:top w:val="nil"/>
              <w:left w:val="nil"/>
              <w:bottom w:val="nil"/>
              <w:right w:val="nil"/>
            </w:tcBorders>
            <w:shd w:val="clear" w:color="auto" w:fill="auto"/>
            <w:vAlign w:val="bottom"/>
          </w:tcPr>
          <w:p w14:paraId="0000007F" w14:textId="77777777" w:rsidR="00B133DD" w:rsidRDefault="00A50CB3">
            <w:pPr>
              <w:spacing w:after="0"/>
              <w:rPr>
                <w:rFonts w:ascii="Arial" w:eastAsia="Arial" w:hAnsi="Arial" w:cs="Arial"/>
                <w:color w:val="000000"/>
              </w:rPr>
            </w:pPr>
            <w:r>
              <w:rPr>
                <w:rFonts w:ascii="Arial" w:eastAsia="Arial" w:hAnsi="Arial" w:cs="Arial"/>
                <w:color w:val="000000"/>
              </w:rPr>
              <w:t>[0.37, 0.54]</w:t>
            </w:r>
          </w:p>
        </w:tc>
        <w:tc>
          <w:tcPr>
            <w:tcW w:w="1177" w:type="dxa"/>
            <w:tcBorders>
              <w:top w:val="nil"/>
              <w:left w:val="nil"/>
              <w:bottom w:val="nil"/>
              <w:right w:val="nil"/>
            </w:tcBorders>
            <w:shd w:val="clear" w:color="auto" w:fill="auto"/>
            <w:vAlign w:val="bottom"/>
          </w:tcPr>
          <w:p w14:paraId="00000080"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81" w14:textId="77777777" w:rsidR="00B133DD" w:rsidRDefault="00A50CB3">
            <w:pPr>
              <w:spacing w:after="0"/>
              <w:rPr>
                <w:rFonts w:ascii="Arial" w:eastAsia="Arial" w:hAnsi="Arial" w:cs="Arial"/>
                <w:color w:val="000000"/>
              </w:rPr>
            </w:pPr>
            <w:r>
              <w:rPr>
                <w:rFonts w:ascii="Arial" w:eastAsia="Arial" w:hAnsi="Arial" w:cs="Arial"/>
                <w:color w:val="000000"/>
              </w:rPr>
              <w:t>[2.14, 2.64]</w:t>
            </w:r>
          </w:p>
        </w:tc>
        <w:tc>
          <w:tcPr>
            <w:tcW w:w="1231" w:type="dxa"/>
            <w:tcBorders>
              <w:top w:val="nil"/>
              <w:left w:val="nil"/>
              <w:bottom w:val="nil"/>
              <w:right w:val="nil"/>
            </w:tcBorders>
            <w:shd w:val="clear" w:color="auto" w:fill="auto"/>
            <w:vAlign w:val="bottom"/>
          </w:tcPr>
          <w:p w14:paraId="00000082" w14:textId="77777777" w:rsidR="00B133DD" w:rsidRDefault="00A50CB3">
            <w:pPr>
              <w:spacing w:after="0"/>
              <w:jc w:val="center"/>
              <w:rPr>
                <w:rFonts w:ascii="Arial" w:eastAsia="Arial" w:hAnsi="Arial" w:cs="Arial"/>
                <w:color w:val="000000"/>
              </w:rPr>
            </w:pPr>
            <w:r>
              <w:rPr>
                <w:rFonts w:ascii="Arial" w:eastAsia="Arial" w:hAnsi="Arial" w:cs="Arial"/>
                <w:color w:val="000000"/>
              </w:rPr>
              <w:t>-1.93</w:t>
            </w:r>
          </w:p>
        </w:tc>
        <w:tc>
          <w:tcPr>
            <w:tcW w:w="1513" w:type="dxa"/>
            <w:tcBorders>
              <w:top w:val="nil"/>
              <w:left w:val="nil"/>
              <w:bottom w:val="nil"/>
              <w:right w:val="nil"/>
            </w:tcBorders>
            <w:shd w:val="clear" w:color="auto" w:fill="auto"/>
            <w:vAlign w:val="bottom"/>
          </w:tcPr>
          <w:p w14:paraId="00000083" w14:textId="77777777" w:rsidR="00B133DD" w:rsidRDefault="00A50CB3">
            <w:pPr>
              <w:spacing w:after="0"/>
              <w:rPr>
                <w:rFonts w:ascii="Arial" w:eastAsia="Arial" w:hAnsi="Arial" w:cs="Arial"/>
                <w:color w:val="000000"/>
              </w:rPr>
            </w:pPr>
            <w:r>
              <w:rPr>
                <w:rFonts w:ascii="Arial" w:eastAsia="Arial" w:hAnsi="Arial" w:cs="Arial"/>
                <w:color w:val="000000"/>
              </w:rPr>
              <w:t>[-1.77, -2.10]</w:t>
            </w:r>
          </w:p>
        </w:tc>
        <w:tc>
          <w:tcPr>
            <w:tcW w:w="254" w:type="dxa"/>
            <w:vAlign w:val="center"/>
          </w:tcPr>
          <w:p w14:paraId="00000084" w14:textId="77777777" w:rsidR="00B133DD" w:rsidRDefault="00B133DD">
            <w:pPr>
              <w:spacing w:after="0"/>
              <w:rPr>
                <w:rFonts w:ascii="Times New Roman" w:eastAsia="Times New Roman" w:hAnsi="Times New Roman" w:cs="Times New Roman"/>
                <w:sz w:val="20"/>
                <w:szCs w:val="20"/>
              </w:rPr>
            </w:pPr>
          </w:p>
        </w:tc>
      </w:tr>
      <w:tr w:rsidR="00B133DD" w14:paraId="765A006F" w14:textId="77777777" w:rsidTr="0083595B">
        <w:trPr>
          <w:trHeight w:val="204"/>
        </w:trPr>
        <w:tc>
          <w:tcPr>
            <w:tcW w:w="1612" w:type="dxa"/>
            <w:tcBorders>
              <w:top w:val="nil"/>
              <w:left w:val="nil"/>
              <w:bottom w:val="nil"/>
              <w:right w:val="nil"/>
            </w:tcBorders>
            <w:shd w:val="clear" w:color="auto" w:fill="auto"/>
            <w:vAlign w:val="bottom"/>
          </w:tcPr>
          <w:p w14:paraId="00000085"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5" w:type="dxa"/>
            <w:tcBorders>
              <w:top w:val="nil"/>
              <w:left w:val="nil"/>
              <w:bottom w:val="nil"/>
              <w:right w:val="nil"/>
            </w:tcBorders>
            <w:shd w:val="clear" w:color="auto" w:fill="auto"/>
            <w:vAlign w:val="bottom"/>
          </w:tcPr>
          <w:p w14:paraId="00000086"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873" w:type="dxa"/>
            <w:tcBorders>
              <w:top w:val="nil"/>
              <w:left w:val="nil"/>
              <w:bottom w:val="nil"/>
              <w:right w:val="nil"/>
            </w:tcBorders>
            <w:shd w:val="clear" w:color="auto" w:fill="auto"/>
            <w:vAlign w:val="bottom"/>
          </w:tcPr>
          <w:p w14:paraId="00000087" w14:textId="77777777" w:rsidR="00B133DD" w:rsidRDefault="00A50CB3">
            <w:pPr>
              <w:spacing w:after="0"/>
              <w:jc w:val="center"/>
              <w:rPr>
                <w:rFonts w:ascii="Arial" w:eastAsia="Arial" w:hAnsi="Arial" w:cs="Arial"/>
                <w:color w:val="000000"/>
              </w:rPr>
            </w:pPr>
            <w:r>
              <w:rPr>
                <w:rFonts w:ascii="Arial" w:eastAsia="Arial" w:hAnsi="Arial" w:cs="Arial"/>
                <w:color w:val="000000"/>
              </w:rPr>
              <w:t>0.74</w:t>
            </w:r>
          </w:p>
        </w:tc>
        <w:tc>
          <w:tcPr>
            <w:tcW w:w="1432" w:type="dxa"/>
            <w:tcBorders>
              <w:top w:val="nil"/>
              <w:left w:val="nil"/>
              <w:bottom w:val="nil"/>
              <w:right w:val="nil"/>
            </w:tcBorders>
            <w:shd w:val="clear" w:color="auto" w:fill="auto"/>
            <w:vAlign w:val="bottom"/>
          </w:tcPr>
          <w:p w14:paraId="00000088" w14:textId="77777777" w:rsidR="00B133DD" w:rsidRDefault="00A50CB3">
            <w:pPr>
              <w:spacing w:after="0"/>
              <w:rPr>
                <w:rFonts w:ascii="Arial" w:eastAsia="Arial" w:hAnsi="Arial" w:cs="Arial"/>
                <w:color w:val="000000"/>
              </w:rPr>
            </w:pPr>
            <w:r>
              <w:rPr>
                <w:rFonts w:ascii="Arial" w:eastAsia="Arial" w:hAnsi="Arial" w:cs="Arial"/>
                <w:color w:val="000000"/>
              </w:rPr>
              <w:t>[0.68, 0.80]</w:t>
            </w:r>
          </w:p>
        </w:tc>
        <w:tc>
          <w:tcPr>
            <w:tcW w:w="1177" w:type="dxa"/>
            <w:tcBorders>
              <w:top w:val="nil"/>
              <w:left w:val="nil"/>
              <w:bottom w:val="nil"/>
              <w:right w:val="nil"/>
            </w:tcBorders>
            <w:shd w:val="clear" w:color="auto" w:fill="auto"/>
            <w:vAlign w:val="bottom"/>
          </w:tcPr>
          <w:p w14:paraId="00000089" w14:textId="77777777" w:rsidR="00B133DD" w:rsidRDefault="00A50CB3">
            <w:pPr>
              <w:spacing w:after="0"/>
              <w:jc w:val="center"/>
              <w:rPr>
                <w:rFonts w:ascii="Arial" w:eastAsia="Arial" w:hAnsi="Arial" w:cs="Arial"/>
                <w:color w:val="000000"/>
              </w:rPr>
            </w:pPr>
            <w:r>
              <w:rPr>
                <w:rFonts w:ascii="Arial" w:eastAsia="Arial" w:hAnsi="Arial" w:cs="Arial"/>
                <w:color w:val="000000"/>
              </w:rPr>
              <w:t>1.91</w:t>
            </w:r>
          </w:p>
        </w:tc>
        <w:tc>
          <w:tcPr>
            <w:tcW w:w="1331" w:type="dxa"/>
            <w:tcBorders>
              <w:top w:val="nil"/>
              <w:left w:val="nil"/>
              <w:bottom w:val="nil"/>
              <w:right w:val="nil"/>
            </w:tcBorders>
            <w:shd w:val="clear" w:color="auto" w:fill="auto"/>
            <w:vAlign w:val="bottom"/>
          </w:tcPr>
          <w:p w14:paraId="0000008A" w14:textId="77777777" w:rsidR="00B133DD" w:rsidRDefault="00A50CB3">
            <w:pPr>
              <w:spacing w:after="0"/>
              <w:rPr>
                <w:rFonts w:ascii="Arial" w:eastAsia="Arial" w:hAnsi="Arial" w:cs="Arial"/>
                <w:color w:val="000000"/>
              </w:rPr>
            </w:pPr>
            <w:r>
              <w:rPr>
                <w:rFonts w:ascii="Arial" w:eastAsia="Arial" w:hAnsi="Arial" w:cs="Arial"/>
                <w:color w:val="000000"/>
              </w:rPr>
              <w:t xml:space="preserve">[1.75, 2.07] </w:t>
            </w:r>
          </w:p>
        </w:tc>
        <w:tc>
          <w:tcPr>
            <w:tcW w:w="1231" w:type="dxa"/>
            <w:tcBorders>
              <w:top w:val="nil"/>
              <w:left w:val="nil"/>
              <w:bottom w:val="nil"/>
              <w:right w:val="nil"/>
            </w:tcBorders>
            <w:shd w:val="clear" w:color="auto" w:fill="auto"/>
            <w:vAlign w:val="bottom"/>
          </w:tcPr>
          <w:p w14:paraId="0000008B" w14:textId="77777777" w:rsidR="00B133DD" w:rsidRDefault="00A50CB3">
            <w:pPr>
              <w:spacing w:after="0"/>
              <w:jc w:val="center"/>
              <w:rPr>
                <w:rFonts w:ascii="Arial" w:eastAsia="Arial" w:hAnsi="Arial" w:cs="Arial"/>
                <w:color w:val="000000"/>
              </w:rPr>
            </w:pPr>
            <w:r>
              <w:rPr>
                <w:rFonts w:ascii="Arial" w:eastAsia="Arial" w:hAnsi="Arial" w:cs="Arial"/>
                <w:color w:val="000000"/>
              </w:rPr>
              <w:t>-1.17</w:t>
            </w:r>
          </w:p>
        </w:tc>
        <w:tc>
          <w:tcPr>
            <w:tcW w:w="1513" w:type="dxa"/>
            <w:tcBorders>
              <w:top w:val="nil"/>
              <w:left w:val="nil"/>
              <w:bottom w:val="nil"/>
              <w:right w:val="nil"/>
            </w:tcBorders>
            <w:shd w:val="clear" w:color="auto" w:fill="auto"/>
            <w:vAlign w:val="bottom"/>
          </w:tcPr>
          <w:p w14:paraId="0000008C" w14:textId="77777777" w:rsidR="00B133DD" w:rsidRDefault="00A50CB3">
            <w:pPr>
              <w:spacing w:after="0"/>
              <w:rPr>
                <w:rFonts w:ascii="Arial" w:eastAsia="Arial" w:hAnsi="Arial" w:cs="Arial"/>
                <w:color w:val="000000"/>
              </w:rPr>
            </w:pPr>
            <w:r>
              <w:rPr>
                <w:rFonts w:ascii="Arial" w:eastAsia="Arial" w:hAnsi="Arial" w:cs="Arial"/>
                <w:color w:val="000000"/>
              </w:rPr>
              <w:t>[-1.07, -1.26]</w:t>
            </w:r>
          </w:p>
        </w:tc>
        <w:tc>
          <w:tcPr>
            <w:tcW w:w="254" w:type="dxa"/>
            <w:vAlign w:val="center"/>
          </w:tcPr>
          <w:p w14:paraId="0000008D" w14:textId="77777777" w:rsidR="00B133DD" w:rsidRDefault="00B133DD">
            <w:pPr>
              <w:spacing w:after="0"/>
              <w:rPr>
                <w:rFonts w:ascii="Times New Roman" w:eastAsia="Times New Roman" w:hAnsi="Times New Roman" w:cs="Times New Roman"/>
                <w:sz w:val="20"/>
                <w:szCs w:val="20"/>
              </w:rPr>
            </w:pPr>
          </w:p>
        </w:tc>
      </w:tr>
      <w:tr w:rsidR="00B133DD" w14:paraId="75CF96AF" w14:textId="77777777" w:rsidTr="0083595B">
        <w:trPr>
          <w:trHeight w:val="204"/>
        </w:trPr>
        <w:tc>
          <w:tcPr>
            <w:tcW w:w="1612" w:type="dxa"/>
            <w:tcBorders>
              <w:top w:val="nil"/>
              <w:left w:val="nil"/>
              <w:bottom w:val="nil"/>
              <w:right w:val="nil"/>
            </w:tcBorders>
            <w:shd w:val="clear" w:color="auto" w:fill="auto"/>
            <w:vAlign w:val="bottom"/>
          </w:tcPr>
          <w:p w14:paraId="0000008E"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5" w:type="dxa"/>
            <w:tcBorders>
              <w:top w:val="nil"/>
              <w:left w:val="nil"/>
              <w:bottom w:val="nil"/>
              <w:right w:val="nil"/>
            </w:tcBorders>
            <w:shd w:val="clear" w:color="auto" w:fill="auto"/>
            <w:vAlign w:val="bottom"/>
          </w:tcPr>
          <w:p w14:paraId="0000008F"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873" w:type="dxa"/>
            <w:tcBorders>
              <w:top w:val="nil"/>
              <w:left w:val="nil"/>
              <w:bottom w:val="nil"/>
              <w:right w:val="nil"/>
            </w:tcBorders>
            <w:shd w:val="clear" w:color="auto" w:fill="auto"/>
            <w:vAlign w:val="bottom"/>
          </w:tcPr>
          <w:p w14:paraId="00000090"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432" w:type="dxa"/>
            <w:tcBorders>
              <w:top w:val="nil"/>
              <w:left w:val="nil"/>
              <w:bottom w:val="nil"/>
              <w:right w:val="nil"/>
            </w:tcBorders>
            <w:shd w:val="clear" w:color="auto" w:fill="auto"/>
            <w:vAlign w:val="bottom"/>
          </w:tcPr>
          <w:p w14:paraId="00000091" w14:textId="77777777" w:rsidR="00B133DD" w:rsidRDefault="00A50CB3">
            <w:pPr>
              <w:spacing w:after="0"/>
              <w:rPr>
                <w:rFonts w:ascii="Arial" w:eastAsia="Arial" w:hAnsi="Arial" w:cs="Arial"/>
                <w:color w:val="000000"/>
              </w:rPr>
            </w:pPr>
            <w:r>
              <w:rPr>
                <w:rFonts w:ascii="Arial" w:eastAsia="Arial" w:hAnsi="Arial" w:cs="Arial"/>
                <w:color w:val="000000"/>
              </w:rPr>
              <w:t>[-0.22, -0.1]</w:t>
            </w:r>
          </w:p>
        </w:tc>
        <w:tc>
          <w:tcPr>
            <w:tcW w:w="1177" w:type="dxa"/>
            <w:tcBorders>
              <w:top w:val="nil"/>
              <w:left w:val="nil"/>
              <w:bottom w:val="nil"/>
              <w:right w:val="nil"/>
            </w:tcBorders>
            <w:shd w:val="clear" w:color="auto" w:fill="auto"/>
            <w:vAlign w:val="bottom"/>
          </w:tcPr>
          <w:p w14:paraId="00000092" w14:textId="77777777" w:rsidR="00B133DD" w:rsidRDefault="00A50CB3">
            <w:pPr>
              <w:spacing w:after="0"/>
              <w:jc w:val="center"/>
              <w:rPr>
                <w:rFonts w:ascii="Arial" w:eastAsia="Arial" w:hAnsi="Arial" w:cs="Arial"/>
                <w:color w:val="000000"/>
              </w:rPr>
            </w:pPr>
            <w:r>
              <w:rPr>
                <w:rFonts w:ascii="Arial" w:eastAsia="Arial" w:hAnsi="Arial" w:cs="Arial"/>
                <w:color w:val="000000"/>
              </w:rPr>
              <w:t>1.09</w:t>
            </w:r>
          </w:p>
        </w:tc>
        <w:tc>
          <w:tcPr>
            <w:tcW w:w="1331" w:type="dxa"/>
            <w:tcBorders>
              <w:top w:val="nil"/>
              <w:left w:val="nil"/>
              <w:bottom w:val="nil"/>
              <w:right w:val="nil"/>
            </w:tcBorders>
            <w:shd w:val="clear" w:color="auto" w:fill="auto"/>
            <w:vAlign w:val="bottom"/>
          </w:tcPr>
          <w:p w14:paraId="00000093" w14:textId="77777777" w:rsidR="00B133DD" w:rsidRDefault="00A50CB3">
            <w:pPr>
              <w:spacing w:after="0"/>
              <w:rPr>
                <w:rFonts w:ascii="Arial" w:eastAsia="Arial" w:hAnsi="Arial" w:cs="Arial"/>
                <w:color w:val="000000"/>
              </w:rPr>
            </w:pPr>
            <w:r>
              <w:rPr>
                <w:rFonts w:ascii="Arial" w:eastAsia="Arial" w:hAnsi="Arial" w:cs="Arial"/>
                <w:color w:val="000000"/>
              </w:rPr>
              <w:t>[1.05, 1.13]</w:t>
            </w:r>
          </w:p>
        </w:tc>
        <w:tc>
          <w:tcPr>
            <w:tcW w:w="1231" w:type="dxa"/>
            <w:tcBorders>
              <w:top w:val="nil"/>
              <w:left w:val="nil"/>
              <w:bottom w:val="nil"/>
              <w:right w:val="nil"/>
            </w:tcBorders>
            <w:shd w:val="clear" w:color="auto" w:fill="auto"/>
            <w:vAlign w:val="bottom"/>
          </w:tcPr>
          <w:p w14:paraId="00000094"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13" w:type="dxa"/>
            <w:tcBorders>
              <w:top w:val="nil"/>
              <w:left w:val="nil"/>
              <w:bottom w:val="nil"/>
              <w:right w:val="nil"/>
            </w:tcBorders>
            <w:shd w:val="clear" w:color="auto" w:fill="auto"/>
            <w:vAlign w:val="bottom"/>
          </w:tcPr>
          <w:p w14:paraId="00000095" w14:textId="77777777" w:rsidR="00B133DD" w:rsidRDefault="00A50CB3">
            <w:pPr>
              <w:spacing w:after="0"/>
              <w:rPr>
                <w:rFonts w:ascii="Arial" w:eastAsia="Arial" w:hAnsi="Arial" w:cs="Arial"/>
                <w:color w:val="000000"/>
              </w:rPr>
            </w:pPr>
            <w:r>
              <w:rPr>
                <w:rFonts w:ascii="Arial" w:eastAsia="Arial" w:hAnsi="Arial" w:cs="Arial"/>
                <w:color w:val="000000"/>
              </w:rPr>
              <w:t>[-1.27, -1.25]</w:t>
            </w:r>
          </w:p>
        </w:tc>
        <w:tc>
          <w:tcPr>
            <w:tcW w:w="254" w:type="dxa"/>
            <w:vAlign w:val="center"/>
          </w:tcPr>
          <w:p w14:paraId="00000096" w14:textId="77777777" w:rsidR="00B133DD" w:rsidRDefault="00B133DD">
            <w:pPr>
              <w:spacing w:after="0"/>
              <w:rPr>
                <w:rFonts w:ascii="Times New Roman" w:eastAsia="Times New Roman" w:hAnsi="Times New Roman" w:cs="Times New Roman"/>
                <w:sz w:val="20"/>
                <w:szCs w:val="20"/>
              </w:rPr>
            </w:pPr>
          </w:p>
        </w:tc>
      </w:tr>
      <w:tr w:rsidR="00B133DD" w14:paraId="37D4BB39" w14:textId="77777777" w:rsidTr="0083595B">
        <w:trPr>
          <w:trHeight w:val="204"/>
        </w:trPr>
        <w:tc>
          <w:tcPr>
            <w:tcW w:w="1612" w:type="dxa"/>
            <w:tcBorders>
              <w:top w:val="nil"/>
              <w:left w:val="nil"/>
              <w:bottom w:val="nil"/>
              <w:right w:val="nil"/>
            </w:tcBorders>
            <w:shd w:val="clear" w:color="auto" w:fill="auto"/>
            <w:vAlign w:val="bottom"/>
          </w:tcPr>
          <w:p w14:paraId="00000097"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5" w:type="dxa"/>
            <w:tcBorders>
              <w:top w:val="nil"/>
              <w:left w:val="nil"/>
              <w:bottom w:val="nil"/>
              <w:right w:val="nil"/>
            </w:tcBorders>
            <w:shd w:val="clear" w:color="auto" w:fill="auto"/>
            <w:vAlign w:val="bottom"/>
          </w:tcPr>
          <w:p w14:paraId="00000098"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873" w:type="dxa"/>
            <w:tcBorders>
              <w:top w:val="nil"/>
              <w:left w:val="nil"/>
              <w:bottom w:val="nil"/>
              <w:right w:val="nil"/>
            </w:tcBorders>
            <w:shd w:val="clear" w:color="auto" w:fill="auto"/>
            <w:vAlign w:val="bottom"/>
          </w:tcPr>
          <w:p w14:paraId="00000099" w14:textId="77777777" w:rsidR="00B133DD" w:rsidRDefault="00A50CB3">
            <w:pPr>
              <w:spacing w:after="0"/>
              <w:jc w:val="center"/>
              <w:rPr>
                <w:rFonts w:ascii="Arial" w:eastAsia="Arial" w:hAnsi="Arial" w:cs="Arial"/>
                <w:color w:val="000000"/>
              </w:rPr>
            </w:pPr>
            <w:r>
              <w:rPr>
                <w:rFonts w:ascii="Arial" w:eastAsia="Arial" w:hAnsi="Arial" w:cs="Arial"/>
                <w:color w:val="000000"/>
              </w:rPr>
              <w:t>4.39</w:t>
            </w:r>
          </w:p>
        </w:tc>
        <w:tc>
          <w:tcPr>
            <w:tcW w:w="1432" w:type="dxa"/>
            <w:tcBorders>
              <w:top w:val="nil"/>
              <w:left w:val="nil"/>
              <w:bottom w:val="nil"/>
              <w:right w:val="nil"/>
            </w:tcBorders>
            <w:shd w:val="clear" w:color="auto" w:fill="auto"/>
            <w:vAlign w:val="bottom"/>
          </w:tcPr>
          <w:p w14:paraId="0000009A" w14:textId="77777777" w:rsidR="00B133DD" w:rsidRDefault="00A50CB3">
            <w:pPr>
              <w:spacing w:after="0"/>
              <w:rPr>
                <w:rFonts w:ascii="Arial" w:eastAsia="Arial" w:hAnsi="Arial" w:cs="Arial"/>
                <w:color w:val="000000"/>
              </w:rPr>
            </w:pPr>
            <w:r>
              <w:rPr>
                <w:rFonts w:ascii="Arial" w:eastAsia="Arial" w:hAnsi="Arial" w:cs="Arial"/>
                <w:color w:val="000000"/>
              </w:rPr>
              <w:t>[4.33, 4.46]</w:t>
            </w:r>
          </w:p>
        </w:tc>
        <w:tc>
          <w:tcPr>
            <w:tcW w:w="1177" w:type="dxa"/>
            <w:tcBorders>
              <w:top w:val="nil"/>
              <w:left w:val="nil"/>
              <w:bottom w:val="nil"/>
              <w:right w:val="nil"/>
            </w:tcBorders>
            <w:shd w:val="clear" w:color="auto" w:fill="auto"/>
            <w:vAlign w:val="bottom"/>
          </w:tcPr>
          <w:p w14:paraId="0000009B" w14:textId="77777777" w:rsidR="00B133DD" w:rsidRDefault="00A50CB3">
            <w:pPr>
              <w:spacing w:after="0"/>
              <w:jc w:val="center"/>
              <w:rPr>
                <w:rFonts w:ascii="Arial" w:eastAsia="Arial" w:hAnsi="Arial" w:cs="Arial"/>
                <w:color w:val="000000"/>
              </w:rPr>
            </w:pPr>
            <w:r>
              <w:rPr>
                <w:rFonts w:ascii="Arial" w:eastAsia="Arial" w:hAnsi="Arial" w:cs="Arial"/>
                <w:color w:val="000000"/>
              </w:rPr>
              <w:t>4.74</w:t>
            </w:r>
          </w:p>
        </w:tc>
        <w:tc>
          <w:tcPr>
            <w:tcW w:w="1331" w:type="dxa"/>
            <w:tcBorders>
              <w:top w:val="nil"/>
              <w:left w:val="nil"/>
              <w:bottom w:val="nil"/>
              <w:right w:val="nil"/>
            </w:tcBorders>
            <w:shd w:val="clear" w:color="auto" w:fill="auto"/>
            <w:vAlign w:val="bottom"/>
          </w:tcPr>
          <w:p w14:paraId="0000009C" w14:textId="77777777" w:rsidR="00B133DD" w:rsidRDefault="00A50CB3">
            <w:pPr>
              <w:spacing w:after="0"/>
              <w:rPr>
                <w:rFonts w:ascii="Arial" w:eastAsia="Arial" w:hAnsi="Arial" w:cs="Arial"/>
                <w:color w:val="000000"/>
              </w:rPr>
            </w:pPr>
            <w:r>
              <w:rPr>
                <w:rFonts w:ascii="Arial" w:eastAsia="Arial" w:hAnsi="Arial" w:cs="Arial"/>
                <w:color w:val="000000"/>
              </w:rPr>
              <w:t>[4.57, 4.93]</w:t>
            </w:r>
          </w:p>
        </w:tc>
        <w:tc>
          <w:tcPr>
            <w:tcW w:w="1231" w:type="dxa"/>
            <w:tcBorders>
              <w:top w:val="nil"/>
              <w:left w:val="nil"/>
              <w:bottom w:val="nil"/>
              <w:right w:val="nil"/>
            </w:tcBorders>
            <w:shd w:val="clear" w:color="auto" w:fill="auto"/>
            <w:vAlign w:val="bottom"/>
          </w:tcPr>
          <w:p w14:paraId="0000009D" w14:textId="77777777" w:rsidR="00B133DD" w:rsidRDefault="00A50CB3">
            <w:pPr>
              <w:spacing w:after="0"/>
              <w:jc w:val="center"/>
              <w:rPr>
                <w:rFonts w:ascii="Arial" w:eastAsia="Arial" w:hAnsi="Arial" w:cs="Arial"/>
                <w:color w:val="000000"/>
              </w:rPr>
            </w:pPr>
            <w:r>
              <w:rPr>
                <w:rFonts w:ascii="Arial" w:eastAsia="Arial" w:hAnsi="Arial" w:cs="Arial"/>
                <w:color w:val="000000"/>
              </w:rPr>
              <w:t>-0.35</w:t>
            </w:r>
          </w:p>
        </w:tc>
        <w:tc>
          <w:tcPr>
            <w:tcW w:w="1513" w:type="dxa"/>
            <w:tcBorders>
              <w:top w:val="nil"/>
              <w:left w:val="nil"/>
              <w:bottom w:val="nil"/>
              <w:right w:val="nil"/>
            </w:tcBorders>
            <w:shd w:val="clear" w:color="auto" w:fill="auto"/>
            <w:vAlign w:val="bottom"/>
          </w:tcPr>
          <w:p w14:paraId="0000009E" w14:textId="77777777" w:rsidR="00B133DD" w:rsidRDefault="00A50CB3">
            <w:pPr>
              <w:spacing w:after="0"/>
              <w:rPr>
                <w:rFonts w:ascii="Arial" w:eastAsia="Arial" w:hAnsi="Arial" w:cs="Arial"/>
                <w:color w:val="000000"/>
              </w:rPr>
            </w:pPr>
            <w:r>
              <w:rPr>
                <w:rFonts w:ascii="Arial" w:eastAsia="Arial" w:hAnsi="Arial" w:cs="Arial"/>
                <w:color w:val="000000"/>
              </w:rPr>
              <w:t>[-0.24, -0.46]</w:t>
            </w:r>
          </w:p>
        </w:tc>
        <w:tc>
          <w:tcPr>
            <w:tcW w:w="254" w:type="dxa"/>
            <w:vAlign w:val="center"/>
          </w:tcPr>
          <w:p w14:paraId="0000009F" w14:textId="77777777" w:rsidR="00B133DD" w:rsidRDefault="00B133DD">
            <w:pPr>
              <w:spacing w:after="0"/>
              <w:rPr>
                <w:rFonts w:ascii="Times New Roman" w:eastAsia="Times New Roman" w:hAnsi="Times New Roman" w:cs="Times New Roman"/>
                <w:sz w:val="20"/>
                <w:szCs w:val="20"/>
              </w:rPr>
            </w:pPr>
          </w:p>
        </w:tc>
      </w:tr>
      <w:tr w:rsidR="00B133DD" w14:paraId="771F5916" w14:textId="77777777" w:rsidTr="0083595B">
        <w:trPr>
          <w:trHeight w:val="204"/>
        </w:trPr>
        <w:tc>
          <w:tcPr>
            <w:tcW w:w="1612" w:type="dxa"/>
            <w:tcBorders>
              <w:top w:val="nil"/>
              <w:left w:val="nil"/>
              <w:bottom w:val="nil"/>
              <w:right w:val="nil"/>
            </w:tcBorders>
            <w:shd w:val="clear" w:color="auto" w:fill="auto"/>
            <w:vAlign w:val="bottom"/>
          </w:tcPr>
          <w:p w14:paraId="000000A0"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5" w:type="dxa"/>
            <w:tcBorders>
              <w:top w:val="nil"/>
              <w:left w:val="nil"/>
              <w:bottom w:val="nil"/>
              <w:right w:val="nil"/>
            </w:tcBorders>
            <w:shd w:val="clear" w:color="auto" w:fill="auto"/>
            <w:vAlign w:val="bottom"/>
          </w:tcPr>
          <w:p w14:paraId="000000A1"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873" w:type="dxa"/>
            <w:tcBorders>
              <w:top w:val="nil"/>
              <w:left w:val="nil"/>
              <w:bottom w:val="nil"/>
              <w:right w:val="nil"/>
            </w:tcBorders>
            <w:shd w:val="clear" w:color="auto" w:fill="auto"/>
            <w:vAlign w:val="bottom"/>
          </w:tcPr>
          <w:p w14:paraId="000000A2" w14:textId="77777777" w:rsidR="00B133DD" w:rsidRDefault="00A50CB3">
            <w:pPr>
              <w:spacing w:after="0"/>
              <w:jc w:val="center"/>
              <w:rPr>
                <w:rFonts w:ascii="Arial" w:eastAsia="Arial" w:hAnsi="Arial" w:cs="Arial"/>
                <w:color w:val="000000"/>
              </w:rPr>
            </w:pPr>
            <w:r>
              <w:rPr>
                <w:rFonts w:ascii="Arial" w:eastAsia="Arial" w:hAnsi="Arial" w:cs="Arial"/>
                <w:color w:val="000000"/>
              </w:rPr>
              <w:t>1.58</w:t>
            </w:r>
          </w:p>
        </w:tc>
        <w:tc>
          <w:tcPr>
            <w:tcW w:w="1432" w:type="dxa"/>
            <w:tcBorders>
              <w:top w:val="nil"/>
              <w:left w:val="nil"/>
              <w:bottom w:val="nil"/>
              <w:right w:val="nil"/>
            </w:tcBorders>
            <w:shd w:val="clear" w:color="auto" w:fill="auto"/>
            <w:vAlign w:val="bottom"/>
          </w:tcPr>
          <w:p w14:paraId="000000A3" w14:textId="77777777" w:rsidR="00B133DD" w:rsidRDefault="00A50CB3">
            <w:pPr>
              <w:spacing w:after="0"/>
              <w:rPr>
                <w:rFonts w:ascii="Arial" w:eastAsia="Arial" w:hAnsi="Arial" w:cs="Arial"/>
                <w:color w:val="000000"/>
              </w:rPr>
            </w:pPr>
            <w:r>
              <w:rPr>
                <w:rFonts w:ascii="Arial" w:eastAsia="Arial" w:hAnsi="Arial" w:cs="Arial"/>
                <w:color w:val="000000"/>
              </w:rPr>
              <w:t>[1.57, 1.60]</w:t>
            </w:r>
          </w:p>
        </w:tc>
        <w:tc>
          <w:tcPr>
            <w:tcW w:w="1177" w:type="dxa"/>
            <w:tcBorders>
              <w:top w:val="nil"/>
              <w:left w:val="nil"/>
              <w:bottom w:val="nil"/>
              <w:right w:val="nil"/>
            </w:tcBorders>
            <w:shd w:val="clear" w:color="auto" w:fill="auto"/>
            <w:vAlign w:val="bottom"/>
          </w:tcPr>
          <w:p w14:paraId="000000A4" w14:textId="77777777" w:rsidR="00B133DD" w:rsidRDefault="00A50CB3">
            <w:pPr>
              <w:spacing w:after="0"/>
              <w:jc w:val="center"/>
              <w:rPr>
                <w:rFonts w:ascii="Arial" w:eastAsia="Arial" w:hAnsi="Arial" w:cs="Arial"/>
                <w:color w:val="000000"/>
              </w:rPr>
            </w:pPr>
            <w:r>
              <w:rPr>
                <w:rFonts w:ascii="Arial" w:eastAsia="Arial" w:hAnsi="Arial" w:cs="Arial"/>
                <w:color w:val="000000"/>
              </w:rPr>
              <w:t>1.86</w:t>
            </w:r>
          </w:p>
        </w:tc>
        <w:tc>
          <w:tcPr>
            <w:tcW w:w="1331" w:type="dxa"/>
            <w:tcBorders>
              <w:top w:val="nil"/>
              <w:left w:val="nil"/>
              <w:bottom w:val="nil"/>
              <w:right w:val="nil"/>
            </w:tcBorders>
            <w:shd w:val="clear" w:color="auto" w:fill="auto"/>
            <w:vAlign w:val="bottom"/>
          </w:tcPr>
          <w:p w14:paraId="000000A5" w14:textId="77777777" w:rsidR="00B133DD" w:rsidRDefault="00A50CB3">
            <w:pPr>
              <w:spacing w:after="0"/>
              <w:rPr>
                <w:rFonts w:ascii="Arial" w:eastAsia="Arial" w:hAnsi="Arial" w:cs="Arial"/>
                <w:color w:val="000000"/>
              </w:rPr>
            </w:pPr>
            <w:r>
              <w:rPr>
                <w:rFonts w:ascii="Arial" w:eastAsia="Arial" w:hAnsi="Arial" w:cs="Arial"/>
                <w:color w:val="000000"/>
              </w:rPr>
              <w:t>[1.75, 1.96]</w:t>
            </w:r>
          </w:p>
        </w:tc>
        <w:tc>
          <w:tcPr>
            <w:tcW w:w="1231" w:type="dxa"/>
            <w:tcBorders>
              <w:top w:val="nil"/>
              <w:left w:val="nil"/>
              <w:bottom w:val="nil"/>
              <w:right w:val="nil"/>
            </w:tcBorders>
            <w:shd w:val="clear" w:color="auto" w:fill="auto"/>
            <w:vAlign w:val="bottom"/>
          </w:tcPr>
          <w:p w14:paraId="000000A6" w14:textId="77777777" w:rsidR="00B133DD" w:rsidRDefault="00A50CB3">
            <w:pPr>
              <w:spacing w:after="0"/>
              <w:jc w:val="center"/>
              <w:rPr>
                <w:rFonts w:ascii="Arial" w:eastAsia="Arial" w:hAnsi="Arial" w:cs="Arial"/>
                <w:color w:val="000000"/>
              </w:rPr>
            </w:pPr>
            <w:r>
              <w:rPr>
                <w:rFonts w:ascii="Arial" w:eastAsia="Arial" w:hAnsi="Arial" w:cs="Arial"/>
                <w:color w:val="000000"/>
              </w:rPr>
              <w:t>-0.28</w:t>
            </w:r>
          </w:p>
        </w:tc>
        <w:tc>
          <w:tcPr>
            <w:tcW w:w="1513" w:type="dxa"/>
            <w:tcBorders>
              <w:top w:val="nil"/>
              <w:left w:val="nil"/>
              <w:bottom w:val="nil"/>
              <w:right w:val="nil"/>
            </w:tcBorders>
            <w:shd w:val="clear" w:color="auto" w:fill="auto"/>
            <w:vAlign w:val="bottom"/>
          </w:tcPr>
          <w:p w14:paraId="000000A7" w14:textId="77777777" w:rsidR="00B133DD" w:rsidRDefault="00A50CB3">
            <w:pPr>
              <w:spacing w:after="0"/>
              <w:rPr>
                <w:rFonts w:ascii="Arial" w:eastAsia="Arial" w:hAnsi="Arial" w:cs="Arial"/>
                <w:color w:val="000000"/>
              </w:rPr>
            </w:pPr>
            <w:r>
              <w:rPr>
                <w:rFonts w:ascii="Arial" w:eastAsia="Arial" w:hAnsi="Arial" w:cs="Arial"/>
                <w:color w:val="000000"/>
              </w:rPr>
              <w:t>[-0.19, -0.37]</w:t>
            </w:r>
          </w:p>
        </w:tc>
        <w:tc>
          <w:tcPr>
            <w:tcW w:w="254" w:type="dxa"/>
            <w:vAlign w:val="center"/>
          </w:tcPr>
          <w:p w14:paraId="000000A8" w14:textId="77777777" w:rsidR="00B133DD" w:rsidRDefault="00B133DD">
            <w:pPr>
              <w:spacing w:after="0"/>
              <w:rPr>
                <w:rFonts w:ascii="Times New Roman" w:eastAsia="Times New Roman" w:hAnsi="Times New Roman" w:cs="Times New Roman"/>
                <w:sz w:val="20"/>
                <w:szCs w:val="20"/>
              </w:rPr>
            </w:pPr>
          </w:p>
        </w:tc>
      </w:tr>
      <w:tr w:rsidR="00B133DD" w14:paraId="08A9A9F7" w14:textId="77777777" w:rsidTr="0083595B">
        <w:trPr>
          <w:trHeight w:val="204"/>
        </w:trPr>
        <w:tc>
          <w:tcPr>
            <w:tcW w:w="1612" w:type="dxa"/>
            <w:tcBorders>
              <w:top w:val="nil"/>
              <w:left w:val="nil"/>
              <w:bottom w:val="nil"/>
              <w:right w:val="nil"/>
            </w:tcBorders>
            <w:shd w:val="clear" w:color="auto" w:fill="auto"/>
            <w:vAlign w:val="bottom"/>
          </w:tcPr>
          <w:p w14:paraId="000000A9"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5" w:type="dxa"/>
            <w:tcBorders>
              <w:top w:val="nil"/>
              <w:left w:val="nil"/>
              <w:bottom w:val="nil"/>
              <w:right w:val="nil"/>
            </w:tcBorders>
            <w:shd w:val="clear" w:color="auto" w:fill="auto"/>
            <w:vAlign w:val="bottom"/>
          </w:tcPr>
          <w:p w14:paraId="000000AA" w14:textId="77777777" w:rsidR="00B133DD" w:rsidRDefault="00B133DD">
            <w:pPr>
              <w:spacing w:after="0"/>
              <w:rPr>
                <w:rFonts w:ascii="Arial" w:eastAsia="Arial" w:hAnsi="Arial" w:cs="Arial"/>
                <w:color w:val="000000"/>
              </w:rPr>
            </w:pPr>
          </w:p>
        </w:tc>
        <w:tc>
          <w:tcPr>
            <w:tcW w:w="873" w:type="dxa"/>
            <w:tcBorders>
              <w:top w:val="nil"/>
              <w:left w:val="nil"/>
              <w:bottom w:val="nil"/>
              <w:right w:val="nil"/>
            </w:tcBorders>
            <w:shd w:val="clear" w:color="auto" w:fill="auto"/>
            <w:vAlign w:val="bottom"/>
          </w:tcPr>
          <w:p w14:paraId="000000AB" w14:textId="77777777" w:rsidR="00B133DD" w:rsidRDefault="00B133DD">
            <w:pPr>
              <w:spacing w:after="0"/>
              <w:jc w:val="center"/>
              <w:rPr>
                <w:rFonts w:ascii="Times New Roman" w:eastAsia="Times New Roman" w:hAnsi="Times New Roman" w:cs="Times New Roman"/>
                <w:sz w:val="20"/>
                <w:szCs w:val="20"/>
              </w:rPr>
            </w:pPr>
          </w:p>
        </w:tc>
        <w:tc>
          <w:tcPr>
            <w:tcW w:w="1432" w:type="dxa"/>
            <w:tcBorders>
              <w:top w:val="nil"/>
              <w:left w:val="nil"/>
              <w:bottom w:val="nil"/>
              <w:right w:val="nil"/>
            </w:tcBorders>
            <w:shd w:val="clear" w:color="auto" w:fill="auto"/>
            <w:vAlign w:val="bottom"/>
          </w:tcPr>
          <w:p w14:paraId="000000AC" w14:textId="77777777" w:rsidR="00B133DD" w:rsidRDefault="00B133DD">
            <w:pPr>
              <w:spacing w:after="0"/>
              <w:jc w:val="center"/>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vAlign w:val="bottom"/>
          </w:tcPr>
          <w:p w14:paraId="000000AD" w14:textId="77777777" w:rsidR="00B133DD" w:rsidRDefault="00B133DD">
            <w:pPr>
              <w:spacing w:after="0"/>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vAlign w:val="bottom"/>
          </w:tcPr>
          <w:p w14:paraId="000000AE" w14:textId="77777777" w:rsidR="00B133DD" w:rsidRDefault="00B133DD">
            <w:pPr>
              <w:spacing w:after="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vAlign w:val="bottom"/>
          </w:tcPr>
          <w:p w14:paraId="000000AF" w14:textId="77777777" w:rsidR="00B133DD" w:rsidRDefault="00B133DD">
            <w:pPr>
              <w:spacing w:after="0"/>
              <w:jc w:val="center"/>
              <w:rPr>
                <w:rFonts w:ascii="Times New Roman" w:eastAsia="Times New Roman" w:hAnsi="Times New Roman" w:cs="Times New Roman"/>
                <w:sz w:val="20"/>
                <w:szCs w:val="20"/>
              </w:rPr>
            </w:pPr>
          </w:p>
        </w:tc>
        <w:tc>
          <w:tcPr>
            <w:tcW w:w="1513" w:type="dxa"/>
            <w:tcBorders>
              <w:top w:val="nil"/>
              <w:left w:val="nil"/>
              <w:bottom w:val="nil"/>
              <w:right w:val="nil"/>
            </w:tcBorders>
            <w:shd w:val="clear" w:color="auto" w:fill="auto"/>
            <w:vAlign w:val="bottom"/>
          </w:tcPr>
          <w:p w14:paraId="000000B0" w14:textId="77777777" w:rsidR="00B133DD" w:rsidRDefault="00B133DD">
            <w:pPr>
              <w:spacing w:after="0"/>
              <w:jc w:val="center"/>
              <w:rPr>
                <w:rFonts w:ascii="Times New Roman" w:eastAsia="Times New Roman" w:hAnsi="Times New Roman" w:cs="Times New Roman"/>
                <w:sz w:val="20"/>
                <w:szCs w:val="20"/>
              </w:rPr>
            </w:pPr>
          </w:p>
        </w:tc>
        <w:tc>
          <w:tcPr>
            <w:tcW w:w="254" w:type="dxa"/>
            <w:vAlign w:val="center"/>
          </w:tcPr>
          <w:p w14:paraId="000000B1" w14:textId="77777777" w:rsidR="00B133DD" w:rsidRDefault="00B133DD">
            <w:pPr>
              <w:spacing w:after="0"/>
              <w:rPr>
                <w:rFonts w:ascii="Times New Roman" w:eastAsia="Times New Roman" w:hAnsi="Times New Roman" w:cs="Times New Roman"/>
                <w:sz w:val="20"/>
                <w:szCs w:val="20"/>
              </w:rPr>
            </w:pPr>
          </w:p>
        </w:tc>
      </w:tr>
      <w:tr w:rsidR="00B133DD" w14:paraId="6FEA1DB4" w14:textId="77777777" w:rsidTr="0083595B">
        <w:trPr>
          <w:trHeight w:val="212"/>
        </w:trPr>
        <w:tc>
          <w:tcPr>
            <w:tcW w:w="1612" w:type="dxa"/>
            <w:tcBorders>
              <w:top w:val="nil"/>
              <w:left w:val="nil"/>
              <w:bottom w:val="nil"/>
              <w:right w:val="nil"/>
            </w:tcBorders>
            <w:shd w:val="clear" w:color="auto" w:fill="auto"/>
            <w:vAlign w:val="bottom"/>
          </w:tcPr>
          <w:p w14:paraId="000000B2"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5" w:type="dxa"/>
            <w:tcBorders>
              <w:top w:val="nil"/>
              <w:left w:val="nil"/>
              <w:bottom w:val="nil"/>
              <w:right w:val="nil"/>
            </w:tcBorders>
            <w:shd w:val="clear" w:color="auto" w:fill="auto"/>
            <w:vAlign w:val="bottom"/>
          </w:tcPr>
          <w:p w14:paraId="000000B3"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0B4" w14:textId="77777777" w:rsidR="00B133DD" w:rsidRDefault="00A50CB3">
            <w:pPr>
              <w:spacing w:after="0"/>
              <w:jc w:val="center"/>
              <w:rPr>
                <w:rFonts w:ascii="Arial" w:eastAsia="Arial" w:hAnsi="Arial" w:cs="Arial"/>
                <w:color w:val="000000"/>
              </w:rPr>
            </w:pPr>
            <w:r>
              <w:rPr>
                <w:rFonts w:ascii="Arial" w:eastAsia="Arial" w:hAnsi="Arial" w:cs="Arial"/>
                <w:color w:val="000000"/>
              </w:rPr>
              <w:t>2.45</w:t>
            </w:r>
          </w:p>
        </w:tc>
        <w:tc>
          <w:tcPr>
            <w:tcW w:w="1432" w:type="dxa"/>
            <w:tcBorders>
              <w:top w:val="nil"/>
              <w:left w:val="nil"/>
              <w:bottom w:val="nil"/>
              <w:right w:val="nil"/>
            </w:tcBorders>
            <w:shd w:val="clear" w:color="auto" w:fill="auto"/>
            <w:vAlign w:val="bottom"/>
          </w:tcPr>
          <w:p w14:paraId="000000B5" w14:textId="77777777" w:rsidR="00B133DD" w:rsidRDefault="00A50CB3">
            <w:pPr>
              <w:spacing w:after="0"/>
              <w:rPr>
                <w:rFonts w:ascii="Arial" w:eastAsia="Arial" w:hAnsi="Arial" w:cs="Arial"/>
                <w:color w:val="000000"/>
              </w:rPr>
            </w:pPr>
            <w:r>
              <w:rPr>
                <w:rFonts w:ascii="Arial" w:eastAsia="Arial" w:hAnsi="Arial" w:cs="Arial"/>
                <w:color w:val="000000"/>
              </w:rPr>
              <w:t>[2.39, 2.50]</w:t>
            </w:r>
          </w:p>
        </w:tc>
        <w:tc>
          <w:tcPr>
            <w:tcW w:w="1177" w:type="dxa"/>
            <w:tcBorders>
              <w:top w:val="nil"/>
              <w:left w:val="nil"/>
              <w:bottom w:val="nil"/>
              <w:right w:val="nil"/>
            </w:tcBorders>
            <w:shd w:val="clear" w:color="auto" w:fill="auto"/>
            <w:vAlign w:val="bottom"/>
          </w:tcPr>
          <w:p w14:paraId="000000B6" w14:textId="77777777" w:rsidR="00B133DD" w:rsidRDefault="00A50CB3">
            <w:pPr>
              <w:spacing w:after="0"/>
              <w:jc w:val="center"/>
              <w:rPr>
                <w:rFonts w:ascii="Arial" w:eastAsia="Arial" w:hAnsi="Arial" w:cs="Arial"/>
                <w:color w:val="000000"/>
              </w:rPr>
            </w:pPr>
            <w:r>
              <w:rPr>
                <w:rFonts w:ascii="Arial" w:eastAsia="Arial" w:hAnsi="Arial" w:cs="Arial"/>
                <w:color w:val="000000"/>
              </w:rPr>
              <w:t>3.09</w:t>
            </w:r>
          </w:p>
        </w:tc>
        <w:tc>
          <w:tcPr>
            <w:tcW w:w="1331" w:type="dxa"/>
            <w:tcBorders>
              <w:top w:val="nil"/>
              <w:left w:val="nil"/>
              <w:bottom w:val="nil"/>
              <w:right w:val="nil"/>
            </w:tcBorders>
            <w:shd w:val="clear" w:color="auto" w:fill="auto"/>
            <w:vAlign w:val="bottom"/>
          </w:tcPr>
          <w:p w14:paraId="000000B7" w14:textId="77777777" w:rsidR="00B133DD" w:rsidRDefault="00A50CB3">
            <w:pPr>
              <w:spacing w:after="0"/>
              <w:rPr>
                <w:rFonts w:ascii="Arial" w:eastAsia="Arial" w:hAnsi="Arial" w:cs="Arial"/>
                <w:color w:val="000000"/>
              </w:rPr>
            </w:pPr>
            <w:r>
              <w:rPr>
                <w:rFonts w:ascii="Arial" w:eastAsia="Arial" w:hAnsi="Arial" w:cs="Arial"/>
                <w:color w:val="000000"/>
              </w:rPr>
              <w:t>[3.00, 3.17]</w:t>
            </w:r>
          </w:p>
        </w:tc>
        <w:tc>
          <w:tcPr>
            <w:tcW w:w="1231" w:type="dxa"/>
            <w:tcBorders>
              <w:top w:val="nil"/>
              <w:left w:val="nil"/>
              <w:bottom w:val="nil"/>
              <w:right w:val="nil"/>
            </w:tcBorders>
            <w:shd w:val="clear" w:color="auto" w:fill="auto"/>
            <w:vAlign w:val="bottom"/>
          </w:tcPr>
          <w:p w14:paraId="000000B8" w14:textId="77777777" w:rsidR="00B133DD" w:rsidRDefault="00A50CB3">
            <w:pPr>
              <w:spacing w:after="0"/>
              <w:jc w:val="center"/>
              <w:rPr>
                <w:rFonts w:ascii="Arial" w:eastAsia="Arial" w:hAnsi="Arial" w:cs="Arial"/>
                <w:color w:val="000000"/>
              </w:rPr>
            </w:pPr>
            <w:r>
              <w:rPr>
                <w:rFonts w:ascii="Arial" w:eastAsia="Arial" w:hAnsi="Arial" w:cs="Arial"/>
                <w:color w:val="000000"/>
              </w:rPr>
              <w:t>-0.64</w:t>
            </w:r>
          </w:p>
        </w:tc>
        <w:tc>
          <w:tcPr>
            <w:tcW w:w="1513" w:type="dxa"/>
            <w:tcBorders>
              <w:top w:val="nil"/>
              <w:left w:val="nil"/>
              <w:bottom w:val="nil"/>
              <w:right w:val="nil"/>
            </w:tcBorders>
            <w:shd w:val="clear" w:color="auto" w:fill="auto"/>
            <w:vAlign w:val="bottom"/>
          </w:tcPr>
          <w:p w14:paraId="000000B9" w14:textId="77777777" w:rsidR="00B133DD" w:rsidRDefault="00A50CB3">
            <w:pPr>
              <w:spacing w:after="0"/>
              <w:rPr>
                <w:rFonts w:ascii="Arial" w:eastAsia="Arial" w:hAnsi="Arial" w:cs="Arial"/>
                <w:color w:val="000000"/>
              </w:rPr>
            </w:pPr>
            <w:r>
              <w:rPr>
                <w:rFonts w:ascii="Arial" w:eastAsia="Arial" w:hAnsi="Arial" w:cs="Arial"/>
                <w:color w:val="000000"/>
              </w:rPr>
              <w:t>[-0.60, -0.67]</w:t>
            </w:r>
          </w:p>
        </w:tc>
        <w:tc>
          <w:tcPr>
            <w:tcW w:w="254" w:type="dxa"/>
            <w:vAlign w:val="center"/>
          </w:tcPr>
          <w:p w14:paraId="000000BA" w14:textId="77777777" w:rsidR="00B133DD" w:rsidRDefault="00B133DD">
            <w:pPr>
              <w:spacing w:after="0"/>
              <w:rPr>
                <w:rFonts w:ascii="Times New Roman" w:eastAsia="Times New Roman" w:hAnsi="Times New Roman" w:cs="Times New Roman"/>
                <w:sz w:val="20"/>
                <w:szCs w:val="20"/>
              </w:rPr>
            </w:pPr>
          </w:p>
        </w:tc>
      </w:tr>
      <w:tr w:rsidR="00B133DD" w14:paraId="03826C58" w14:textId="77777777" w:rsidTr="0083595B">
        <w:trPr>
          <w:trHeight w:val="204"/>
        </w:trPr>
        <w:tc>
          <w:tcPr>
            <w:tcW w:w="1612" w:type="dxa"/>
            <w:tcBorders>
              <w:top w:val="nil"/>
              <w:left w:val="nil"/>
              <w:bottom w:val="nil"/>
              <w:right w:val="nil"/>
            </w:tcBorders>
            <w:shd w:val="clear" w:color="auto" w:fill="auto"/>
            <w:vAlign w:val="bottom"/>
          </w:tcPr>
          <w:p w14:paraId="000000BB"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5" w:type="dxa"/>
            <w:tcBorders>
              <w:top w:val="nil"/>
              <w:left w:val="nil"/>
              <w:bottom w:val="nil"/>
              <w:right w:val="nil"/>
            </w:tcBorders>
            <w:shd w:val="clear" w:color="auto" w:fill="auto"/>
            <w:vAlign w:val="bottom"/>
          </w:tcPr>
          <w:p w14:paraId="000000BC"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873" w:type="dxa"/>
            <w:tcBorders>
              <w:top w:val="nil"/>
              <w:left w:val="nil"/>
              <w:bottom w:val="nil"/>
              <w:right w:val="nil"/>
            </w:tcBorders>
            <w:shd w:val="clear" w:color="auto" w:fill="auto"/>
            <w:vAlign w:val="bottom"/>
          </w:tcPr>
          <w:p w14:paraId="000000BD" w14:textId="77777777" w:rsidR="00B133DD" w:rsidRDefault="00A50CB3">
            <w:pPr>
              <w:spacing w:after="0"/>
              <w:jc w:val="center"/>
              <w:rPr>
                <w:rFonts w:ascii="Arial" w:eastAsia="Arial" w:hAnsi="Arial" w:cs="Arial"/>
                <w:color w:val="000000"/>
              </w:rPr>
            </w:pPr>
            <w:r>
              <w:rPr>
                <w:rFonts w:ascii="Arial" w:eastAsia="Arial" w:hAnsi="Arial" w:cs="Arial"/>
                <w:color w:val="000000"/>
              </w:rPr>
              <w:t>2.09</w:t>
            </w:r>
          </w:p>
        </w:tc>
        <w:tc>
          <w:tcPr>
            <w:tcW w:w="1432" w:type="dxa"/>
            <w:tcBorders>
              <w:top w:val="nil"/>
              <w:left w:val="nil"/>
              <w:bottom w:val="nil"/>
              <w:right w:val="nil"/>
            </w:tcBorders>
            <w:shd w:val="clear" w:color="auto" w:fill="auto"/>
            <w:vAlign w:val="bottom"/>
          </w:tcPr>
          <w:p w14:paraId="000000BE" w14:textId="77777777" w:rsidR="00B133DD" w:rsidRDefault="00A50CB3">
            <w:pPr>
              <w:spacing w:after="0"/>
              <w:rPr>
                <w:rFonts w:ascii="Arial" w:eastAsia="Arial" w:hAnsi="Arial" w:cs="Arial"/>
                <w:color w:val="000000"/>
              </w:rPr>
            </w:pPr>
            <w:r>
              <w:rPr>
                <w:rFonts w:ascii="Arial" w:eastAsia="Arial" w:hAnsi="Arial" w:cs="Arial"/>
                <w:color w:val="000000"/>
              </w:rPr>
              <w:t>[2.04, 2.14]</w:t>
            </w:r>
          </w:p>
        </w:tc>
        <w:tc>
          <w:tcPr>
            <w:tcW w:w="1177" w:type="dxa"/>
            <w:tcBorders>
              <w:top w:val="nil"/>
              <w:left w:val="nil"/>
              <w:bottom w:val="nil"/>
              <w:right w:val="nil"/>
            </w:tcBorders>
            <w:shd w:val="clear" w:color="auto" w:fill="auto"/>
            <w:vAlign w:val="bottom"/>
          </w:tcPr>
          <w:p w14:paraId="000000BF"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C0" w14:textId="77777777" w:rsidR="00B133DD" w:rsidRDefault="00A50CB3">
            <w:pPr>
              <w:spacing w:after="0"/>
              <w:rPr>
                <w:rFonts w:ascii="Arial" w:eastAsia="Arial" w:hAnsi="Arial" w:cs="Arial"/>
                <w:color w:val="000000"/>
              </w:rPr>
            </w:pPr>
            <w:r>
              <w:rPr>
                <w:rFonts w:ascii="Arial" w:eastAsia="Arial" w:hAnsi="Arial" w:cs="Arial"/>
                <w:color w:val="000000"/>
              </w:rPr>
              <w:t>[2.52, 2.93]</w:t>
            </w:r>
          </w:p>
        </w:tc>
        <w:tc>
          <w:tcPr>
            <w:tcW w:w="1231" w:type="dxa"/>
            <w:tcBorders>
              <w:top w:val="nil"/>
              <w:left w:val="nil"/>
              <w:bottom w:val="nil"/>
              <w:right w:val="nil"/>
            </w:tcBorders>
            <w:shd w:val="clear" w:color="auto" w:fill="auto"/>
            <w:vAlign w:val="bottom"/>
          </w:tcPr>
          <w:p w14:paraId="000000C1"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513" w:type="dxa"/>
            <w:tcBorders>
              <w:top w:val="nil"/>
              <w:left w:val="nil"/>
              <w:bottom w:val="nil"/>
              <w:right w:val="nil"/>
            </w:tcBorders>
            <w:shd w:val="clear" w:color="auto" w:fill="auto"/>
            <w:vAlign w:val="bottom"/>
          </w:tcPr>
          <w:p w14:paraId="000000C2" w14:textId="77777777" w:rsidR="00B133DD" w:rsidRDefault="00A50CB3">
            <w:pPr>
              <w:spacing w:after="0"/>
              <w:rPr>
                <w:rFonts w:ascii="Arial" w:eastAsia="Arial" w:hAnsi="Arial" w:cs="Arial"/>
                <w:color w:val="000000"/>
              </w:rPr>
            </w:pPr>
            <w:r>
              <w:rPr>
                <w:rFonts w:ascii="Arial" w:eastAsia="Arial" w:hAnsi="Arial" w:cs="Arial"/>
                <w:color w:val="000000"/>
              </w:rPr>
              <w:t>[-0.48, -0.79]</w:t>
            </w:r>
          </w:p>
        </w:tc>
        <w:tc>
          <w:tcPr>
            <w:tcW w:w="254" w:type="dxa"/>
            <w:vAlign w:val="center"/>
          </w:tcPr>
          <w:p w14:paraId="000000C3" w14:textId="77777777" w:rsidR="00B133DD" w:rsidRDefault="00B133DD">
            <w:pPr>
              <w:spacing w:after="0"/>
              <w:rPr>
                <w:rFonts w:ascii="Times New Roman" w:eastAsia="Times New Roman" w:hAnsi="Times New Roman" w:cs="Times New Roman"/>
                <w:sz w:val="20"/>
                <w:szCs w:val="20"/>
              </w:rPr>
            </w:pPr>
          </w:p>
        </w:tc>
      </w:tr>
      <w:tr w:rsidR="00B133DD" w14:paraId="3D831973" w14:textId="77777777" w:rsidTr="0083595B">
        <w:trPr>
          <w:trHeight w:val="204"/>
        </w:trPr>
        <w:tc>
          <w:tcPr>
            <w:tcW w:w="1612" w:type="dxa"/>
            <w:tcBorders>
              <w:top w:val="nil"/>
              <w:left w:val="nil"/>
              <w:bottom w:val="nil"/>
              <w:right w:val="nil"/>
            </w:tcBorders>
            <w:shd w:val="clear" w:color="auto" w:fill="auto"/>
            <w:vAlign w:val="bottom"/>
          </w:tcPr>
          <w:p w14:paraId="000000C4"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5" w:type="dxa"/>
            <w:tcBorders>
              <w:top w:val="nil"/>
              <w:left w:val="nil"/>
              <w:bottom w:val="nil"/>
              <w:right w:val="nil"/>
            </w:tcBorders>
            <w:shd w:val="clear" w:color="auto" w:fill="auto"/>
            <w:vAlign w:val="bottom"/>
          </w:tcPr>
          <w:p w14:paraId="000000C5"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873" w:type="dxa"/>
            <w:tcBorders>
              <w:top w:val="nil"/>
              <w:left w:val="nil"/>
              <w:bottom w:val="nil"/>
              <w:right w:val="nil"/>
            </w:tcBorders>
            <w:shd w:val="clear" w:color="auto" w:fill="auto"/>
            <w:vAlign w:val="bottom"/>
          </w:tcPr>
          <w:p w14:paraId="000000C6"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432" w:type="dxa"/>
            <w:tcBorders>
              <w:top w:val="nil"/>
              <w:left w:val="nil"/>
              <w:bottom w:val="nil"/>
              <w:right w:val="nil"/>
            </w:tcBorders>
            <w:shd w:val="clear" w:color="auto" w:fill="auto"/>
            <w:vAlign w:val="bottom"/>
          </w:tcPr>
          <w:p w14:paraId="000000C7" w14:textId="77777777" w:rsidR="00B133DD" w:rsidRDefault="00A50CB3">
            <w:pPr>
              <w:spacing w:after="0"/>
              <w:rPr>
                <w:rFonts w:ascii="Arial" w:eastAsia="Arial" w:hAnsi="Arial" w:cs="Arial"/>
                <w:color w:val="000000"/>
              </w:rPr>
            </w:pPr>
            <w:r>
              <w:rPr>
                <w:rFonts w:ascii="Arial" w:eastAsia="Arial" w:hAnsi="Arial" w:cs="Arial"/>
                <w:color w:val="000000"/>
              </w:rPr>
              <w:t>[1.06, 1.17]</w:t>
            </w:r>
          </w:p>
        </w:tc>
        <w:tc>
          <w:tcPr>
            <w:tcW w:w="1177" w:type="dxa"/>
            <w:tcBorders>
              <w:top w:val="nil"/>
              <w:left w:val="nil"/>
              <w:bottom w:val="nil"/>
              <w:right w:val="nil"/>
            </w:tcBorders>
            <w:shd w:val="clear" w:color="auto" w:fill="auto"/>
            <w:vAlign w:val="bottom"/>
          </w:tcPr>
          <w:p w14:paraId="000000C8" w14:textId="77777777" w:rsidR="00B133DD" w:rsidRDefault="00A50CB3">
            <w:pPr>
              <w:spacing w:after="0"/>
              <w:jc w:val="center"/>
              <w:rPr>
                <w:rFonts w:ascii="Arial" w:eastAsia="Arial" w:hAnsi="Arial" w:cs="Arial"/>
                <w:color w:val="000000"/>
              </w:rPr>
            </w:pPr>
            <w:r>
              <w:rPr>
                <w:rFonts w:ascii="Arial" w:eastAsia="Arial" w:hAnsi="Arial" w:cs="Arial"/>
                <w:color w:val="000000"/>
              </w:rPr>
              <w:t>2.46</w:t>
            </w:r>
          </w:p>
        </w:tc>
        <w:tc>
          <w:tcPr>
            <w:tcW w:w="1331" w:type="dxa"/>
            <w:tcBorders>
              <w:top w:val="nil"/>
              <w:left w:val="nil"/>
              <w:bottom w:val="nil"/>
              <w:right w:val="nil"/>
            </w:tcBorders>
            <w:shd w:val="clear" w:color="auto" w:fill="auto"/>
            <w:vAlign w:val="bottom"/>
          </w:tcPr>
          <w:p w14:paraId="000000C9" w14:textId="77777777" w:rsidR="00B133DD" w:rsidRDefault="00A50CB3">
            <w:pPr>
              <w:spacing w:after="0"/>
              <w:rPr>
                <w:rFonts w:ascii="Arial" w:eastAsia="Arial" w:hAnsi="Arial" w:cs="Arial"/>
                <w:color w:val="000000"/>
              </w:rPr>
            </w:pPr>
            <w:r>
              <w:rPr>
                <w:rFonts w:ascii="Arial" w:eastAsia="Arial" w:hAnsi="Arial" w:cs="Arial"/>
                <w:color w:val="000000"/>
              </w:rPr>
              <w:t>[2.30, 2.62]</w:t>
            </w:r>
          </w:p>
        </w:tc>
        <w:tc>
          <w:tcPr>
            <w:tcW w:w="1231" w:type="dxa"/>
            <w:tcBorders>
              <w:top w:val="nil"/>
              <w:left w:val="nil"/>
              <w:bottom w:val="nil"/>
              <w:right w:val="nil"/>
            </w:tcBorders>
            <w:shd w:val="clear" w:color="auto" w:fill="auto"/>
            <w:vAlign w:val="bottom"/>
          </w:tcPr>
          <w:p w14:paraId="000000CA" w14:textId="77777777" w:rsidR="00B133DD" w:rsidRDefault="00A50CB3">
            <w:pPr>
              <w:spacing w:after="0"/>
              <w:jc w:val="center"/>
              <w:rPr>
                <w:rFonts w:ascii="Arial" w:eastAsia="Arial" w:hAnsi="Arial" w:cs="Arial"/>
                <w:color w:val="000000"/>
              </w:rPr>
            </w:pPr>
            <w:r>
              <w:rPr>
                <w:rFonts w:ascii="Arial" w:eastAsia="Arial" w:hAnsi="Arial" w:cs="Arial"/>
                <w:color w:val="000000"/>
              </w:rPr>
              <w:t>-1.34</w:t>
            </w:r>
          </w:p>
        </w:tc>
        <w:tc>
          <w:tcPr>
            <w:tcW w:w="1513" w:type="dxa"/>
            <w:tcBorders>
              <w:top w:val="nil"/>
              <w:left w:val="nil"/>
              <w:bottom w:val="nil"/>
              <w:right w:val="nil"/>
            </w:tcBorders>
            <w:shd w:val="clear" w:color="auto" w:fill="auto"/>
            <w:vAlign w:val="bottom"/>
          </w:tcPr>
          <w:p w14:paraId="000000CB" w14:textId="77777777" w:rsidR="00B133DD" w:rsidRDefault="00A50CB3">
            <w:pPr>
              <w:spacing w:after="0"/>
              <w:rPr>
                <w:rFonts w:ascii="Arial" w:eastAsia="Arial" w:hAnsi="Arial" w:cs="Arial"/>
                <w:color w:val="000000"/>
              </w:rPr>
            </w:pPr>
            <w:r>
              <w:rPr>
                <w:rFonts w:ascii="Arial" w:eastAsia="Arial" w:hAnsi="Arial" w:cs="Arial"/>
                <w:color w:val="000000"/>
              </w:rPr>
              <w:t>[-1.24, -1.45]</w:t>
            </w:r>
          </w:p>
        </w:tc>
        <w:tc>
          <w:tcPr>
            <w:tcW w:w="254" w:type="dxa"/>
            <w:vAlign w:val="center"/>
          </w:tcPr>
          <w:p w14:paraId="000000CC" w14:textId="77777777" w:rsidR="00B133DD" w:rsidRDefault="00B133DD">
            <w:pPr>
              <w:spacing w:after="0"/>
              <w:rPr>
                <w:rFonts w:ascii="Times New Roman" w:eastAsia="Times New Roman" w:hAnsi="Times New Roman" w:cs="Times New Roman"/>
                <w:sz w:val="20"/>
                <w:szCs w:val="20"/>
              </w:rPr>
            </w:pPr>
          </w:p>
        </w:tc>
      </w:tr>
      <w:tr w:rsidR="00B133DD" w14:paraId="6974346E" w14:textId="77777777" w:rsidTr="0083595B">
        <w:trPr>
          <w:trHeight w:val="204"/>
        </w:trPr>
        <w:tc>
          <w:tcPr>
            <w:tcW w:w="1612" w:type="dxa"/>
            <w:tcBorders>
              <w:top w:val="nil"/>
              <w:left w:val="nil"/>
              <w:bottom w:val="nil"/>
              <w:right w:val="nil"/>
            </w:tcBorders>
            <w:shd w:val="clear" w:color="auto" w:fill="auto"/>
            <w:vAlign w:val="bottom"/>
          </w:tcPr>
          <w:p w14:paraId="000000CD"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5" w:type="dxa"/>
            <w:tcBorders>
              <w:top w:val="nil"/>
              <w:left w:val="nil"/>
              <w:bottom w:val="nil"/>
              <w:right w:val="nil"/>
            </w:tcBorders>
            <w:shd w:val="clear" w:color="auto" w:fill="auto"/>
            <w:vAlign w:val="bottom"/>
          </w:tcPr>
          <w:p w14:paraId="000000CE"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873" w:type="dxa"/>
            <w:tcBorders>
              <w:top w:val="nil"/>
              <w:left w:val="nil"/>
              <w:bottom w:val="nil"/>
              <w:right w:val="nil"/>
            </w:tcBorders>
            <w:shd w:val="clear" w:color="auto" w:fill="auto"/>
            <w:vAlign w:val="bottom"/>
          </w:tcPr>
          <w:p w14:paraId="000000CF"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0D0" w14:textId="77777777" w:rsidR="00B133DD" w:rsidRDefault="00A50CB3">
            <w:pPr>
              <w:spacing w:after="0"/>
              <w:rPr>
                <w:rFonts w:ascii="Arial" w:eastAsia="Arial" w:hAnsi="Arial" w:cs="Arial"/>
                <w:color w:val="000000"/>
              </w:rPr>
            </w:pPr>
            <w:r>
              <w:rPr>
                <w:rFonts w:ascii="Arial" w:eastAsia="Arial" w:hAnsi="Arial" w:cs="Arial"/>
                <w:color w:val="000000"/>
              </w:rPr>
              <w:t>[1.62, 2.63]</w:t>
            </w:r>
          </w:p>
        </w:tc>
        <w:tc>
          <w:tcPr>
            <w:tcW w:w="1177" w:type="dxa"/>
            <w:tcBorders>
              <w:top w:val="nil"/>
              <w:left w:val="nil"/>
              <w:bottom w:val="nil"/>
              <w:right w:val="nil"/>
            </w:tcBorders>
            <w:shd w:val="clear" w:color="auto" w:fill="auto"/>
            <w:vAlign w:val="bottom"/>
          </w:tcPr>
          <w:p w14:paraId="000000D1"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0D2" w14:textId="77777777" w:rsidR="00B133DD" w:rsidRDefault="00A50CB3">
            <w:pPr>
              <w:spacing w:after="0"/>
              <w:rPr>
                <w:rFonts w:ascii="Arial" w:eastAsia="Arial" w:hAnsi="Arial" w:cs="Arial"/>
                <w:color w:val="000000"/>
              </w:rPr>
            </w:pPr>
            <w:r>
              <w:rPr>
                <w:rFonts w:ascii="Arial" w:eastAsia="Arial" w:hAnsi="Arial" w:cs="Arial"/>
                <w:color w:val="000000"/>
              </w:rPr>
              <w:t>[2.98, 3.62]</w:t>
            </w:r>
          </w:p>
        </w:tc>
        <w:tc>
          <w:tcPr>
            <w:tcW w:w="1231" w:type="dxa"/>
            <w:tcBorders>
              <w:top w:val="nil"/>
              <w:left w:val="nil"/>
              <w:bottom w:val="nil"/>
              <w:right w:val="nil"/>
            </w:tcBorders>
            <w:shd w:val="clear" w:color="auto" w:fill="auto"/>
            <w:vAlign w:val="bottom"/>
          </w:tcPr>
          <w:p w14:paraId="000000D3" w14:textId="77777777" w:rsidR="00B133DD" w:rsidRDefault="00A50CB3">
            <w:pPr>
              <w:spacing w:after="0"/>
              <w:jc w:val="center"/>
              <w:rPr>
                <w:rFonts w:ascii="Arial" w:eastAsia="Arial" w:hAnsi="Arial" w:cs="Arial"/>
                <w:color w:val="000000"/>
              </w:rPr>
            </w:pPr>
            <w:r>
              <w:rPr>
                <w:rFonts w:ascii="Arial" w:eastAsia="Arial" w:hAnsi="Arial" w:cs="Arial"/>
                <w:color w:val="000000"/>
              </w:rPr>
              <w:t>-1.18</w:t>
            </w:r>
          </w:p>
        </w:tc>
        <w:tc>
          <w:tcPr>
            <w:tcW w:w="1513" w:type="dxa"/>
            <w:tcBorders>
              <w:top w:val="nil"/>
              <w:left w:val="nil"/>
              <w:bottom w:val="nil"/>
              <w:right w:val="nil"/>
            </w:tcBorders>
            <w:shd w:val="clear" w:color="auto" w:fill="auto"/>
            <w:vAlign w:val="bottom"/>
          </w:tcPr>
          <w:p w14:paraId="000000D4" w14:textId="77777777" w:rsidR="00B133DD" w:rsidRDefault="00A50CB3">
            <w:pPr>
              <w:spacing w:after="0"/>
              <w:rPr>
                <w:rFonts w:ascii="Arial" w:eastAsia="Arial" w:hAnsi="Arial" w:cs="Arial"/>
                <w:color w:val="000000"/>
              </w:rPr>
            </w:pPr>
            <w:r>
              <w:rPr>
                <w:rFonts w:ascii="Arial" w:eastAsia="Arial" w:hAnsi="Arial" w:cs="Arial"/>
                <w:color w:val="000000"/>
              </w:rPr>
              <w:t>[-1.36, -0.99]</w:t>
            </w:r>
          </w:p>
        </w:tc>
        <w:tc>
          <w:tcPr>
            <w:tcW w:w="254" w:type="dxa"/>
            <w:vAlign w:val="center"/>
          </w:tcPr>
          <w:p w14:paraId="000000D5" w14:textId="77777777" w:rsidR="00B133DD" w:rsidRDefault="00B133DD">
            <w:pPr>
              <w:spacing w:after="0"/>
              <w:rPr>
                <w:rFonts w:ascii="Times New Roman" w:eastAsia="Times New Roman" w:hAnsi="Times New Roman" w:cs="Times New Roman"/>
                <w:sz w:val="20"/>
                <w:szCs w:val="20"/>
              </w:rPr>
            </w:pPr>
          </w:p>
        </w:tc>
      </w:tr>
      <w:tr w:rsidR="00B133DD" w14:paraId="2A0C5021" w14:textId="77777777" w:rsidTr="0083595B">
        <w:trPr>
          <w:trHeight w:val="204"/>
        </w:trPr>
        <w:tc>
          <w:tcPr>
            <w:tcW w:w="1612" w:type="dxa"/>
            <w:tcBorders>
              <w:top w:val="nil"/>
              <w:left w:val="nil"/>
              <w:bottom w:val="nil"/>
              <w:right w:val="nil"/>
            </w:tcBorders>
            <w:shd w:val="clear" w:color="auto" w:fill="auto"/>
            <w:vAlign w:val="bottom"/>
          </w:tcPr>
          <w:p w14:paraId="000000D6"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5" w:type="dxa"/>
            <w:tcBorders>
              <w:top w:val="nil"/>
              <w:left w:val="nil"/>
              <w:bottom w:val="nil"/>
              <w:right w:val="nil"/>
            </w:tcBorders>
            <w:shd w:val="clear" w:color="auto" w:fill="auto"/>
            <w:vAlign w:val="center"/>
          </w:tcPr>
          <w:p w14:paraId="000000D7"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873" w:type="dxa"/>
            <w:tcBorders>
              <w:top w:val="nil"/>
              <w:left w:val="nil"/>
              <w:bottom w:val="nil"/>
              <w:right w:val="nil"/>
            </w:tcBorders>
            <w:shd w:val="clear" w:color="auto" w:fill="auto"/>
            <w:vAlign w:val="center"/>
          </w:tcPr>
          <w:p w14:paraId="000000D8" w14:textId="77777777" w:rsidR="00B133DD" w:rsidRDefault="00A50CB3">
            <w:pPr>
              <w:spacing w:after="0"/>
              <w:jc w:val="center"/>
              <w:rPr>
                <w:rFonts w:ascii="Arial" w:eastAsia="Arial" w:hAnsi="Arial" w:cs="Arial"/>
                <w:color w:val="000000"/>
              </w:rPr>
            </w:pPr>
            <w:r>
              <w:rPr>
                <w:rFonts w:ascii="Arial" w:eastAsia="Arial" w:hAnsi="Arial" w:cs="Arial"/>
                <w:color w:val="000000"/>
              </w:rPr>
              <w:t>2.74</w:t>
            </w:r>
          </w:p>
        </w:tc>
        <w:tc>
          <w:tcPr>
            <w:tcW w:w="1432" w:type="dxa"/>
            <w:tcBorders>
              <w:top w:val="nil"/>
              <w:left w:val="nil"/>
              <w:bottom w:val="nil"/>
              <w:right w:val="nil"/>
            </w:tcBorders>
            <w:shd w:val="clear" w:color="auto" w:fill="auto"/>
            <w:vAlign w:val="bottom"/>
          </w:tcPr>
          <w:p w14:paraId="000000D9" w14:textId="77777777" w:rsidR="00B133DD" w:rsidRDefault="00A50CB3">
            <w:pPr>
              <w:spacing w:after="0"/>
              <w:rPr>
                <w:rFonts w:ascii="Arial" w:eastAsia="Arial" w:hAnsi="Arial" w:cs="Arial"/>
                <w:color w:val="000000"/>
              </w:rPr>
            </w:pPr>
            <w:r>
              <w:rPr>
                <w:rFonts w:ascii="Arial" w:eastAsia="Arial" w:hAnsi="Arial" w:cs="Arial"/>
                <w:color w:val="000000"/>
              </w:rPr>
              <w:t>[2.63, 2.85]</w:t>
            </w:r>
          </w:p>
        </w:tc>
        <w:tc>
          <w:tcPr>
            <w:tcW w:w="1177" w:type="dxa"/>
            <w:tcBorders>
              <w:top w:val="nil"/>
              <w:left w:val="nil"/>
              <w:bottom w:val="nil"/>
              <w:right w:val="nil"/>
            </w:tcBorders>
            <w:shd w:val="clear" w:color="auto" w:fill="auto"/>
            <w:vAlign w:val="center"/>
          </w:tcPr>
          <w:p w14:paraId="000000DA" w14:textId="77777777" w:rsidR="00B133DD" w:rsidRDefault="00A50CB3">
            <w:pPr>
              <w:spacing w:after="0"/>
              <w:jc w:val="center"/>
              <w:rPr>
                <w:rFonts w:ascii="Arial" w:eastAsia="Arial" w:hAnsi="Arial" w:cs="Arial"/>
                <w:color w:val="000000"/>
              </w:rPr>
            </w:pPr>
            <w:r>
              <w:rPr>
                <w:rFonts w:ascii="Arial" w:eastAsia="Arial" w:hAnsi="Arial" w:cs="Arial"/>
                <w:color w:val="000000"/>
              </w:rPr>
              <w:t>3.18</w:t>
            </w:r>
          </w:p>
        </w:tc>
        <w:tc>
          <w:tcPr>
            <w:tcW w:w="1331" w:type="dxa"/>
            <w:tcBorders>
              <w:top w:val="nil"/>
              <w:left w:val="nil"/>
              <w:bottom w:val="nil"/>
              <w:right w:val="nil"/>
            </w:tcBorders>
            <w:shd w:val="clear" w:color="auto" w:fill="auto"/>
            <w:vAlign w:val="center"/>
          </w:tcPr>
          <w:p w14:paraId="000000DB" w14:textId="77777777" w:rsidR="00B133DD" w:rsidRDefault="00A50CB3">
            <w:pPr>
              <w:spacing w:after="0"/>
              <w:rPr>
                <w:rFonts w:ascii="Arial" w:eastAsia="Arial" w:hAnsi="Arial" w:cs="Arial"/>
                <w:color w:val="000000"/>
              </w:rPr>
            </w:pPr>
            <w:r>
              <w:rPr>
                <w:rFonts w:ascii="Arial" w:eastAsia="Arial" w:hAnsi="Arial" w:cs="Arial"/>
                <w:color w:val="000000"/>
              </w:rPr>
              <w:t>[2.94, 3.41]</w:t>
            </w:r>
          </w:p>
        </w:tc>
        <w:tc>
          <w:tcPr>
            <w:tcW w:w="1231" w:type="dxa"/>
            <w:tcBorders>
              <w:top w:val="nil"/>
              <w:left w:val="nil"/>
              <w:bottom w:val="nil"/>
              <w:right w:val="nil"/>
            </w:tcBorders>
            <w:shd w:val="clear" w:color="auto" w:fill="auto"/>
            <w:vAlign w:val="center"/>
          </w:tcPr>
          <w:p w14:paraId="000000DC" w14:textId="77777777" w:rsidR="00B133DD" w:rsidRDefault="00A50CB3">
            <w:pPr>
              <w:spacing w:after="0"/>
              <w:jc w:val="center"/>
              <w:rPr>
                <w:rFonts w:ascii="Arial" w:eastAsia="Arial" w:hAnsi="Arial" w:cs="Arial"/>
                <w:color w:val="000000"/>
              </w:rPr>
            </w:pPr>
            <w:r>
              <w:rPr>
                <w:rFonts w:ascii="Arial" w:eastAsia="Arial" w:hAnsi="Arial" w:cs="Arial"/>
                <w:color w:val="000000"/>
              </w:rPr>
              <w:t>-0.44</w:t>
            </w:r>
          </w:p>
        </w:tc>
        <w:tc>
          <w:tcPr>
            <w:tcW w:w="1513" w:type="dxa"/>
            <w:tcBorders>
              <w:top w:val="nil"/>
              <w:left w:val="nil"/>
              <w:bottom w:val="nil"/>
              <w:right w:val="nil"/>
            </w:tcBorders>
            <w:shd w:val="clear" w:color="auto" w:fill="auto"/>
            <w:vAlign w:val="bottom"/>
          </w:tcPr>
          <w:p w14:paraId="000000DD" w14:textId="77777777" w:rsidR="00B133DD" w:rsidRDefault="00A50CB3">
            <w:pPr>
              <w:spacing w:after="0"/>
              <w:rPr>
                <w:rFonts w:ascii="Arial" w:eastAsia="Arial" w:hAnsi="Arial" w:cs="Arial"/>
                <w:color w:val="000000"/>
              </w:rPr>
            </w:pPr>
            <w:r>
              <w:rPr>
                <w:rFonts w:ascii="Arial" w:eastAsia="Arial" w:hAnsi="Arial" w:cs="Arial"/>
                <w:color w:val="000000"/>
              </w:rPr>
              <w:t>[-0.31, -0.56]</w:t>
            </w:r>
          </w:p>
        </w:tc>
        <w:tc>
          <w:tcPr>
            <w:tcW w:w="254" w:type="dxa"/>
            <w:vAlign w:val="center"/>
          </w:tcPr>
          <w:p w14:paraId="000000DE" w14:textId="77777777" w:rsidR="00B133DD" w:rsidRDefault="00B133DD">
            <w:pPr>
              <w:spacing w:after="0"/>
              <w:rPr>
                <w:rFonts w:ascii="Times New Roman" w:eastAsia="Times New Roman" w:hAnsi="Times New Roman" w:cs="Times New Roman"/>
                <w:sz w:val="20"/>
                <w:szCs w:val="20"/>
              </w:rPr>
            </w:pPr>
          </w:p>
        </w:tc>
      </w:tr>
      <w:tr w:rsidR="00B133DD" w14:paraId="356AD89B" w14:textId="77777777" w:rsidTr="0083595B">
        <w:trPr>
          <w:trHeight w:val="204"/>
        </w:trPr>
        <w:tc>
          <w:tcPr>
            <w:tcW w:w="1612" w:type="dxa"/>
            <w:tcBorders>
              <w:top w:val="nil"/>
              <w:left w:val="nil"/>
              <w:bottom w:val="nil"/>
              <w:right w:val="nil"/>
            </w:tcBorders>
            <w:shd w:val="clear" w:color="auto" w:fill="auto"/>
            <w:vAlign w:val="bottom"/>
          </w:tcPr>
          <w:p w14:paraId="000000DF"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5" w:type="dxa"/>
            <w:tcBorders>
              <w:top w:val="nil"/>
              <w:left w:val="nil"/>
              <w:bottom w:val="nil"/>
              <w:right w:val="nil"/>
            </w:tcBorders>
            <w:shd w:val="clear" w:color="auto" w:fill="auto"/>
            <w:vAlign w:val="bottom"/>
          </w:tcPr>
          <w:p w14:paraId="000000E0"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E1"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432" w:type="dxa"/>
            <w:tcBorders>
              <w:top w:val="nil"/>
              <w:left w:val="nil"/>
              <w:bottom w:val="nil"/>
              <w:right w:val="nil"/>
            </w:tcBorders>
            <w:shd w:val="clear" w:color="auto" w:fill="auto"/>
            <w:vAlign w:val="bottom"/>
          </w:tcPr>
          <w:p w14:paraId="000000E2" w14:textId="77777777" w:rsidR="00B133DD" w:rsidRDefault="00A50CB3">
            <w:pPr>
              <w:spacing w:after="0"/>
              <w:rPr>
                <w:rFonts w:ascii="Arial" w:eastAsia="Arial" w:hAnsi="Arial" w:cs="Arial"/>
                <w:color w:val="000000"/>
              </w:rPr>
            </w:pPr>
            <w:r>
              <w:rPr>
                <w:rFonts w:ascii="Arial" w:eastAsia="Arial" w:hAnsi="Arial" w:cs="Arial"/>
                <w:color w:val="000000"/>
              </w:rPr>
              <w:t>[2.19, 3.84]</w:t>
            </w:r>
          </w:p>
        </w:tc>
        <w:tc>
          <w:tcPr>
            <w:tcW w:w="1177" w:type="dxa"/>
            <w:tcBorders>
              <w:top w:val="nil"/>
              <w:left w:val="nil"/>
              <w:bottom w:val="nil"/>
              <w:right w:val="nil"/>
            </w:tcBorders>
            <w:shd w:val="clear" w:color="auto" w:fill="auto"/>
            <w:vAlign w:val="bottom"/>
          </w:tcPr>
          <w:p w14:paraId="000000E3"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E4" w14:textId="77777777" w:rsidR="00B133DD" w:rsidRDefault="00A50CB3">
            <w:pPr>
              <w:spacing w:after="0"/>
              <w:rPr>
                <w:rFonts w:ascii="Arial" w:eastAsia="Arial" w:hAnsi="Arial" w:cs="Arial"/>
                <w:color w:val="000000"/>
              </w:rPr>
            </w:pPr>
            <w:r>
              <w:rPr>
                <w:rFonts w:ascii="Arial" w:eastAsia="Arial" w:hAnsi="Arial" w:cs="Arial"/>
                <w:color w:val="000000"/>
              </w:rPr>
              <w:t>[2.13, 2.65]</w:t>
            </w:r>
          </w:p>
        </w:tc>
        <w:tc>
          <w:tcPr>
            <w:tcW w:w="1231" w:type="dxa"/>
            <w:tcBorders>
              <w:top w:val="nil"/>
              <w:left w:val="nil"/>
              <w:bottom w:val="nil"/>
              <w:right w:val="nil"/>
            </w:tcBorders>
            <w:shd w:val="clear" w:color="auto" w:fill="auto"/>
            <w:vAlign w:val="bottom"/>
          </w:tcPr>
          <w:p w14:paraId="000000E5"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E6" w14:textId="77777777" w:rsidR="00B133DD" w:rsidRDefault="00A50CB3">
            <w:pPr>
              <w:spacing w:after="0"/>
              <w:rPr>
                <w:rFonts w:ascii="Arial" w:eastAsia="Arial" w:hAnsi="Arial" w:cs="Arial"/>
                <w:color w:val="000000"/>
              </w:rPr>
            </w:pPr>
            <w:r>
              <w:rPr>
                <w:rFonts w:ascii="Arial" w:eastAsia="Arial" w:hAnsi="Arial" w:cs="Arial"/>
                <w:color w:val="000000"/>
              </w:rPr>
              <w:t>[1.71</w:t>
            </w:r>
            <w:proofErr w:type="gramStart"/>
            <w:r>
              <w:rPr>
                <w:rFonts w:ascii="Arial" w:eastAsia="Arial" w:hAnsi="Arial" w:cs="Arial"/>
                <w:color w:val="000000"/>
              </w:rPr>
              <w:t>,  -</w:t>
            </w:r>
            <w:proofErr w:type="gramEnd"/>
            <w:r>
              <w:rPr>
                <w:rFonts w:ascii="Arial" w:eastAsia="Arial" w:hAnsi="Arial" w:cs="Arial"/>
                <w:color w:val="000000"/>
              </w:rPr>
              <w:t>0.46]</w:t>
            </w:r>
          </w:p>
        </w:tc>
        <w:tc>
          <w:tcPr>
            <w:tcW w:w="254" w:type="dxa"/>
            <w:vAlign w:val="center"/>
          </w:tcPr>
          <w:p w14:paraId="000000E7" w14:textId="77777777" w:rsidR="00B133DD" w:rsidRDefault="00B133DD">
            <w:pPr>
              <w:spacing w:after="0"/>
              <w:rPr>
                <w:rFonts w:ascii="Times New Roman" w:eastAsia="Times New Roman" w:hAnsi="Times New Roman" w:cs="Times New Roman"/>
                <w:sz w:val="20"/>
                <w:szCs w:val="20"/>
              </w:rPr>
            </w:pPr>
          </w:p>
        </w:tc>
      </w:tr>
      <w:tr w:rsidR="00B133DD" w14:paraId="5F048B3F" w14:textId="77777777" w:rsidTr="0083595B">
        <w:trPr>
          <w:trHeight w:val="204"/>
        </w:trPr>
        <w:tc>
          <w:tcPr>
            <w:tcW w:w="1612" w:type="dxa"/>
            <w:tcBorders>
              <w:top w:val="nil"/>
              <w:left w:val="nil"/>
              <w:bottom w:val="nil"/>
              <w:right w:val="nil"/>
            </w:tcBorders>
            <w:shd w:val="clear" w:color="auto" w:fill="auto"/>
            <w:vAlign w:val="bottom"/>
          </w:tcPr>
          <w:p w14:paraId="000000E8"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5" w:type="dxa"/>
            <w:tcBorders>
              <w:top w:val="nil"/>
              <w:left w:val="nil"/>
              <w:bottom w:val="nil"/>
              <w:right w:val="nil"/>
            </w:tcBorders>
            <w:shd w:val="clear" w:color="auto" w:fill="auto"/>
            <w:vAlign w:val="bottom"/>
          </w:tcPr>
          <w:p w14:paraId="000000E9"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873" w:type="dxa"/>
            <w:tcBorders>
              <w:top w:val="nil"/>
              <w:left w:val="nil"/>
              <w:bottom w:val="nil"/>
              <w:right w:val="nil"/>
            </w:tcBorders>
            <w:shd w:val="clear" w:color="auto" w:fill="auto"/>
            <w:vAlign w:val="bottom"/>
          </w:tcPr>
          <w:p w14:paraId="000000EA"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432" w:type="dxa"/>
            <w:tcBorders>
              <w:top w:val="nil"/>
              <w:left w:val="nil"/>
              <w:bottom w:val="nil"/>
              <w:right w:val="nil"/>
            </w:tcBorders>
            <w:shd w:val="clear" w:color="auto" w:fill="auto"/>
            <w:vAlign w:val="bottom"/>
          </w:tcPr>
          <w:p w14:paraId="000000EB" w14:textId="77777777" w:rsidR="00B133DD" w:rsidRDefault="00A50CB3">
            <w:pPr>
              <w:spacing w:after="0"/>
              <w:rPr>
                <w:rFonts w:ascii="Arial" w:eastAsia="Arial" w:hAnsi="Arial" w:cs="Arial"/>
                <w:color w:val="000000"/>
              </w:rPr>
            </w:pPr>
            <w:r>
              <w:rPr>
                <w:rFonts w:ascii="Arial" w:eastAsia="Arial" w:hAnsi="Arial" w:cs="Arial"/>
                <w:color w:val="000000"/>
              </w:rPr>
              <w:t>[3.38, 3.65]</w:t>
            </w:r>
          </w:p>
        </w:tc>
        <w:tc>
          <w:tcPr>
            <w:tcW w:w="1177" w:type="dxa"/>
            <w:tcBorders>
              <w:top w:val="nil"/>
              <w:left w:val="nil"/>
              <w:bottom w:val="nil"/>
              <w:right w:val="nil"/>
            </w:tcBorders>
            <w:shd w:val="clear" w:color="auto" w:fill="auto"/>
            <w:vAlign w:val="bottom"/>
          </w:tcPr>
          <w:p w14:paraId="000000EC" w14:textId="77777777" w:rsidR="00B133DD" w:rsidRDefault="00A50CB3">
            <w:pPr>
              <w:spacing w:after="0"/>
              <w:jc w:val="center"/>
              <w:rPr>
                <w:rFonts w:ascii="Arial" w:eastAsia="Arial" w:hAnsi="Arial" w:cs="Arial"/>
                <w:color w:val="000000"/>
              </w:rPr>
            </w:pPr>
            <w:r>
              <w:rPr>
                <w:rFonts w:ascii="Arial" w:eastAsia="Arial" w:hAnsi="Arial" w:cs="Arial"/>
                <w:color w:val="000000"/>
              </w:rPr>
              <w:t>4.26</w:t>
            </w:r>
          </w:p>
        </w:tc>
        <w:tc>
          <w:tcPr>
            <w:tcW w:w="1331" w:type="dxa"/>
            <w:tcBorders>
              <w:top w:val="nil"/>
              <w:left w:val="nil"/>
              <w:bottom w:val="nil"/>
              <w:right w:val="nil"/>
            </w:tcBorders>
            <w:shd w:val="clear" w:color="auto" w:fill="auto"/>
            <w:vAlign w:val="bottom"/>
          </w:tcPr>
          <w:p w14:paraId="000000ED" w14:textId="77777777" w:rsidR="00B133DD" w:rsidRDefault="00A50CB3">
            <w:pPr>
              <w:spacing w:after="0"/>
              <w:rPr>
                <w:rFonts w:ascii="Arial" w:eastAsia="Arial" w:hAnsi="Arial" w:cs="Arial"/>
                <w:color w:val="000000"/>
              </w:rPr>
            </w:pPr>
            <w:r>
              <w:rPr>
                <w:rFonts w:ascii="Arial" w:eastAsia="Arial" w:hAnsi="Arial" w:cs="Arial"/>
                <w:color w:val="000000"/>
              </w:rPr>
              <w:t>[4.03, 4.49]</w:t>
            </w:r>
          </w:p>
        </w:tc>
        <w:tc>
          <w:tcPr>
            <w:tcW w:w="1231" w:type="dxa"/>
            <w:tcBorders>
              <w:top w:val="nil"/>
              <w:left w:val="nil"/>
              <w:bottom w:val="nil"/>
              <w:right w:val="nil"/>
            </w:tcBorders>
            <w:shd w:val="clear" w:color="auto" w:fill="auto"/>
            <w:vAlign w:val="bottom"/>
          </w:tcPr>
          <w:p w14:paraId="000000EE"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513" w:type="dxa"/>
            <w:tcBorders>
              <w:top w:val="nil"/>
              <w:left w:val="nil"/>
              <w:bottom w:val="nil"/>
              <w:right w:val="nil"/>
            </w:tcBorders>
            <w:shd w:val="clear" w:color="auto" w:fill="auto"/>
            <w:vAlign w:val="bottom"/>
          </w:tcPr>
          <w:p w14:paraId="000000EF" w14:textId="77777777" w:rsidR="00B133DD" w:rsidRDefault="00A50CB3">
            <w:pPr>
              <w:spacing w:after="0"/>
              <w:rPr>
                <w:rFonts w:ascii="Arial" w:eastAsia="Arial" w:hAnsi="Arial" w:cs="Arial"/>
                <w:color w:val="000000"/>
              </w:rPr>
            </w:pPr>
            <w:r>
              <w:rPr>
                <w:rFonts w:ascii="Arial" w:eastAsia="Arial" w:hAnsi="Arial" w:cs="Arial"/>
                <w:color w:val="000000"/>
              </w:rPr>
              <w:t>[-0.65, -0.85]</w:t>
            </w:r>
          </w:p>
        </w:tc>
        <w:tc>
          <w:tcPr>
            <w:tcW w:w="254" w:type="dxa"/>
            <w:vAlign w:val="center"/>
          </w:tcPr>
          <w:p w14:paraId="000000F0" w14:textId="77777777" w:rsidR="00B133DD" w:rsidRDefault="00B133DD">
            <w:pPr>
              <w:spacing w:after="0"/>
              <w:rPr>
                <w:rFonts w:ascii="Times New Roman" w:eastAsia="Times New Roman" w:hAnsi="Times New Roman" w:cs="Times New Roman"/>
                <w:sz w:val="20"/>
                <w:szCs w:val="20"/>
              </w:rPr>
            </w:pPr>
          </w:p>
        </w:tc>
      </w:tr>
      <w:tr w:rsidR="00B133DD" w14:paraId="4C5EE107" w14:textId="77777777" w:rsidTr="0083595B">
        <w:trPr>
          <w:trHeight w:val="204"/>
        </w:trPr>
        <w:tc>
          <w:tcPr>
            <w:tcW w:w="1612" w:type="dxa"/>
            <w:tcBorders>
              <w:top w:val="nil"/>
              <w:left w:val="nil"/>
              <w:bottom w:val="nil"/>
              <w:right w:val="nil"/>
            </w:tcBorders>
            <w:shd w:val="clear" w:color="auto" w:fill="auto"/>
            <w:vAlign w:val="bottom"/>
          </w:tcPr>
          <w:p w14:paraId="000000F1"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5" w:type="dxa"/>
            <w:tcBorders>
              <w:top w:val="nil"/>
              <w:left w:val="nil"/>
              <w:bottom w:val="nil"/>
              <w:right w:val="nil"/>
            </w:tcBorders>
            <w:shd w:val="clear" w:color="auto" w:fill="auto"/>
            <w:vAlign w:val="bottom"/>
          </w:tcPr>
          <w:p w14:paraId="000000F2"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873" w:type="dxa"/>
            <w:tcBorders>
              <w:top w:val="nil"/>
              <w:left w:val="nil"/>
              <w:bottom w:val="nil"/>
              <w:right w:val="nil"/>
            </w:tcBorders>
            <w:shd w:val="clear" w:color="auto" w:fill="auto"/>
            <w:vAlign w:val="bottom"/>
          </w:tcPr>
          <w:p w14:paraId="000000F3" w14:textId="77777777" w:rsidR="00B133DD" w:rsidRDefault="00A50CB3">
            <w:pPr>
              <w:spacing w:after="0"/>
              <w:jc w:val="center"/>
              <w:rPr>
                <w:rFonts w:ascii="Arial" w:eastAsia="Arial" w:hAnsi="Arial" w:cs="Arial"/>
                <w:color w:val="000000"/>
              </w:rPr>
            </w:pPr>
            <w:r>
              <w:rPr>
                <w:rFonts w:ascii="Arial" w:eastAsia="Arial" w:hAnsi="Arial" w:cs="Arial"/>
                <w:color w:val="000000"/>
              </w:rPr>
              <w:t>2.91</w:t>
            </w:r>
          </w:p>
        </w:tc>
        <w:tc>
          <w:tcPr>
            <w:tcW w:w="1432" w:type="dxa"/>
            <w:tcBorders>
              <w:top w:val="nil"/>
              <w:left w:val="nil"/>
              <w:bottom w:val="nil"/>
              <w:right w:val="nil"/>
            </w:tcBorders>
            <w:shd w:val="clear" w:color="auto" w:fill="auto"/>
            <w:vAlign w:val="bottom"/>
          </w:tcPr>
          <w:p w14:paraId="000000F4" w14:textId="77777777" w:rsidR="00B133DD" w:rsidRDefault="00A50CB3">
            <w:pPr>
              <w:spacing w:after="0"/>
              <w:rPr>
                <w:rFonts w:ascii="Arial" w:eastAsia="Arial" w:hAnsi="Arial" w:cs="Arial"/>
                <w:color w:val="000000"/>
              </w:rPr>
            </w:pPr>
            <w:r>
              <w:rPr>
                <w:rFonts w:ascii="Arial" w:eastAsia="Arial" w:hAnsi="Arial" w:cs="Arial"/>
                <w:color w:val="000000"/>
              </w:rPr>
              <w:t>[2.80, 3.02]</w:t>
            </w:r>
          </w:p>
        </w:tc>
        <w:tc>
          <w:tcPr>
            <w:tcW w:w="1177" w:type="dxa"/>
            <w:tcBorders>
              <w:top w:val="nil"/>
              <w:left w:val="nil"/>
              <w:bottom w:val="nil"/>
              <w:right w:val="nil"/>
            </w:tcBorders>
            <w:shd w:val="clear" w:color="auto" w:fill="auto"/>
            <w:vAlign w:val="bottom"/>
          </w:tcPr>
          <w:p w14:paraId="000000F5"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331" w:type="dxa"/>
            <w:tcBorders>
              <w:top w:val="nil"/>
              <w:left w:val="nil"/>
              <w:bottom w:val="nil"/>
              <w:right w:val="nil"/>
            </w:tcBorders>
            <w:shd w:val="clear" w:color="auto" w:fill="auto"/>
            <w:vAlign w:val="bottom"/>
          </w:tcPr>
          <w:p w14:paraId="000000F6" w14:textId="77777777" w:rsidR="00B133DD" w:rsidRDefault="00A50CB3">
            <w:pPr>
              <w:spacing w:after="0"/>
              <w:rPr>
                <w:rFonts w:ascii="Arial" w:eastAsia="Arial" w:hAnsi="Arial" w:cs="Arial"/>
                <w:color w:val="000000"/>
              </w:rPr>
            </w:pPr>
            <w:r>
              <w:rPr>
                <w:rFonts w:ascii="Arial" w:eastAsia="Arial" w:hAnsi="Arial" w:cs="Arial"/>
                <w:color w:val="000000"/>
              </w:rPr>
              <w:t>[2.87, 3.35]</w:t>
            </w:r>
          </w:p>
        </w:tc>
        <w:tc>
          <w:tcPr>
            <w:tcW w:w="1231" w:type="dxa"/>
            <w:tcBorders>
              <w:top w:val="nil"/>
              <w:left w:val="nil"/>
              <w:bottom w:val="nil"/>
              <w:right w:val="nil"/>
            </w:tcBorders>
            <w:shd w:val="clear" w:color="auto" w:fill="auto"/>
            <w:vAlign w:val="bottom"/>
          </w:tcPr>
          <w:p w14:paraId="000000F7" w14:textId="77777777" w:rsidR="00B133DD" w:rsidRDefault="00A50CB3">
            <w:pPr>
              <w:spacing w:after="0"/>
              <w:jc w:val="center"/>
              <w:rPr>
                <w:rFonts w:ascii="Arial" w:eastAsia="Arial" w:hAnsi="Arial" w:cs="Arial"/>
                <w:color w:val="000000"/>
              </w:rPr>
            </w:pPr>
            <w:r>
              <w:rPr>
                <w:rFonts w:ascii="Arial" w:eastAsia="Arial" w:hAnsi="Arial" w:cs="Arial"/>
                <w:color w:val="000000"/>
              </w:rPr>
              <w:t>-0.20</w:t>
            </w:r>
          </w:p>
        </w:tc>
        <w:tc>
          <w:tcPr>
            <w:tcW w:w="1513" w:type="dxa"/>
            <w:tcBorders>
              <w:top w:val="nil"/>
              <w:left w:val="nil"/>
              <w:bottom w:val="nil"/>
              <w:right w:val="nil"/>
            </w:tcBorders>
            <w:shd w:val="clear" w:color="auto" w:fill="auto"/>
            <w:vAlign w:val="bottom"/>
          </w:tcPr>
          <w:p w14:paraId="000000F8" w14:textId="77777777" w:rsidR="00B133DD" w:rsidRDefault="00A50CB3">
            <w:pPr>
              <w:spacing w:after="0"/>
              <w:rPr>
                <w:rFonts w:ascii="Arial" w:eastAsia="Arial" w:hAnsi="Arial" w:cs="Arial"/>
                <w:color w:val="000000"/>
              </w:rPr>
            </w:pPr>
            <w:r>
              <w:rPr>
                <w:rFonts w:ascii="Arial" w:eastAsia="Arial" w:hAnsi="Arial" w:cs="Arial"/>
                <w:color w:val="000000"/>
              </w:rPr>
              <w:t>[-0.06, -0.33]</w:t>
            </w:r>
          </w:p>
        </w:tc>
        <w:tc>
          <w:tcPr>
            <w:tcW w:w="254" w:type="dxa"/>
            <w:vAlign w:val="center"/>
          </w:tcPr>
          <w:p w14:paraId="000000F9" w14:textId="77777777" w:rsidR="00B133DD" w:rsidRDefault="00B133DD">
            <w:pPr>
              <w:spacing w:after="0"/>
              <w:rPr>
                <w:rFonts w:ascii="Times New Roman" w:eastAsia="Times New Roman" w:hAnsi="Times New Roman" w:cs="Times New Roman"/>
                <w:sz w:val="20"/>
                <w:szCs w:val="20"/>
              </w:rPr>
            </w:pPr>
          </w:p>
        </w:tc>
      </w:tr>
      <w:tr w:rsidR="00B133DD" w14:paraId="6EEBAE05" w14:textId="77777777" w:rsidTr="0083595B">
        <w:trPr>
          <w:trHeight w:val="204"/>
        </w:trPr>
        <w:tc>
          <w:tcPr>
            <w:tcW w:w="1612" w:type="dxa"/>
            <w:tcBorders>
              <w:top w:val="nil"/>
              <w:left w:val="nil"/>
              <w:bottom w:val="nil"/>
              <w:right w:val="nil"/>
            </w:tcBorders>
            <w:shd w:val="clear" w:color="auto" w:fill="auto"/>
            <w:vAlign w:val="bottom"/>
          </w:tcPr>
          <w:p w14:paraId="000000FA"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5" w:type="dxa"/>
            <w:tcBorders>
              <w:top w:val="nil"/>
              <w:left w:val="nil"/>
              <w:bottom w:val="nil"/>
              <w:right w:val="nil"/>
            </w:tcBorders>
            <w:shd w:val="clear" w:color="auto" w:fill="auto"/>
            <w:vAlign w:val="bottom"/>
          </w:tcPr>
          <w:p w14:paraId="000000FB"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873" w:type="dxa"/>
            <w:tcBorders>
              <w:top w:val="nil"/>
              <w:left w:val="nil"/>
              <w:bottom w:val="nil"/>
              <w:right w:val="nil"/>
            </w:tcBorders>
            <w:shd w:val="clear" w:color="auto" w:fill="auto"/>
            <w:vAlign w:val="bottom"/>
          </w:tcPr>
          <w:p w14:paraId="000000FC" w14:textId="77777777" w:rsidR="00B133DD" w:rsidRDefault="00A50CB3">
            <w:pPr>
              <w:spacing w:after="0"/>
              <w:jc w:val="center"/>
              <w:rPr>
                <w:rFonts w:ascii="Arial" w:eastAsia="Arial" w:hAnsi="Arial" w:cs="Arial"/>
                <w:color w:val="000000"/>
              </w:rPr>
            </w:pPr>
            <w:r>
              <w:rPr>
                <w:rFonts w:ascii="Arial" w:eastAsia="Arial" w:hAnsi="Arial" w:cs="Arial"/>
                <w:color w:val="000000"/>
              </w:rPr>
              <w:t>2.38</w:t>
            </w:r>
          </w:p>
        </w:tc>
        <w:tc>
          <w:tcPr>
            <w:tcW w:w="1432" w:type="dxa"/>
            <w:tcBorders>
              <w:top w:val="nil"/>
              <w:left w:val="nil"/>
              <w:bottom w:val="nil"/>
              <w:right w:val="nil"/>
            </w:tcBorders>
            <w:shd w:val="clear" w:color="auto" w:fill="auto"/>
            <w:vAlign w:val="bottom"/>
          </w:tcPr>
          <w:p w14:paraId="000000FD" w14:textId="77777777" w:rsidR="00B133DD" w:rsidRDefault="00A50CB3">
            <w:pPr>
              <w:spacing w:after="0"/>
              <w:rPr>
                <w:rFonts w:ascii="Arial" w:eastAsia="Arial" w:hAnsi="Arial" w:cs="Arial"/>
                <w:color w:val="000000"/>
              </w:rPr>
            </w:pPr>
            <w:r>
              <w:rPr>
                <w:rFonts w:ascii="Arial" w:eastAsia="Arial" w:hAnsi="Arial" w:cs="Arial"/>
                <w:color w:val="000000"/>
              </w:rPr>
              <w:t>[2.16, 2.61]</w:t>
            </w:r>
          </w:p>
        </w:tc>
        <w:tc>
          <w:tcPr>
            <w:tcW w:w="1177" w:type="dxa"/>
            <w:tcBorders>
              <w:top w:val="nil"/>
              <w:left w:val="nil"/>
              <w:bottom w:val="nil"/>
              <w:right w:val="nil"/>
            </w:tcBorders>
            <w:shd w:val="clear" w:color="auto" w:fill="auto"/>
            <w:vAlign w:val="bottom"/>
          </w:tcPr>
          <w:p w14:paraId="000000FE"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FF" w14:textId="77777777" w:rsidR="00B133DD" w:rsidRDefault="00A50CB3">
            <w:pPr>
              <w:spacing w:after="0"/>
              <w:rPr>
                <w:rFonts w:ascii="Arial" w:eastAsia="Arial" w:hAnsi="Arial" w:cs="Arial"/>
                <w:color w:val="000000"/>
              </w:rPr>
            </w:pPr>
            <w:r>
              <w:rPr>
                <w:rFonts w:ascii="Arial" w:eastAsia="Arial" w:hAnsi="Arial" w:cs="Arial"/>
                <w:color w:val="000000"/>
              </w:rPr>
              <w:t>[2.51, 2.93]</w:t>
            </w:r>
          </w:p>
        </w:tc>
        <w:tc>
          <w:tcPr>
            <w:tcW w:w="1231" w:type="dxa"/>
            <w:tcBorders>
              <w:top w:val="nil"/>
              <w:left w:val="nil"/>
              <w:bottom w:val="nil"/>
              <w:right w:val="nil"/>
            </w:tcBorders>
            <w:shd w:val="clear" w:color="auto" w:fill="auto"/>
            <w:vAlign w:val="bottom"/>
          </w:tcPr>
          <w:p w14:paraId="00000100" w14:textId="77777777" w:rsidR="00B133DD" w:rsidRDefault="00A50CB3">
            <w:pPr>
              <w:spacing w:after="0"/>
              <w:jc w:val="center"/>
              <w:rPr>
                <w:rFonts w:ascii="Arial" w:eastAsia="Arial" w:hAnsi="Arial" w:cs="Arial"/>
                <w:color w:val="000000"/>
              </w:rPr>
            </w:pPr>
            <w:r>
              <w:rPr>
                <w:rFonts w:ascii="Arial" w:eastAsia="Arial" w:hAnsi="Arial" w:cs="Arial"/>
                <w:color w:val="000000"/>
              </w:rPr>
              <w:t>-0.34</w:t>
            </w:r>
          </w:p>
        </w:tc>
        <w:tc>
          <w:tcPr>
            <w:tcW w:w="1513" w:type="dxa"/>
            <w:tcBorders>
              <w:top w:val="nil"/>
              <w:left w:val="nil"/>
              <w:bottom w:val="nil"/>
              <w:right w:val="nil"/>
            </w:tcBorders>
            <w:shd w:val="clear" w:color="auto" w:fill="auto"/>
            <w:vAlign w:val="bottom"/>
          </w:tcPr>
          <w:p w14:paraId="00000101" w14:textId="77777777" w:rsidR="00B133DD" w:rsidRDefault="00A50CB3">
            <w:pPr>
              <w:spacing w:after="0"/>
              <w:rPr>
                <w:rFonts w:ascii="Arial" w:eastAsia="Arial" w:hAnsi="Arial" w:cs="Arial"/>
                <w:color w:val="000000"/>
              </w:rPr>
            </w:pPr>
            <w:r>
              <w:rPr>
                <w:rFonts w:ascii="Arial" w:eastAsia="Arial" w:hAnsi="Arial" w:cs="Arial"/>
                <w:color w:val="000000"/>
              </w:rPr>
              <w:t>[-0.35, -0.32]</w:t>
            </w:r>
          </w:p>
        </w:tc>
        <w:tc>
          <w:tcPr>
            <w:tcW w:w="254" w:type="dxa"/>
            <w:vAlign w:val="center"/>
          </w:tcPr>
          <w:p w14:paraId="00000102" w14:textId="77777777" w:rsidR="00B133DD" w:rsidRDefault="00B133DD">
            <w:pPr>
              <w:spacing w:after="0"/>
              <w:rPr>
                <w:rFonts w:ascii="Times New Roman" w:eastAsia="Times New Roman" w:hAnsi="Times New Roman" w:cs="Times New Roman"/>
                <w:sz w:val="20"/>
                <w:szCs w:val="20"/>
              </w:rPr>
            </w:pPr>
          </w:p>
        </w:tc>
      </w:tr>
      <w:tr w:rsidR="00B133DD" w14:paraId="627FE5E8" w14:textId="77777777" w:rsidTr="0083595B">
        <w:trPr>
          <w:trHeight w:val="204"/>
        </w:trPr>
        <w:tc>
          <w:tcPr>
            <w:tcW w:w="1612" w:type="dxa"/>
            <w:tcBorders>
              <w:top w:val="nil"/>
              <w:left w:val="nil"/>
              <w:bottom w:val="nil"/>
              <w:right w:val="nil"/>
            </w:tcBorders>
            <w:shd w:val="clear" w:color="auto" w:fill="auto"/>
            <w:vAlign w:val="bottom"/>
          </w:tcPr>
          <w:p w14:paraId="00000103"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5" w:type="dxa"/>
            <w:tcBorders>
              <w:top w:val="nil"/>
              <w:left w:val="nil"/>
              <w:bottom w:val="nil"/>
              <w:right w:val="nil"/>
            </w:tcBorders>
            <w:shd w:val="clear" w:color="auto" w:fill="auto"/>
            <w:vAlign w:val="bottom"/>
          </w:tcPr>
          <w:p w14:paraId="00000104"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873" w:type="dxa"/>
            <w:tcBorders>
              <w:top w:val="nil"/>
              <w:left w:val="nil"/>
              <w:bottom w:val="nil"/>
              <w:right w:val="nil"/>
            </w:tcBorders>
            <w:shd w:val="clear" w:color="auto" w:fill="auto"/>
            <w:vAlign w:val="bottom"/>
          </w:tcPr>
          <w:p w14:paraId="00000105"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432" w:type="dxa"/>
            <w:tcBorders>
              <w:top w:val="nil"/>
              <w:left w:val="nil"/>
              <w:bottom w:val="nil"/>
              <w:right w:val="nil"/>
            </w:tcBorders>
            <w:shd w:val="clear" w:color="auto" w:fill="auto"/>
            <w:vAlign w:val="bottom"/>
          </w:tcPr>
          <w:p w14:paraId="00000106" w14:textId="77777777" w:rsidR="00B133DD" w:rsidRDefault="00A50CB3">
            <w:pPr>
              <w:spacing w:after="0"/>
              <w:rPr>
                <w:rFonts w:ascii="Arial" w:eastAsia="Arial" w:hAnsi="Arial" w:cs="Arial"/>
                <w:color w:val="000000"/>
              </w:rPr>
            </w:pPr>
            <w:r>
              <w:rPr>
                <w:rFonts w:ascii="Arial" w:eastAsia="Arial" w:hAnsi="Arial" w:cs="Arial"/>
                <w:color w:val="000000"/>
              </w:rPr>
              <w:t>[2.22, 2.53]</w:t>
            </w:r>
          </w:p>
        </w:tc>
        <w:tc>
          <w:tcPr>
            <w:tcW w:w="1177" w:type="dxa"/>
            <w:tcBorders>
              <w:top w:val="nil"/>
              <w:left w:val="nil"/>
              <w:bottom w:val="nil"/>
              <w:right w:val="nil"/>
            </w:tcBorders>
            <w:shd w:val="clear" w:color="auto" w:fill="auto"/>
            <w:vAlign w:val="bottom"/>
          </w:tcPr>
          <w:p w14:paraId="00000107" w14:textId="77777777" w:rsidR="00B133DD" w:rsidRDefault="00A50CB3">
            <w:pPr>
              <w:spacing w:after="0"/>
              <w:jc w:val="center"/>
              <w:rPr>
                <w:rFonts w:ascii="Arial" w:eastAsia="Arial" w:hAnsi="Arial" w:cs="Arial"/>
                <w:color w:val="000000"/>
              </w:rPr>
            </w:pPr>
            <w:r>
              <w:rPr>
                <w:rFonts w:ascii="Arial" w:eastAsia="Arial" w:hAnsi="Arial" w:cs="Arial"/>
                <w:color w:val="000000"/>
              </w:rPr>
              <w:t>3.27</w:t>
            </w:r>
          </w:p>
        </w:tc>
        <w:tc>
          <w:tcPr>
            <w:tcW w:w="1331" w:type="dxa"/>
            <w:tcBorders>
              <w:top w:val="nil"/>
              <w:left w:val="nil"/>
              <w:bottom w:val="nil"/>
              <w:right w:val="nil"/>
            </w:tcBorders>
            <w:shd w:val="clear" w:color="auto" w:fill="auto"/>
            <w:vAlign w:val="bottom"/>
          </w:tcPr>
          <w:p w14:paraId="00000108" w14:textId="77777777" w:rsidR="00B133DD" w:rsidRDefault="00A50CB3">
            <w:pPr>
              <w:spacing w:after="0"/>
              <w:rPr>
                <w:rFonts w:ascii="Arial" w:eastAsia="Arial" w:hAnsi="Arial" w:cs="Arial"/>
                <w:color w:val="000000"/>
              </w:rPr>
            </w:pPr>
            <w:r>
              <w:rPr>
                <w:rFonts w:ascii="Arial" w:eastAsia="Arial" w:hAnsi="Arial" w:cs="Arial"/>
                <w:color w:val="000000"/>
              </w:rPr>
              <w:t>[3.10, 3.44]</w:t>
            </w:r>
          </w:p>
        </w:tc>
        <w:tc>
          <w:tcPr>
            <w:tcW w:w="1231" w:type="dxa"/>
            <w:tcBorders>
              <w:top w:val="nil"/>
              <w:left w:val="nil"/>
              <w:bottom w:val="nil"/>
              <w:right w:val="nil"/>
            </w:tcBorders>
            <w:shd w:val="clear" w:color="auto" w:fill="auto"/>
            <w:vAlign w:val="bottom"/>
          </w:tcPr>
          <w:p w14:paraId="00000109"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513" w:type="dxa"/>
            <w:tcBorders>
              <w:top w:val="nil"/>
              <w:left w:val="nil"/>
              <w:bottom w:val="nil"/>
              <w:right w:val="nil"/>
            </w:tcBorders>
            <w:shd w:val="clear" w:color="auto" w:fill="auto"/>
            <w:vAlign w:val="bottom"/>
          </w:tcPr>
          <w:p w14:paraId="0000010A" w14:textId="77777777" w:rsidR="00B133DD" w:rsidRDefault="00A50CB3">
            <w:pPr>
              <w:spacing w:after="0"/>
              <w:rPr>
                <w:rFonts w:ascii="Arial" w:eastAsia="Arial" w:hAnsi="Arial" w:cs="Arial"/>
                <w:color w:val="000000"/>
              </w:rPr>
            </w:pPr>
            <w:r>
              <w:rPr>
                <w:rFonts w:ascii="Arial" w:eastAsia="Arial" w:hAnsi="Arial" w:cs="Arial"/>
                <w:color w:val="000000"/>
              </w:rPr>
              <w:t>[-0.88, -0.91]</w:t>
            </w:r>
          </w:p>
        </w:tc>
        <w:tc>
          <w:tcPr>
            <w:tcW w:w="254" w:type="dxa"/>
            <w:vAlign w:val="center"/>
          </w:tcPr>
          <w:p w14:paraId="0000010B" w14:textId="77777777" w:rsidR="00B133DD" w:rsidRDefault="00B133DD">
            <w:pPr>
              <w:spacing w:after="0"/>
              <w:rPr>
                <w:rFonts w:ascii="Times New Roman" w:eastAsia="Times New Roman" w:hAnsi="Times New Roman" w:cs="Times New Roman"/>
                <w:sz w:val="20"/>
                <w:szCs w:val="20"/>
              </w:rPr>
            </w:pPr>
          </w:p>
        </w:tc>
      </w:tr>
      <w:tr w:rsidR="00B133DD" w14:paraId="5FA3EB4B" w14:textId="77777777" w:rsidTr="0083595B">
        <w:trPr>
          <w:trHeight w:val="204"/>
        </w:trPr>
        <w:tc>
          <w:tcPr>
            <w:tcW w:w="1612" w:type="dxa"/>
            <w:tcBorders>
              <w:top w:val="nil"/>
              <w:left w:val="nil"/>
              <w:bottom w:val="nil"/>
              <w:right w:val="nil"/>
            </w:tcBorders>
            <w:shd w:val="clear" w:color="auto" w:fill="auto"/>
            <w:vAlign w:val="bottom"/>
          </w:tcPr>
          <w:p w14:paraId="0000010C"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5" w:type="dxa"/>
            <w:tcBorders>
              <w:top w:val="nil"/>
              <w:left w:val="nil"/>
              <w:bottom w:val="nil"/>
              <w:right w:val="nil"/>
            </w:tcBorders>
            <w:shd w:val="clear" w:color="auto" w:fill="auto"/>
            <w:vAlign w:val="bottom"/>
          </w:tcPr>
          <w:p w14:paraId="0000010D"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873" w:type="dxa"/>
            <w:tcBorders>
              <w:top w:val="nil"/>
              <w:left w:val="nil"/>
              <w:bottom w:val="nil"/>
              <w:right w:val="nil"/>
            </w:tcBorders>
            <w:shd w:val="clear" w:color="auto" w:fill="auto"/>
            <w:vAlign w:val="bottom"/>
          </w:tcPr>
          <w:p w14:paraId="0000010E" w14:textId="77777777" w:rsidR="00B133DD" w:rsidRDefault="00A50CB3">
            <w:pPr>
              <w:spacing w:after="0"/>
              <w:jc w:val="center"/>
              <w:rPr>
                <w:rFonts w:ascii="Arial" w:eastAsia="Arial" w:hAnsi="Arial" w:cs="Arial"/>
                <w:color w:val="000000"/>
              </w:rPr>
            </w:pPr>
            <w:r>
              <w:rPr>
                <w:rFonts w:ascii="Arial" w:eastAsia="Arial" w:hAnsi="Arial" w:cs="Arial"/>
                <w:color w:val="000000"/>
              </w:rPr>
              <w:t>1.44</w:t>
            </w:r>
          </w:p>
        </w:tc>
        <w:tc>
          <w:tcPr>
            <w:tcW w:w="1432" w:type="dxa"/>
            <w:tcBorders>
              <w:top w:val="nil"/>
              <w:left w:val="nil"/>
              <w:bottom w:val="nil"/>
              <w:right w:val="nil"/>
            </w:tcBorders>
            <w:shd w:val="clear" w:color="auto" w:fill="auto"/>
            <w:vAlign w:val="bottom"/>
          </w:tcPr>
          <w:p w14:paraId="0000010F" w14:textId="77777777" w:rsidR="00B133DD" w:rsidRDefault="00A50CB3">
            <w:pPr>
              <w:spacing w:after="0"/>
              <w:rPr>
                <w:rFonts w:ascii="Arial" w:eastAsia="Arial" w:hAnsi="Arial" w:cs="Arial"/>
                <w:color w:val="000000"/>
              </w:rPr>
            </w:pPr>
            <w:r>
              <w:rPr>
                <w:rFonts w:ascii="Arial" w:eastAsia="Arial" w:hAnsi="Arial" w:cs="Arial"/>
                <w:color w:val="000000"/>
              </w:rPr>
              <w:t>[1.27, 1.61]</w:t>
            </w:r>
          </w:p>
        </w:tc>
        <w:tc>
          <w:tcPr>
            <w:tcW w:w="1177" w:type="dxa"/>
            <w:tcBorders>
              <w:top w:val="nil"/>
              <w:left w:val="nil"/>
              <w:bottom w:val="nil"/>
              <w:right w:val="nil"/>
            </w:tcBorders>
            <w:shd w:val="clear" w:color="auto" w:fill="auto"/>
            <w:vAlign w:val="bottom"/>
          </w:tcPr>
          <w:p w14:paraId="00000110" w14:textId="77777777" w:rsidR="00B133DD" w:rsidRDefault="00A50CB3">
            <w:pPr>
              <w:spacing w:after="0"/>
              <w:jc w:val="center"/>
              <w:rPr>
                <w:rFonts w:ascii="Arial" w:eastAsia="Arial" w:hAnsi="Arial" w:cs="Arial"/>
                <w:color w:val="000000"/>
              </w:rPr>
            </w:pPr>
            <w:r>
              <w:rPr>
                <w:rFonts w:ascii="Arial" w:eastAsia="Arial" w:hAnsi="Arial" w:cs="Arial"/>
                <w:color w:val="000000"/>
              </w:rPr>
              <w:t>1.94</w:t>
            </w:r>
          </w:p>
        </w:tc>
        <w:tc>
          <w:tcPr>
            <w:tcW w:w="1331" w:type="dxa"/>
            <w:tcBorders>
              <w:top w:val="nil"/>
              <w:left w:val="nil"/>
              <w:bottom w:val="nil"/>
              <w:right w:val="nil"/>
            </w:tcBorders>
            <w:shd w:val="clear" w:color="auto" w:fill="auto"/>
            <w:vAlign w:val="bottom"/>
          </w:tcPr>
          <w:p w14:paraId="00000111" w14:textId="77777777" w:rsidR="00B133DD" w:rsidRDefault="00A50CB3">
            <w:pPr>
              <w:spacing w:after="0"/>
              <w:rPr>
                <w:rFonts w:ascii="Arial" w:eastAsia="Arial" w:hAnsi="Arial" w:cs="Arial"/>
                <w:color w:val="000000"/>
              </w:rPr>
            </w:pPr>
            <w:r>
              <w:rPr>
                <w:rFonts w:ascii="Arial" w:eastAsia="Arial" w:hAnsi="Arial" w:cs="Arial"/>
                <w:color w:val="000000"/>
              </w:rPr>
              <w:t>[1.72, 2.16]</w:t>
            </w:r>
          </w:p>
        </w:tc>
        <w:tc>
          <w:tcPr>
            <w:tcW w:w="1231" w:type="dxa"/>
            <w:tcBorders>
              <w:top w:val="nil"/>
              <w:left w:val="nil"/>
              <w:bottom w:val="nil"/>
              <w:right w:val="nil"/>
            </w:tcBorders>
            <w:shd w:val="clear" w:color="auto" w:fill="auto"/>
            <w:vAlign w:val="bottom"/>
          </w:tcPr>
          <w:p w14:paraId="00000112" w14:textId="77777777" w:rsidR="00B133DD" w:rsidRDefault="00A50CB3">
            <w:pPr>
              <w:spacing w:after="0"/>
              <w:jc w:val="center"/>
              <w:rPr>
                <w:rFonts w:ascii="Arial" w:eastAsia="Arial" w:hAnsi="Arial" w:cs="Arial"/>
                <w:color w:val="000000"/>
              </w:rPr>
            </w:pPr>
            <w:r>
              <w:rPr>
                <w:rFonts w:ascii="Arial" w:eastAsia="Arial" w:hAnsi="Arial" w:cs="Arial"/>
                <w:color w:val="000000"/>
              </w:rPr>
              <w:t>-0.50</w:t>
            </w:r>
          </w:p>
        </w:tc>
        <w:tc>
          <w:tcPr>
            <w:tcW w:w="1513" w:type="dxa"/>
            <w:tcBorders>
              <w:top w:val="nil"/>
              <w:left w:val="nil"/>
              <w:bottom w:val="nil"/>
              <w:right w:val="nil"/>
            </w:tcBorders>
            <w:shd w:val="clear" w:color="auto" w:fill="auto"/>
            <w:vAlign w:val="bottom"/>
          </w:tcPr>
          <w:p w14:paraId="00000113" w14:textId="77777777" w:rsidR="00B133DD" w:rsidRDefault="00A50CB3">
            <w:pPr>
              <w:spacing w:after="0"/>
              <w:rPr>
                <w:rFonts w:ascii="Arial" w:eastAsia="Arial" w:hAnsi="Arial" w:cs="Arial"/>
                <w:color w:val="000000"/>
              </w:rPr>
            </w:pPr>
            <w:r>
              <w:rPr>
                <w:rFonts w:ascii="Arial" w:eastAsia="Arial" w:hAnsi="Arial" w:cs="Arial"/>
                <w:color w:val="000000"/>
              </w:rPr>
              <w:t>[-0.45, -0.55]</w:t>
            </w:r>
          </w:p>
        </w:tc>
        <w:tc>
          <w:tcPr>
            <w:tcW w:w="254" w:type="dxa"/>
            <w:vAlign w:val="center"/>
          </w:tcPr>
          <w:p w14:paraId="00000114" w14:textId="77777777" w:rsidR="00B133DD" w:rsidRDefault="00B133DD">
            <w:pPr>
              <w:spacing w:after="0"/>
              <w:rPr>
                <w:rFonts w:ascii="Times New Roman" w:eastAsia="Times New Roman" w:hAnsi="Times New Roman" w:cs="Times New Roman"/>
                <w:sz w:val="20"/>
                <w:szCs w:val="20"/>
              </w:rPr>
            </w:pPr>
          </w:p>
        </w:tc>
      </w:tr>
      <w:tr w:rsidR="00B133DD" w14:paraId="2E86794F" w14:textId="77777777" w:rsidTr="0083595B">
        <w:trPr>
          <w:trHeight w:val="204"/>
        </w:trPr>
        <w:tc>
          <w:tcPr>
            <w:tcW w:w="1612" w:type="dxa"/>
            <w:tcBorders>
              <w:top w:val="nil"/>
              <w:left w:val="nil"/>
              <w:bottom w:val="nil"/>
              <w:right w:val="nil"/>
            </w:tcBorders>
            <w:shd w:val="clear" w:color="auto" w:fill="auto"/>
            <w:vAlign w:val="bottom"/>
          </w:tcPr>
          <w:p w14:paraId="00000115"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5" w:type="dxa"/>
            <w:tcBorders>
              <w:top w:val="nil"/>
              <w:left w:val="nil"/>
              <w:bottom w:val="nil"/>
              <w:right w:val="nil"/>
            </w:tcBorders>
            <w:shd w:val="clear" w:color="auto" w:fill="auto"/>
            <w:vAlign w:val="bottom"/>
          </w:tcPr>
          <w:p w14:paraId="00000116"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873" w:type="dxa"/>
            <w:tcBorders>
              <w:top w:val="nil"/>
              <w:left w:val="nil"/>
              <w:bottom w:val="nil"/>
              <w:right w:val="nil"/>
            </w:tcBorders>
            <w:shd w:val="clear" w:color="auto" w:fill="auto"/>
            <w:vAlign w:val="bottom"/>
          </w:tcPr>
          <w:p w14:paraId="00000117"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432" w:type="dxa"/>
            <w:tcBorders>
              <w:top w:val="nil"/>
              <w:left w:val="nil"/>
              <w:bottom w:val="nil"/>
              <w:right w:val="nil"/>
            </w:tcBorders>
            <w:shd w:val="clear" w:color="auto" w:fill="auto"/>
            <w:vAlign w:val="bottom"/>
          </w:tcPr>
          <w:p w14:paraId="00000118" w14:textId="77777777" w:rsidR="00B133DD" w:rsidRDefault="00A50CB3">
            <w:pPr>
              <w:spacing w:after="0"/>
              <w:rPr>
                <w:rFonts w:ascii="Arial" w:eastAsia="Arial" w:hAnsi="Arial" w:cs="Arial"/>
                <w:color w:val="000000"/>
              </w:rPr>
            </w:pPr>
            <w:r>
              <w:rPr>
                <w:rFonts w:ascii="Arial" w:eastAsia="Arial" w:hAnsi="Arial" w:cs="Arial"/>
                <w:color w:val="000000"/>
              </w:rPr>
              <w:t>[0.68, 1.16]</w:t>
            </w:r>
          </w:p>
        </w:tc>
        <w:tc>
          <w:tcPr>
            <w:tcW w:w="1177" w:type="dxa"/>
            <w:tcBorders>
              <w:top w:val="nil"/>
              <w:left w:val="nil"/>
              <w:bottom w:val="nil"/>
              <w:right w:val="nil"/>
            </w:tcBorders>
            <w:shd w:val="clear" w:color="auto" w:fill="auto"/>
            <w:vAlign w:val="bottom"/>
          </w:tcPr>
          <w:p w14:paraId="00000119" w14:textId="77777777" w:rsidR="00B133DD" w:rsidRDefault="00A50CB3">
            <w:pPr>
              <w:spacing w:after="0"/>
              <w:jc w:val="center"/>
              <w:rPr>
                <w:rFonts w:ascii="Arial" w:eastAsia="Arial" w:hAnsi="Arial" w:cs="Arial"/>
                <w:color w:val="000000"/>
              </w:rPr>
            </w:pPr>
            <w:r>
              <w:rPr>
                <w:rFonts w:ascii="Arial" w:eastAsia="Arial" w:hAnsi="Arial" w:cs="Arial"/>
                <w:color w:val="000000"/>
              </w:rPr>
              <w:t>2.51</w:t>
            </w:r>
          </w:p>
        </w:tc>
        <w:tc>
          <w:tcPr>
            <w:tcW w:w="1331" w:type="dxa"/>
            <w:tcBorders>
              <w:top w:val="nil"/>
              <w:left w:val="nil"/>
              <w:bottom w:val="nil"/>
              <w:right w:val="nil"/>
            </w:tcBorders>
            <w:shd w:val="clear" w:color="auto" w:fill="auto"/>
            <w:vAlign w:val="bottom"/>
          </w:tcPr>
          <w:p w14:paraId="0000011A" w14:textId="77777777" w:rsidR="00B133DD" w:rsidRDefault="00A50CB3">
            <w:pPr>
              <w:spacing w:after="0"/>
              <w:rPr>
                <w:rFonts w:ascii="Arial" w:eastAsia="Arial" w:hAnsi="Arial" w:cs="Arial"/>
                <w:color w:val="000000"/>
              </w:rPr>
            </w:pPr>
            <w:r>
              <w:rPr>
                <w:rFonts w:ascii="Arial" w:eastAsia="Arial" w:hAnsi="Arial" w:cs="Arial"/>
                <w:color w:val="000000"/>
              </w:rPr>
              <w:t>[2.33, 2.69]</w:t>
            </w:r>
          </w:p>
        </w:tc>
        <w:tc>
          <w:tcPr>
            <w:tcW w:w="1231" w:type="dxa"/>
            <w:tcBorders>
              <w:top w:val="nil"/>
              <w:left w:val="nil"/>
              <w:bottom w:val="nil"/>
              <w:right w:val="nil"/>
            </w:tcBorders>
            <w:shd w:val="clear" w:color="auto" w:fill="auto"/>
            <w:vAlign w:val="bottom"/>
          </w:tcPr>
          <w:p w14:paraId="0000011B" w14:textId="77777777" w:rsidR="00B133DD" w:rsidRDefault="00A50CB3">
            <w:pPr>
              <w:spacing w:after="0"/>
              <w:jc w:val="center"/>
              <w:rPr>
                <w:rFonts w:ascii="Arial" w:eastAsia="Arial" w:hAnsi="Arial" w:cs="Arial"/>
                <w:color w:val="000000"/>
              </w:rPr>
            </w:pPr>
            <w:r>
              <w:rPr>
                <w:rFonts w:ascii="Arial" w:eastAsia="Arial" w:hAnsi="Arial" w:cs="Arial"/>
                <w:color w:val="000000"/>
              </w:rPr>
              <w:t>-1.59</w:t>
            </w:r>
          </w:p>
        </w:tc>
        <w:tc>
          <w:tcPr>
            <w:tcW w:w="1513" w:type="dxa"/>
            <w:tcBorders>
              <w:top w:val="nil"/>
              <w:left w:val="nil"/>
              <w:bottom w:val="nil"/>
              <w:right w:val="nil"/>
            </w:tcBorders>
            <w:shd w:val="clear" w:color="auto" w:fill="auto"/>
            <w:vAlign w:val="bottom"/>
          </w:tcPr>
          <w:p w14:paraId="0000011C" w14:textId="77777777" w:rsidR="00B133DD" w:rsidRDefault="00A50CB3">
            <w:pPr>
              <w:spacing w:after="0"/>
              <w:rPr>
                <w:rFonts w:ascii="Arial" w:eastAsia="Arial" w:hAnsi="Arial" w:cs="Arial"/>
                <w:color w:val="000000"/>
              </w:rPr>
            </w:pPr>
            <w:r>
              <w:rPr>
                <w:rFonts w:ascii="Arial" w:eastAsia="Arial" w:hAnsi="Arial" w:cs="Arial"/>
                <w:color w:val="000000"/>
              </w:rPr>
              <w:t>[-1.66, -1.53]</w:t>
            </w:r>
          </w:p>
        </w:tc>
        <w:tc>
          <w:tcPr>
            <w:tcW w:w="254" w:type="dxa"/>
            <w:vAlign w:val="center"/>
          </w:tcPr>
          <w:p w14:paraId="0000011D" w14:textId="77777777" w:rsidR="00B133DD" w:rsidRDefault="00B133DD">
            <w:pPr>
              <w:spacing w:after="0"/>
              <w:rPr>
                <w:rFonts w:ascii="Times New Roman" w:eastAsia="Times New Roman" w:hAnsi="Times New Roman" w:cs="Times New Roman"/>
                <w:sz w:val="20"/>
                <w:szCs w:val="20"/>
              </w:rPr>
            </w:pPr>
          </w:p>
        </w:tc>
      </w:tr>
      <w:tr w:rsidR="00B133DD" w14:paraId="77E8961A" w14:textId="77777777" w:rsidTr="0083595B">
        <w:trPr>
          <w:trHeight w:val="204"/>
        </w:trPr>
        <w:tc>
          <w:tcPr>
            <w:tcW w:w="1612" w:type="dxa"/>
            <w:tcBorders>
              <w:top w:val="nil"/>
              <w:left w:val="nil"/>
              <w:bottom w:val="nil"/>
              <w:right w:val="nil"/>
            </w:tcBorders>
            <w:shd w:val="clear" w:color="auto" w:fill="auto"/>
            <w:vAlign w:val="bottom"/>
          </w:tcPr>
          <w:p w14:paraId="0000011E"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5" w:type="dxa"/>
            <w:tcBorders>
              <w:top w:val="nil"/>
              <w:left w:val="nil"/>
              <w:bottom w:val="nil"/>
              <w:right w:val="nil"/>
            </w:tcBorders>
            <w:shd w:val="clear" w:color="auto" w:fill="auto"/>
            <w:vAlign w:val="bottom"/>
          </w:tcPr>
          <w:p w14:paraId="0000011F"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873" w:type="dxa"/>
            <w:tcBorders>
              <w:top w:val="nil"/>
              <w:left w:val="nil"/>
              <w:bottom w:val="nil"/>
              <w:right w:val="nil"/>
            </w:tcBorders>
            <w:shd w:val="clear" w:color="auto" w:fill="auto"/>
            <w:vAlign w:val="bottom"/>
          </w:tcPr>
          <w:p w14:paraId="00000120" w14:textId="77777777" w:rsidR="00B133DD" w:rsidRDefault="00A50CB3">
            <w:pPr>
              <w:spacing w:after="0"/>
              <w:jc w:val="center"/>
              <w:rPr>
                <w:rFonts w:ascii="Arial" w:eastAsia="Arial" w:hAnsi="Arial" w:cs="Arial"/>
                <w:color w:val="000000"/>
              </w:rPr>
            </w:pPr>
            <w:r>
              <w:rPr>
                <w:rFonts w:ascii="Arial" w:eastAsia="Arial" w:hAnsi="Arial" w:cs="Arial"/>
                <w:color w:val="000000"/>
              </w:rPr>
              <w:t>1.48</w:t>
            </w:r>
          </w:p>
        </w:tc>
        <w:tc>
          <w:tcPr>
            <w:tcW w:w="1432" w:type="dxa"/>
            <w:tcBorders>
              <w:top w:val="nil"/>
              <w:left w:val="nil"/>
              <w:bottom w:val="nil"/>
              <w:right w:val="nil"/>
            </w:tcBorders>
            <w:shd w:val="clear" w:color="auto" w:fill="auto"/>
            <w:vAlign w:val="bottom"/>
          </w:tcPr>
          <w:p w14:paraId="00000121" w14:textId="77777777" w:rsidR="00B133DD" w:rsidRDefault="00A50CB3">
            <w:pPr>
              <w:spacing w:after="0"/>
              <w:rPr>
                <w:rFonts w:ascii="Arial" w:eastAsia="Arial" w:hAnsi="Arial" w:cs="Arial"/>
                <w:color w:val="000000"/>
              </w:rPr>
            </w:pPr>
            <w:r>
              <w:rPr>
                <w:rFonts w:ascii="Arial" w:eastAsia="Arial" w:hAnsi="Arial" w:cs="Arial"/>
                <w:color w:val="000000"/>
              </w:rPr>
              <w:t>[0.96, 2.00]</w:t>
            </w:r>
          </w:p>
        </w:tc>
        <w:tc>
          <w:tcPr>
            <w:tcW w:w="1177" w:type="dxa"/>
            <w:tcBorders>
              <w:top w:val="nil"/>
              <w:left w:val="nil"/>
              <w:bottom w:val="nil"/>
              <w:right w:val="nil"/>
            </w:tcBorders>
            <w:shd w:val="clear" w:color="auto" w:fill="auto"/>
            <w:vAlign w:val="bottom"/>
          </w:tcPr>
          <w:p w14:paraId="00000122"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23" w14:textId="77777777" w:rsidR="00B133DD" w:rsidRDefault="00A50CB3">
            <w:pPr>
              <w:spacing w:after="0"/>
              <w:rPr>
                <w:rFonts w:ascii="Arial" w:eastAsia="Arial" w:hAnsi="Arial" w:cs="Arial"/>
                <w:color w:val="000000"/>
              </w:rPr>
            </w:pPr>
            <w:r>
              <w:rPr>
                <w:rFonts w:ascii="Arial" w:eastAsia="Arial" w:hAnsi="Arial" w:cs="Arial"/>
                <w:color w:val="000000"/>
              </w:rPr>
              <w:t>[2.08, 2.50]</w:t>
            </w:r>
          </w:p>
        </w:tc>
        <w:tc>
          <w:tcPr>
            <w:tcW w:w="1231" w:type="dxa"/>
            <w:tcBorders>
              <w:top w:val="nil"/>
              <w:left w:val="nil"/>
              <w:bottom w:val="nil"/>
              <w:right w:val="nil"/>
            </w:tcBorders>
            <w:shd w:val="clear" w:color="auto" w:fill="auto"/>
            <w:vAlign w:val="bottom"/>
          </w:tcPr>
          <w:p w14:paraId="00000124"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13" w:type="dxa"/>
            <w:tcBorders>
              <w:top w:val="nil"/>
              <w:left w:val="nil"/>
              <w:bottom w:val="nil"/>
              <w:right w:val="nil"/>
            </w:tcBorders>
            <w:shd w:val="clear" w:color="auto" w:fill="auto"/>
            <w:vAlign w:val="bottom"/>
          </w:tcPr>
          <w:p w14:paraId="00000125" w14:textId="77777777" w:rsidR="00B133DD" w:rsidRDefault="00A50CB3">
            <w:pPr>
              <w:spacing w:after="0"/>
              <w:rPr>
                <w:rFonts w:ascii="Arial" w:eastAsia="Arial" w:hAnsi="Arial" w:cs="Arial"/>
                <w:color w:val="000000"/>
              </w:rPr>
            </w:pPr>
            <w:r>
              <w:rPr>
                <w:rFonts w:ascii="Arial" w:eastAsia="Arial" w:hAnsi="Arial" w:cs="Arial"/>
                <w:color w:val="000000"/>
              </w:rPr>
              <w:t>[-1.12, -0.49]</w:t>
            </w:r>
          </w:p>
        </w:tc>
        <w:tc>
          <w:tcPr>
            <w:tcW w:w="254" w:type="dxa"/>
            <w:vAlign w:val="center"/>
          </w:tcPr>
          <w:p w14:paraId="00000126" w14:textId="77777777" w:rsidR="00B133DD" w:rsidRDefault="00B133DD">
            <w:pPr>
              <w:spacing w:after="0"/>
              <w:rPr>
                <w:rFonts w:ascii="Times New Roman" w:eastAsia="Times New Roman" w:hAnsi="Times New Roman" w:cs="Times New Roman"/>
                <w:sz w:val="20"/>
                <w:szCs w:val="20"/>
              </w:rPr>
            </w:pPr>
          </w:p>
        </w:tc>
      </w:tr>
      <w:tr w:rsidR="00B133DD" w14:paraId="30D34B72" w14:textId="77777777" w:rsidTr="0083595B">
        <w:trPr>
          <w:trHeight w:val="204"/>
        </w:trPr>
        <w:tc>
          <w:tcPr>
            <w:tcW w:w="1612" w:type="dxa"/>
            <w:tcBorders>
              <w:top w:val="nil"/>
              <w:left w:val="nil"/>
              <w:bottom w:val="nil"/>
              <w:right w:val="nil"/>
            </w:tcBorders>
            <w:shd w:val="clear" w:color="auto" w:fill="auto"/>
            <w:vAlign w:val="bottom"/>
          </w:tcPr>
          <w:p w14:paraId="00000127"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5" w:type="dxa"/>
            <w:tcBorders>
              <w:top w:val="nil"/>
              <w:left w:val="nil"/>
              <w:bottom w:val="nil"/>
              <w:right w:val="nil"/>
            </w:tcBorders>
            <w:shd w:val="clear" w:color="auto" w:fill="auto"/>
            <w:vAlign w:val="bottom"/>
          </w:tcPr>
          <w:p w14:paraId="00000128"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873" w:type="dxa"/>
            <w:tcBorders>
              <w:top w:val="nil"/>
              <w:left w:val="nil"/>
              <w:bottom w:val="nil"/>
              <w:right w:val="nil"/>
            </w:tcBorders>
            <w:shd w:val="clear" w:color="auto" w:fill="auto"/>
            <w:vAlign w:val="bottom"/>
          </w:tcPr>
          <w:p w14:paraId="00000129" w14:textId="77777777" w:rsidR="00B133DD" w:rsidRDefault="00A50CB3">
            <w:pPr>
              <w:spacing w:after="0"/>
              <w:jc w:val="center"/>
              <w:rPr>
                <w:rFonts w:ascii="Arial" w:eastAsia="Arial" w:hAnsi="Arial" w:cs="Arial"/>
                <w:color w:val="000000"/>
              </w:rPr>
            </w:pPr>
            <w:r>
              <w:rPr>
                <w:rFonts w:ascii="Arial" w:eastAsia="Arial" w:hAnsi="Arial" w:cs="Arial"/>
                <w:color w:val="000000"/>
              </w:rPr>
              <w:t>3.19</w:t>
            </w:r>
          </w:p>
        </w:tc>
        <w:tc>
          <w:tcPr>
            <w:tcW w:w="1432" w:type="dxa"/>
            <w:tcBorders>
              <w:top w:val="nil"/>
              <w:left w:val="nil"/>
              <w:bottom w:val="nil"/>
              <w:right w:val="nil"/>
            </w:tcBorders>
            <w:shd w:val="clear" w:color="auto" w:fill="auto"/>
            <w:vAlign w:val="bottom"/>
          </w:tcPr>
          <w:p w14:paraId="0000012A" w14:textId="77777777" w:rsidR="00B133DD" w:rsidRDefault="00A50CB3">
            <w:pPr>
              <w:spacing w:after="0"/>
              <w:rPr>
                <w:rFonts w:ascii="Arial" w:eastAsia="Arial" w:hAnsi="Arial" w:cs="Arial"/>
                <w:color w:val="000000"/>
              </w:rPr>
            </w:pPr>
            <w:r>
              <w:rPr>
                <w:rFonts w:ascii="Arial" w:eastAsia="Arial" w:hAnsi="Arial" w:cs="Arial"/>
                <w:color w:val="000000"/>
              </w:rPr>
              <w:t>[2.91, 3.47]</w:t>
            </w:r>
          </w:p>
        </w:tc>
        <w:tc>
          <w:tcPr>
            <w:tcW w:w="1177" w:type="dxa"/>
            <w:tcBorders>
              <w:top w:val="nil"/>
              <w:left w:val="nil"/>
              <w:bottom w:val="nil"/>
              <w:right w:val="nil"/>
            </w:tcBorders>
            <w:shd w:val="clear" w:color="auto" w:fill="auto"/>
            <w:vAlign w:val="bottom"/>
          </w:tcPr>
          <w:p w14:paraId="0000012B"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331" w:type="dxa"/>
            <w:tcBorders>
              <w:top w:val="nil"/>
              <w:left w:val="nil"/>
              <w:bottom w:val="nil"/>
              <w:right w:val="nil"/>
            </w:tcBorders>
            <w:shd w:val="clear" w:color="auto" w:fill="auto"/>
            <w:vAlign w:val="bottom"/>
          </w:tcPr>
          <w:p w14:paraId="0000012C" w14:textId="77777777" w:rsidR="00B133DD" w:rsidRDefault="00A50CB3">
            <w:pPr>
              <w:spacing w:after="0"/>
              <w:rPr>
                <w:rFonts w:ascii="Arial" w:eastAsia="Arial" w:hAnsi="Arial" w:cs="Arial"/>
                <w:color w:val="000000"/>
              </w:rPr>
            </w:pPr>
            <w:r>
              <w:rPr>
                <w:rFonts w:ascii="Arial" w:eastAsia="Arial" w:hAnsi="Arial" w:cs="Arial"/>
                <w:color w:val="000000"/>
              </w:rPr>
              <w:t>[3.17, 3.86]</w:t>
            </w:r>
          </w:p>
        </w:tc>
        <w:tc>
          <w:tcPr>
            <w:tcW w:w="1231" w:type="dxa"/>
            <w:tcBorders>
              <w:top w:val="nil"/>
              <w:left w:val="nil"/>
              <w:bottom w:val="nil"/>
              <w:right w:val="nil"/>
            </w:tcBorders>
            <w:shd w:val="clear" w:color="auto" w:fill="auto"/>
            <w:vAlign w:val="bottom"/>
          </w:tcPr>
          <w:p w14:paraId="0000012D"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13" w:type="dxa"/>
            <w:tcBorders>
              <w:top w:val="nil"/>
              <w:left w:val="nil"/>
              <w:bottom w:val="nil"/>
              <w:right w:val="nil"/>
            </w:tcBorders>
            <w:shd w:val="clear" w:color="auto" w:fill="auto"/>
            <w:vAlign w:val="bottom"/>
          </w:tcPr>
          <w:p w14:paraId="0000012E" w14:textId="77777777" w:rsidR="00B133DD" w:rsidRDefault="00A50CB3">
            <w:pPr>
              <w:spacing w:after="0"/>
              <w:rPr>
                <w:rFonts w:ascii="Arial" w:eastAsia="Arial" w:hAnsi="Arial" w:cs="Arial"/>
                <w:color w:val="000000"/>
              </w:rPr>
            </w:pPr>
            <w:r>
              <w:rPr>
                <w:rFonts w:ascii="Arial" w:eastAsia="Arial" w:hAnsi="Arial" w:cs="Arial"/>
                <w:color w:val="000000"/>
              </w:rPr>
              <w:t>[-0.25, -0.39]</w:t>
            </w:r>
          </w:p>
        </w:tc>
        <w:tc>
          <w:tcPr>
            <w:tcW w:w="254" w:type="dxa"/>
            <w:vAlign w:val="center"/>
          </w:tcPr>
          <w:p w14:paraId="0000012F" w14:textId="77777777" w:rsidR="00B133DD" w:rsidRDefault="00B133DD">
            <w:pPr>
              <w:spacing w:after="0"/>
              <w:rPr>
                <w:rFonts w:ascii="Times New Roman" w:eastAsia="Times New Roman" w:hAnsi="Times New Roman" w:cs="Times New Roman"/>
                <w:sz w:val="20"/>
                <w:szCs w:val="20"/>
              </w:rPr>
            </w:pPr>
          </w:p>
        </w:tc>
      </w:tr>
      <w:tr w:rsidR="00B133DD" w14:paraId="350232C0" w14:textId="77777777" w:rsidTr="0083595B">
        <w:trPr>
          <w:trHeight w:val="204"/>
        </w:trPr>
        <w:tc>
          <w:tcPr>
            <w:tcW w:w="1612" w:type="dxa"/>
            <w:tcBorders>
              <w:top w:val="nil"/>
              <w:left w:val="nil"/>
              <w:bottom w:val="nil"/>
              <w:right w:val="nil"/>
            </w:tcBorders>
            <w:shd w:val="clear" w:color="auto" w:fill="auto"/>
            <w:vAlign w:val="bottom"/>
          </w:tcPr>
          <w:p w14:paraId="00000130" w14:textId="77777777" w:rsidR="00B133DD" w:rsidRDefault="00A50CB3">
            <w:pPr>
              <w:spacing w:after="0"/>
              <w:jc w:val="right"/>
              <w:rPr>
                <w:rFonts w:ascii="Arial" w:eastAsia="Arial" w:hAnsi="Arial" w:cs="Arial"/>
                <w:color w:val="000000"/>
              </w:rPr>
            </w:pPr>
            <w:r>
              <w:rPr>
                <w:rFonts w:ascii="Arial" w:eastAsia="Arial" w:hAnsi="Arial" w:cs="Arial"/>
                <w:color w:val="000000"/>
              </w:rPr>
              <w:lastRenderedPageBreak/>
              <w:t>Portugal</w:t>
            </w:r>
          </w:p>
        </w:tc>
        <w:tc>
          <w:tcPr>
            <w:tcW w:w="755" w:type="dxa"/>
            <w:tcBorders>
              <w:top w:val="nil"/>
              <w:left w:val="nil"/>
              <w:bottom w:val="nil"/>
              <w:right w:val="nil"/>
            </w:tcBorders>
            <w:shd w:val="clear" w:color="auto" w:fill="auto"/>
            <w:vAlign w:val="bottom"/>
          </w:tcPr>
          <w:p w14:paraId="0000013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132" w14:textId="77777777" w:rsidR="00B133DD" w:rsidRDefault="00A50CB3">
            <w:pPr>
              <w:spacing w:after="0"/>
              <w:jc w:val="center"/>
              <w:rPr>
                <w:rFonts w:ascii="Arial" w:eastAsia="Arial" w:hAnsi="Arial" w:cs="Arial"/>
                <w:color w:val="000000"/>
              </w:rPr>
            </w:pPr>
            <w:r>
              <w:rPr>
                <w:rFonts w:ascii="Arial" w:eastAsia="Arial" w:hAnsi="Arial" w:cs="Arial"/>
                <w:color w:val="000000"/>
              </w:rPr>
              <w:t>-0.37</w:t>
            </w:r>
          </w:p>
        </w:tc>
        <w:tc>
          <w:tcPr>
            <w:tcW w:w="1432" w:type="dxa"/>
            <w:tcBorders>
              <w:top w:val="nil"/>
              <w:left w:val="nil"/>
              <w:bottom w:val="nil"/>
              <w:right w:val="nil"/>
            </w:tcBorders>
            <w:shd w:val="clear" w:color="auto" w:fill="auto"/>
            <w:vAlign w:val="bottom"/>
          </w:tcPr>
          <w:p w14:paraId="00000133" w14:textId="77777777" w:rsidR="00B133DD" w:rsidRDefault="00A50CB3">
            <w:pPr>
              <w:spacing w:after="0"/>
              <w:rPr>
                <w:rFonts w:ascii="Arial" w:eastAsia="Arial" w:hAnsi="Arial" w:cs="Arial"/>
                <w:color w:val="000000"/>
              </w:rPr>
            </w:pPr>
            <w:r>
              <w:rPr>
                <w:rFonts w:ascii="Arial" w:eastAsia="Arial" w:hAnsi="Arial" w:cs="Arial"/>
                <w:color w:val="000000"/>
              </w:rPr>
              <w:t>[-1.32,0.59]</w:t>
            </w:r>
          </w:p>
        </w:tc>
        <w:tc>
          <w:tcPr>
            <w:tcW w:w="1177" w:type="dxa"/>
            <w:tcBorders>
              <w:top w:val="nil"/>
              <w:left w:val="nil"/>
              <w:bottom w:val="nil"/>
              <w:right w:val="nil"/>
            </w:tcBorders>
            <w:shd w:val="clear" w:color="auto" w:fill="auto"/>
            <w:vAlign w:val="bottom"/>
          </w:tcPr>
          <w:p w14:paraId="00000134" w14:textId="77777777" w:rsidR="00B133DD" w:rsidRDefault="00A50CB3">
            <w:pPr>
              <w:spacing w:after="0"/>
              <w:jc w:val="center"/>
              <w:rPr>
                <w:rFonts w:ascii="Arial" w:eastAsia="Arial" w:hAnsi="Arial" w:cs="Arial"/>
                <w:color w:val="000000"/>
              </w:rPr>
            </w:pPr>
            <w:r>
              <w:rPr>
                <w:rFonts w:ascii="Arial" w:eastAsia="Arial" w:hAnsi="Arial" w:cs="Arial"/>
                <w:color w:val="000000"/>
              </w:rPr>
              <w:t>2.33</w:t>
            </w:r>
          </w:p>
        </w:tc>
        <w:tc>
          <w:tcPr>
            <w:tcW w:w="1331" w:type="dxa"/>
            <w:tcBorders>
              <w:top w:val="nil"/>
              <w:left w:val="nil"/>
              <w:bottom w:val="nil"/>
              <w:right w:val="nil"/>
            </w:tcBorders>
            <w:shd w:val="clear" w:color="auto" w:fill="auto"/>
            <w:vAlign w:val="bottom"/>
          </w:tcPr>
          <w:p w14:paraId="00000135" w14:textId="77777777" w:rsidR="00B133DD" w:rsidRDefault="00A50CB3">
            <w:pPr>
              <w:spacing w:after="0"/>
              <w:rPr>
                <w:rFonts w:ascii="Arial" w:eastAsia="Arial" w:hAnsi="Arial" w:cs="Arial"/>
                <w:color w:val="000000"/>
              </w:rPr>
            </w:pPr>
            <w:r>
              <w:rPr>
                <w:rFonts w:ascii="Arial" w:eastAsia="Arial" w:hAnsi="Arial" w:cs="Arial"/>
                <w:color w:val="000000"/>
              </w:rPr>
              <w:t>[1.64, 3.02]</w:t>
            </w:r>
          </w:p>
        </w:tc>
        <w:tc>
          <w:tcPr>
            <w:tcW w:w="1231" w:type="dxa"/>
            <w:tcBorders>
              <w:top w:val="nil"/>
              <w:left w:val="nil"/>
              <w:bottom w:val="nil"/>
              <w:right w:val="nil"/>
            </w:tcBorders>
            <w:shd w:val="clear" w:color="auto" w:fill="auto"/>
            <w:vAlign w:val="bottom"/>
          </w:tcPr>
          <w:p w14:paraId="00000136" w14:textId="77777777" w:rsidR="00B133DD" w:rsidRDefault="00A50CB3">
            <w:pPr>
              <w:spacing w:after="0"/>
              <w:jc w:val="center"/>
              <w:rPr>
                <w:rFonts w:ascii="Arial" w:eastAsia="Arial" w:hAnsi="Arial" w:cs="Arial"/>
                <w:color w:val="000000"/>
              </w:rPr>
            </w:pPr>
            <w:r>
              <w:rPr>
                <w:rFonts w:ascii="Arial" w:eastAsia="Arial" w:hAnsi="Arial" w:cs="Arial"/>
                <w:color w:val="000000"/>
              </w:rPr>
              <w:t>-2.70</w:t>
            </w:r>
          </w:p>
        </w:tc>
        <w:tc>
          <w:tcPr>
            <w:tcW w:w="1513" w:type="dxa"/>
            <w:tcBorders>
              <w:top w:val="nil"/>
              <w:left w:val="nil"/>
              <w:bottom w:val="nil"/>
              <w:right w:val="nil"/>
            </w:tcBorders>
            <w:shd w:val="clear" w:color="auto" w:fill="auto"/>
            <w:vAlign w:val="bottom"/>
          </w:tcPr>
          <w:p w14:paraId="00000137" w14:textId="77777777" w:rsidR="00B133DD" w:rsidRDefault="00A50CB3">
            <w:pPr>
              <w:spacing w:after="0"/>
              <w:rPr>
                <w:rFonts w:ascii="Arial" w:eastAsia="Arial" w:hAnsi="Arial" w:cs="Arial"/>
                <w:color w:val="000000"/>
              </w:rPr>
            </w:pPr>
            <w:r>
              <w:rPr>
                <w:rFonts w:ascii="Arial" w:eastAsia="Arial" w:hAnsi="Arial" w:cs="Arial"/>
                <w:color w:val="000000"/>
              </w:rPr>
              <w:t>[-2.97, -2.42]</w:t>
            </w:r>
          </w:p>
        </w:tc>
        <w:tc>
          <w:tcPr>
            <w:tcW w:w="254" w:type="dxa"/>
            <w:vAlign w:val="center"/>
          </w:tcPr>
          <w:p w14:paraId="00000138" w14:textId="77777777" w:rsidR="00B133DD" w:rsidRDefault="00B133DD">
            <w:pPr>
              <w:spacing w:after="0"/>
              <w:rPr>
                <w:rFonts w:ascii="Times New Roman" w:eastAsia="Times New Roman" w:hAnsi="Times New Roman" w:cs="Times New Roman"/>
                <w:sz w:val="20"/>
                <w:szCs w:val="20"/>
              </w:rPr>
            </w:pPr>
          </w:p>
        </w:tc>
      </w:tr>
      <w:tr w:rsidR="00B133DD" w14:paraId="3061BD87" w14:textId="77777777" w:rsidTr="0083595B">
        <w:trPr>
          <w:trHeight w:val="204"/>
        </w:trPr>
        <w:tc>
          <w:tcPr>
            <w:tcW w:w="1612" w:type="dxa"/>
            <w:tcBorders>
              <w:top w:val="nil"/>
              <w:left w:val="nil"/>
              <w:bottom w:val="nil"/>
              <w:right w:val="nil"/>
            </w:tcBorders>
            <w:shd w:val="clear" w:color="auto" w:fill="auto"/>
            <w:vAlign w:val="bottom"/>
          </w:tcPr>
          <w:p w14:paraId="00000139"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5" w:type="dxa"/>
            <w:tcBorders>
              <w:top w:val="nil"/>
              <w:left w:val="nil"/>
              <w:bottom w:val="nil"/>
              <w:right w:val="nil"/>
            </w:tcBorders>
            <w:shd w:val="clear" w:color="auto" w:fill="auto"/>
            <w:vAlign w:val="bottom"/>
          </w:tcPr>
          <w:p w14:paraId="0000013A"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873" w:type="dxa"/>
            <w:tcBorders>
              <w:top w:val="nil"/>
              <w:left w:val="nil"/>
              <w:bottom w:val="nil"/>
              <w:right w:val="nil"/>
            </w:tcBorders>
            <w:shd w:val="clear" w:color="auto" w:fill="auto"/>
            <w:vAlign w:val="bottom"/>
          </w:tcPr>
          <w:p w14:paraId="0000013B" w14:textId="77777777" w:rsidR="00B133DD" w:rsidRDefault="00A50CB3">
            <w:pPr>
              <w:spacing w:after="0"/>
              <w:jc w:val="center"/>
              <w:rPr>
                <w:rFonts w:ascii="Arial" w:eastAsia="Arial" w:hAnsi="Arial" w:cs="Arial"/>
                <w:color w:val="000000"/>
              </w:rPr>
            </w:pPr>
            <w:r>
              <w:rPr>
                <w:rFonts w:ascii="Arial" w:eastAsia="Arial" w:hAnsi="Arial" w:cs="Arial"/>
                <w:color w:val="000000"/>
              </w:rPr>
              <w:t>3.21</w:t>
            </w:r>
          </w:p>
        </w:tc>
        <w:tc>
          <w:tcPr>
            <w:tcW w:w="1432" w:type="dxa"/>
            <w:tcBorders>
              <w:top w:val="nil"/>
              <w:left w:val="nil"/>
              <w:bottom w:val="nil"/>
              <w:right w:val="nil"/>
            </w:tcBorders>
            <w:shd w:val="clear" w:color="auto" w:fill="auto"/>
            <w:vAlign w:val="bottom"/>
          </w:tcPr>
          <w:p w14:paraId="0000013C" w14:textId="77777777" w:rsidR="00B133DD" w:rsidRDefault="00A50CB3">
            <w:pPr>
              <w:spacing w:after="0"/>
              <w:rPr>
                <w:rFonts w:ascii="Arial" w:eastAsia="Arial" w:hAnsi="Arial" w:cs="Arial"/>
                <w:color w:val="000000"/>
              </w:rPr>
            </w:pPr>
            <w:r>
              <w:rPr>
                <w:rFonts w:ascii="Arial" w:eastAsia="Arial" w:hAnsi="Arial" w:cs="Arial"/>
                <w:color w:val="000000"/>
              </w:rPr>
              <w:t>[3.15, 3.26]</w:t>
            </w:r>
          </w:p>
        </w:tc>
        <w:tc>
          <w:tcPr>
            <w:tcW w:w="1177" w:type="dxa"/>
            <w:tcBorders>
              <w:top w:val="nil"/>
              <w:left w:val="nil"/>
              <w:bottom w:val="nil"/>
              <w:right w:val="nil"/>
            </w:tcBorders>
            <w:shd w:val="clear" w:color="auto" w:fill="auto"/>
            <w:vAlign w:val="bottom"/>
          </w:tcPr>
          <w:p w14:paraId="0000013D"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13E" w14:textId="77777777" w:rsidR="00B133DD" w:rsidRDefault="00A50CB3">
            <w:pPr>
              <w:spacing w:after="0"/>
              <w:rPr>
                <w:rFonts w:ascii="Arial" w:eastAsia="Arial" w:hAnsi="Arial" w:cs="Arial"/>
                <w:color w:val="000000"/>
              </w:rPr>
            </w:pPr>
            <w:r>
              <w:rPr>
                <w:rFonts w:ascii="Arial" w:eastAsia="Arial" w:hAnsi="Arial" w:cs="Arial"/>
                <w:color w:val="000000"/>
              </w:rPr>
              <w:t>[3.08, 3.53]</w:t>
            </w:r>
          </w:p>
        </w:tc>
        <w:tc>
          <w:tcPr>
            <w:tcW w:w="1231" w:type="dxa"/>
            <w:tcBorders>
              <w:top w:val="nil"/>
              <w:left w:val="nil"/>
              <w:bottom w:val="nil"/>
              <w:right w:val="nil"/>
            </w:tcBorders>
            <w:shd w:val="clear" w:color="auto" w:fill="auto"/>
            <w:vAlign w:val="bottom"/>
          </w:tcPr>
          <w:p w14:paraId="0000013F" w14:textId="77777777" w:rsidR="00B133DD" w:rsidRDefault="00A50CB3">
            <w:pPr>
              <w:spacing w:after="0"/>
              <w:jc w:val="center"/>
              <w:rPr>
                <w:rFonts w:ascii="Arial" w:eastAsia="Arial" w:hAnsi="Arial" w:cs="Arial"/>
                <w:color w:val="000000"/>
              </w:rPr>
            </w:pPr>
            <w:r>
              <w:rPr>
                <w:rFonts w:ascii="Arial" w:eastAsia="Arial" w:hAnsi="Arial" w:cs="Arial"/>
                <w:color w:val="000000"/>
              </w:rPr>
              <w:t>-0.10</w:t>
            </w:r>
          </w:p>
        </w:tc>
        <w:tc>
          <w:tcPr>
            <w:tcW w:w="1513" w:type="dxa"/>
            <w:tcBorders>
              <w:top w:val="nil"/>
              <w:left w:val="nil"/>
              <w:bottom w:val="nil"/>
              <w:right w:val="nil"/>
            </w:tcBorders>
            <w:shd w:val="clear" w:color="auto" w:fill="auto"/>
            <w:vAlign w:val="bottom"/>
          </w:tcPr>
          <w:p w14:paraId="00000140" w14:textId="77777777" w:rsidR="00B133DD" w:rsidRDefault="00A50CB3">
            <w:pPr>
              <w:spacing w:after="0"/>
              <w:rPr>
                <w:rFonts w:ascii="Arial" w:eastAsia="Arial" w:hAnsi="Arial" w:cs="Arial"/>
                <w:color w:val="000000"/>
              </w:rPr>
            </w:pPr>
            <w:r>
              <w:rPr>
                <w:rFonts w:ascii="Arial" w:eastAsia="Arial" w:hAnsi="Arial" w:cs="Arial"/>
                <w:color w:val="000000"/>
              </w:rPr>
              <w:t>[0.07</w:t>
            </w:r>
            <w:proofErr w:type="gramStart"/>
            <w:r>
              <w:rPr>
                <w:rFonts w:ascii="Arial" w:eastAsia="Arial" w:hAnsi="Arial" w:cs="Arial"/>
                <w:color w:val="000000"/>
              </w:rPr>
              <w:t>,  -</w:t>
            </w:r>
            <w:proofErr w:type="gramEnd"/>
            <w:r>
              <w:rPr>
                <w:rFonts w:ascii="Arial" w:eastAsia="Arial" w:hAnsi="Arial" w:cs="Arial"/>
                <w:color w:val="000000"/>
              </w:rPr>
              <w:t>0.27]</w:t>
            </w:r>
          </w:p>
        </w:tc>
        <w:tc>
          <w:tcPr>
            <w:tcW w:w="254" w:type="dxa"/>
            <w:vAlign w:val="center"/>
          </w:tcPr>
          <w:p w14:paraId="00000141" w14:textId="77777777" w:rsidR="00B133DD" w:rsidRDefault="00B133DD">
            <w:pPr>
              <w:spacing w:after="0"/>
              <w:rPr>
                <w:rFonts w:ascii="Times New Roman" w:eastAsia="Times New Roman" w:hAnsi="Times New Roman" w:cs="Times New Roman"/>
                <w:sz w:val="20"/>
                <w:szCs w:val="20"/>
              </w:rPr>
            </w:pPr>
          </w:p>
        </w:tc>
      </w:tr>
      <w:tr w:rsidR="00B133DD" w14:paraId="30B0AC5A" w14:textId="77777777" w:rsidTr="0083595B">
        <w:trPr>
          <w:trHeight w:val="204"/>
        </w:trPr>
        <w:tc>
          <w:tcPr>
            <w:tcW w:w="1612" w:type="dxa"/>
            <w:tcBorders>
              <w:top w:val="nil"/>
              <w:left w:val="nil"/>
              <w:bottom w:val="nil"/>
              <w:right w:val="nil"/>
            </w:tcBorders>
            <w:shd w:val="clear" w:color="auto" w:fill="auto"/>
            <w:vAlign w:val="bottom"/>
          </w:tcPr>
          <w:p w14:paraId="00000142"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5" w:type="dxa"/>
            <w:tcBorders>
              <w:top w:val="nil"/>
              <w:left w:val="nil"/>
              <w:bottom w:val="nil"/>
              <w:right w:val="nil"/>
            </w:tcBorders>
            <w:shd w:val="clear" w:color="auto" w:fill="auto"/>
            <w:vAlign w:val="bottom"/>
          </w:tcPr>
          <w:p w14:paraId="00000143"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873" w:type="dxa"/>
            <w:tcBorders>
              <w:top w:val="nil"/>
              <w:left w:val="nil"/>
              <w:bottom w:val="nil"/>
              <w:right w:val="nil"/>
            </w:tcBorders>
            <w:shd w:val="clear" w:color="auto" w:fill="auto"/>
            <w:vAlign w:val="bottom"/>
          </w:tcPr>
          <w:p w14:paraId="00000144"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45" w14:textId="77777777" w:rsidR="00B133DD" w:rsidRDefault="00A50CB3">
            <w:pPr>
              <w:spacing w:after="0"/>
              <w:rPr>
                <w:rFonts w:ascii="Arial" w:eastAsia="Arial" w:hAnsi="Arial" w:cs="Arial"/>
                <w:color w:val="000000"/>
              </w:rPr>
            </w:pPr>
            <w:r>
              <w:rPr>
                <w:rFonts w:ascii="Arial" w:eastAsia="Arial" w:hAnsi="Arial" w:cs="Arial"/>
                <w:color w:val="000000"/>
              </w:rPr>
              <w:t>[2.18, 2.39]</w:t>
            </w:r>
          </w:p>
        </w:tc>
        <w:tc>
          <w:tcPr>
            <w:tcW w:w="1177" w:type="dxa"/>
            <w:tcBorders>
              <w:top w:val="nil"/>
              <w:left w:val="nil"/>
              <w:bottom w:val="nil"/>
              <w:right w:val="nil"/>
            </w:tcBorders>
            <w:shd w:val="clear" w:color="auto" w:fill="auto"/>
            <w:vAlign w:val="bottom"/>
          </w:tcPr>
          <w:p w14:paraId="00000146" w14:textId="77777777" w:rsidR="00B133DD" w:rsidRDefault="00A50CB3">
            <w:pPr>
              <w:spacing w:after="0"/>
              <w:jc w:val="center"/>
              <w:rPr>
                <w:rFonts w:ascii="Arial" w:eastAsia="Arial" w:hAnsi="Arial" w:cs="Arial"/>
                <w:color w:val="000000"/>
              </w:rPr>
            </w:pPr>
            <w:r>
              <w:rPr>
                <w:rFonts w:ascii="Arial" w:eastAsia="Arial" w:hAnsi="Arial" w:cs="Arial"/>
                <w:color w:val="000000"/>
              </w:rPr>
              <w:t>3.20</w:t>
            </w:r>
          </w:p>
        </w:tc>
        <w:tc>
          <w:tcPr>
            <w:tcW w:w="1331" w:type="dxa"/>
            <w:tcBorders>
              <w:top w:val="nil"/>
              <w:left w:val="nil"/>
              <w:bottom w:val="nil"/>
              <w:right w:val="nil"/>
            </w:tcBorders>
            <w:shd w:val="clear" w:color="auto" w:fill="auto"/>
            <w:vAlign w:val="bottom"/>
          </w:tcPr>
          <w:p w14:paraId="00000147" w14:textId="77777777" w:rsidR="00B133DD" w:rsidRDefault="00A50CB3">
            <w:pPr>
              <w:spacing w:after="0"/>
              <w:rPr>
                <w:rFonts w:ascii="Arial" w:eastAsia="Arial" w:hAnsi="Arial" w:cs="Arial"/>
                <w:color w:val="000000"/>
              </w:rPr>
            </w:pPr>
            <w:r>
              <w:rPr>
                <w:rFonts w:ascii="Arial" w:eastAsia="Arial" w:hAnsi="Arial" w:cs="Arial"/>
                <w:color w:val="000000"/>
              </w:rPr>
              <w:t>[2.97, 3.43]</w:t>
            </w:r>
          </w:p>
        </w:tc>
        <w:tc>
          <w:tcPr>
            <w:tcW w:w="1231" w:type="dxa"/>
            <w:tcBorders>
              <w:top w:val="nil"/>
              <w:left w:val="nil"/>
              <w:bottom w:val="nil"/>
              <w:right w:val="nil"/>
            </w:tcBorders>
            <w:shd w:val="clear" w:color="auto" w:fill="auto"/>
            <w:vAlign w:val="bottom"/>
          </w:tcPr>
          <w:p w14:paraId="00000148"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513" w:type="dxa"/>
            <w:tcBorders>
              <w:top w:val="nil"/>
              <w:left w:val="nil"/>
              <w:bottom w:val="nil"/>
              <w:right w:val="nil"/>
            </w:tcBorders>
            <w:shd w:val="clear" w:color="auto" w:fill="auto"/>
            <w:vAlign w:val="bottom"/>
          </w:tcPr>
          <w:p w14:paraId="00000149" w14:textId="77777777" w:rsidR="00B133DD" w:rsidRDefault="00A50CB3">
            <w:pPr>
              <w:spacing w:after="0"/>
              <w:rPr>
                <w:rFonts w:ascii="Arial" w:eastAsia="Arial" w:hAnsi="Arial" w:cs="Arial"/>
                <w:color w:val="000000"/>
              </w:rPr>
            </w:pPr>
            <w:r>
              <w:rPr>
                <w:rFonts w:ascii="Arial" w:eastAsia="Arial" w:hAnsi="Arial" w:cs="Arial"/>
                <w:color w:val="000000"/>
              </w:rPr>
              <w:t>[-0.80, -1.04]</w:t>
            </w:r>
          </w:p>
        </w:tc>
        <w:tc>
          <w:tcPr>
            <w:tcW w:w="254" w:type="dxa"/>
            <w:vAlign w:val="center"/>
          </w:tcPr>
          <w:p w14:paraId="0000014A" w14:textId="77777777" w:rsidR="00B133DD" w:rsidRDefault="00B133DD">
            <w:pPr>
              <w:spacing w:after="0"/>
              <w:rPr>
                <w:rFonts w:ascii="Times New Roman" w:eastAsia="Times New Roman" w:hAnsi="Times New Roman" w:cs="Times New Roman"/>
                <w:sz w:val="20"/>
                <w:szCs w:val="20"/>
              </w:rPr>
            </w:pPr>
          </w:p>
        </w:tc>
      </w:tr>
      <w:tr w:rsidR="00B133DD" w14:paraId="04D0B70A" w14:textId="77777777" w:rsidTr="0083595B">
        <w:trPr>
          <w:trHeight w:val="204"/>
        </w:trPr>
        <w:tc>
          <w:tcPr>
            <w:tcW w:w="1612" w:type="dxa"/>
            <w:tcBorders>
              <w:top w:val="nil"/>
              <w:left w:val="nil"/>
              <w:bottom w:val="nil"/>
              <w:right w:val="nil"/>
            </w:tcBorders>
            <w:shd w:val="clear" w:color="auto" w:fill="auto"/>
            <w:vAlign w:val="bottom"/>
          </w:tcPr>
          <w:p w14:paraId="0000014B"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5" w:type="dxa"/>
            <w:tcBorders>
              <w:top w:val="nil"/>
              <w:left w:val="nil"/>
              <w:bottom w:val="nil"/>
              <w:right w:val="nil"/>
            </w:tcBorders>
            <w:shd w:val="clear" w:color="auto" w:fill="auto"/>
            <w:vAlign w:val="bottom"/>
          </w:tcPr>
          <w:p w14:paraId="0000014C"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873" w:type="dxa"/>
            <w:tcBorders>
              <w:top w:val="nil"/>
              <w:left w:val="nil"/>
              <w:bottom w:val="nil"/>
              <w:right w:val="nil"/>
            </w:tcBorders>
            <w:shd w:val="clear" w:color="auto" w:fill="auto"/>
            <w:vAlign w:val="bottom"/>
          </w:tcPr>
          <w:p w14:paraId="0000014D"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14E" w14:textId="77777777" w:rsidR="00B133DD" w:rsidRDefault="00A50CB3">
            <w:pPr>
              <w:spacing w:after="0"/>
              <w:rPr>
                <w:rFonts w:ascii="Arial" w:eastAsia="Arial" w:hAnsi="Arial" w:cs="Arial"/>
                <w:color w:val="000000"/>
              </w:rPr>
            </w:pPr>
            <w:r>
              <w:rPr>
                <w:rFonts w:ascii="Arial" w:eastAsia="Arial" w:hAnsi="Arial" w:cs="Arial"/>
                <w:color w:val="000000"/>
              </w:rPr>
              <w:t>[2.00, 2.24]</w:t>
            </w:r>
          </w:p>
        </w:tc>
        <w:tc>
          <w:tcPr>
            <w:tcW w:w="1177" w:type="dxa"/>
            <w:tcBorders>
              <w:top w:val="nil"/>
              <w:left w:val="nil"/>
              <w:bottom w:val="nil"/>
              <w:right w:val="nil"/>
            </w:tcBorders>
            <w:shd w:val="clear" w:color="auto" w:fill="auto"/>
            <w:vAlign w:val="bottom"/>
          </w:tcPr>
          <w:p w14:paraId="0000014F"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50" w14:textId="77777777" w:rsidR="00B133DD" w:rsidRDefault="00A50CB3">
            <w:pPr>
              <w:spacing w:after="0"/>
              <w:rPr>
                <w:rFonts w:ascii="Arial" w:eastAsia="Arial" w:hAnsi="Arial" w:cs="Arial"/>
                <w:color w:val="000000"/>
              </w:rPr>
            </w:pPr>
            <w:r>
              <w:rPr>
                <w:rFonts w:ascii="Arial" w:eastAsia="Arial" w:hAnsi="Arial" w:cs="Arial"/>
                <w:color w:val="000000"/>
              </w:rPr>
              <w:t>[2.17, 2.41]</w:t>
            </w:r>
          </w:p>
        </w:tc>
        <w:tc>
          <w:tcPr>
            <w:tcW w:w="1231" w:type="dxa"/>
            <w:tcBorders>
              <w:top w:val="nil"/>
              <w:left w:val="nil"/>
              <w:bottom w:val="nil"/>
              <w:right w:val="nil"/>
            </w:tcBorders>
            <w:shd w:val="clear" w:color="auto" w:fill="auto"/>
            <w:vAlign w:val="bottom"/>
          </w:tcPr>
          <w:p w14:paraId="00000151"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13" w:type="dxa"/>
            <w:tcBorders>
              <w:top w:val="nil"/>
              <w:left w:val="nil"/>
              <w:bottom w:val="nil"/>
              <w:right w:val="nil"/>
            </w:tcBorders>
            <w:shd w:val="clear" w:color="auto" w:fill="auto"/>
            <w:vAlign w:val="bottom"/>
          </w:tcPr>
          <w:p w14:paraId="00000152" w14:textId="77777777" w:rsidR="00B133DD" w:rsidRDefault="00A50CB3">
            <w:pPr>
              <w:spacing w:after="0"/>
              <w:rPr>
                <w:rFonts w:ascii="Arial" w:eastAsia="Arial" w:hAnsi="Arial" w:cs="Arial"/>
                <w:color w:val="000000"/>
              </w:rPr>
            </w:pPr>
            <w:r>
              <w:rPr>
                <w:rFonts w:ascii="Arial" w:eastAsia="Arial" w:hAnsi="Arial" w:cs="Arial"/>
                <w:color w:val="000000"/>
              </w:rPr>
              <w:t>[-0.17, -0.16]</w:t>
            </w:r>
          </w:p>
        </w:tc>
        <w:tc>
          <w:tcPr>
            <w:tcW w:w="254" w:type="dxa"/>
            <w:vAlign w:val="center"/>
          </w:tcPr>
          <w:p w14:paraId="00000153" w14:textId="77777777" w:rsidR="00B133DD" w:rsidRDefault="00B133DD">
            <w:pPr>
              <w:spacing w:after="0"/>
              <w:rPr>
                <w:rFonts w:ascii="Times New Roman" w:eastAsia="Times New Roman" w:hAnsi="Times New Roman" w:cs="Times New Roman"/>
                <w:sz w:val="20"/>
                <w:szCs w:val="20"/>
              </w:rPr>
            </w:pPr>
          </w:p>
        </w:tc>
      </w:tr>
      <w:tr w:rsidR="00B133DD" w14:paraId="560AB2E7" w14:textId="77777777" w:rsidTr="0083595B">
        <w:trPr>
          <w:trHeight w:val="204"/>
        </w:trPr>
        <w:tc>
          <w:tcPr>
            <w:tcW w:w="1612" w:type="dxa"/>
            <w:tcBorders>
              <w:top w:val="nil"/>
              <w:left w:val="nil"/>
              <w:bottom w:val="nil"/>
              <w:right w:val="nil"/>
            </w:tcBorders>
            <w:shd w:val="clear" w:color="auto" w:fill="auto"/>
            <w:vAlign w:val="bottom"/>
          </w:tcPr>
          <w:p w14:paraId="00000154"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5" w:type="dxa"/>
            <w:tcBorders>
              <w:top w:val="nil"/>
              <w:left w:val="nil"/>
              <w:bottom w:val="nil"/>
              <w:right w:val="nil"/>
            </w:tcBorders>
            <w:shd w:val="clear" w:color="auto" w:fill="auto"/>
            <w:vAlign w:val="bottom"/>
          </w:tcPr>
          <w:p w14:paraId="00000155"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873" w:type="dxa"/>
            <w:tcBorders>
              <w:top w:val="nil"/>
              <w:left w:val="nil"/>
              <w:bottom w:val="nil"/>
              <w:right w:val="nil"/>
            </w:tcBorders>
            <w:shd w:val="clear" w:color="auto" w:fill="auto"/>
            <w:vAlign w:val="bottom"/>
          </w:tcPr>
          <w:p w14:paraId="00000156"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57" w14:textId="77777777" w:rsidR="00B133DD" w:rsidRDefault="00A50CB3">
            <w:pPr>
              <w:spacing w:after="0"/>
              <w:rPr>
                <w:rFonts w:ascii="Arial" w:eastAsia="Arial" w:hAnsi="Arial" w:cs="Arial"/>
                <w:color w:val="000000"/>
              </w:rPr>
            </w:pPr>
            <w:r>
              <w:rPr>
                <w:rFonts w:ascii="Arial" w:eastAsia="Arial" w:hAnsi="Arial" w:cs="Arial"/>
                <w:color w:val="000000"/>
              </w:rPr>
              <w:t>[2.03, 2.52]</w:t>
            </w:r>
          </w:p>
        </w:tc>
        <w:tc>
          <w:tcPr>
            <w:tcW w:w="1177" w:type="dxa"/>
            <w:tcBorders>
              <w:top w:val="nil"/>
              <w:left w:val="nil"/>
              <w:bottom w:val="nil"/>
              <w:right w:val="nil"/>
            </w:tcBorders>
            <w:shd w:val="clear" w:color="auto" w:fill="auto"/>
            <w:vAlign w:val="bottom"/>
          </w:tcPr>
          <w:p w14:paraId="00000158" w14:textId="77777777" w:rsidR="00B133DD" w:rsidRDefault="00A50CB3">
            <w:pPr>
              <w:spacing w:after="0"/>
              <w:jc w:val="center"/>
              <w:rPr>
                <w:rFonts w:ascii="Arial" w:eastAsia="Arial" w:hAnsi="Arial" w:cs="Arial"/>
                <w:color w:val="000000"/>
              </w:rPr>
            </w:pPr>
            <w:r>
              <w:rPr>
                <w:rFonts w:ascii="Arial" w:eastAsia="Arial" w:hAnsi="Arial" w:cs="Arial"/>
                <w:color w:val="000000"/>
              </w:rPr>
              <w:t>2.77</w:t>
            </w:r>
          </w:p>
        </w:tc>
        <w:tc>
          <w:tcPr>
            <w:tcW w:w="1331" w:type="dxa"/>
            <w:tcBorders>
              <w:top w:val="nil"/>
              <w:left w:val="nil"/>
              <w:bottom w:val="nil"/>
              <w:right w:val="nil"/>
            </w:tcBorders>
            <w:shd w:val="clear" w:color="auto" w:fill="auto"/>
            <w:vAlign w:val="bottom"/>
          </w:tcPr>
          <w:p w14:paraId="00000159" w14:textId="77777777" w:rsidR="00B133DD" w:rsidRDefault="00A50CB3">
            <w:pPr>
              <w:spacing w:after="0"/>
              <w:rPr>
                <w:rFonts w:ascii="Arial" w:eastAsia="Arial" w:hAnsi="Arial" w:cs="Arial"/>
                <w:color w:val="000000"/>
              </w:rPr>
            </w:pPr>
            <w:r>
              <w:rPr>
                <w:rFonts w:ascii="Arial" w:eastAsia="Arial" w:hAnsi="Arial" w:cs="Arial"/>
                <w:color w:val="000000"/>
              </w:rPr>
              <w:t>[2.59, 2.95]</w:t>
            </w:r>
          </w:p>
        </w:tc>
        <w:tc>
          <w:tcPr>
            <w:tcW w:w="1231" w:type="dxa"/>
            <w:tcBorders>
              <w:top w:val="nil"/>
              <w:left w:val="nil"/>
              <w:bottom w:val="nil"/>
              <w:right w:val="nil"/>
            </w:tcBorders>
            <w:shd w:val="clear" w:color="auto" w:fill="auto"/>
            <w:vAlign w:val="bottom"/>
          </w:tcPr>
          <w:p w14:paraId="0000015A"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13" w:type="dxa"/>
            <w:tcBorders>
              <w:top w:val="nil"/>
              <w:left w:val="nil"/>
              <w:bottom w:val="nil"/>
              <w:right w:val="nil"/>
            </w:tcBorders>
            <w:shd w:val="clear" w:color="auto" w:fill="auto"/>
            <w:vAlign w:val="bottom"/>
          </w:tcPr>
          <w:p w14:paraId="0000015B" w14:textId="77777777" w:rsidR="00B133DD" w:rsidRDefault="00A50CB3">
            <w:pPr>
              <w:spacing w:after="0"/>
              <w:rPr>
                <w:rFonts w:ascii="Arial" w:eastAsia="Arial" w:hAnsi="Arial" w:cs="Arial"/>
                <w:color w:val="000000"/>
              </w:rPr>
            </w:pPr>
            <w:r>
              <w:rPr>
                <w:rFonts w:ascii="Arial" w:eastAsia="Arial" w:hAnsi="Arial" w:cs="Arial"/>
                <w:color w:val="000000"/>
              </w:rPr>
              <w:t>[-0.55, -0.43]</w:t>
            </w:r>
          </w:p>
        </w:tc>
        <w:tc>
          <w:tcPr>
            <w:tcW w:w="254" w:type="dxa"/>
            <w:vAlign w:val="center"/>
          </w:tcPr>
          <w:p w14:paraId="0000015C" w14:textId="77777777" w:rsidR="00B133DD" w:rsidRDefault="00B133DD">
            <w:pPr>
              <w:spacing w:after="0"/>
              <w:rPr>
                <w:rFonts w:ascii="Times New Roman" w:eastAsia="Times New Roman" w:hAnsi="Times New Roman" w:cs="Times New Roman"/>
                <w:sz w:val="20"/>
                <w:szCs w:val="20"/>
              </w:rPr>
            </w:pPr>
          </w:p>
        </w:tc>
      </w:tr>
      <w:tr w:rsidR="00B133DD" w14:paraId="737E3190" w14:textId="77777777" w:rsidTr="0083595B">
        <w:trPr>
          <w:trHeight w:val="204"/>
        </w:trPr>
        <w:tc>
          <w:tcPr>
            <w:tcW w:w="1612" w:type="dxa"/>
            <w:tcBorders>
              <w:top w:val="nil"/>
              <w:left w:val="nil"/>
              <w:bottom w:val="single" w:sz="4" w:space="0" w:color="000000"/>
              <w:right w:val="nil"/>
            </w:tcBorders>
            <w:shd w:val="clear" w:color="auto" w:fill="auto"/>
            <w:vAlign w:val="bottom"/>
          </w:tcPr>
          <w:p w14:paraId="0000015D" w14:textId="77777777" w:rsidR="00B133DD" w:rsidRDefault="00B133DD">
            <w:pPr>
              <w:spacing w:after="0"/>
              <w:jc w:val="right"/>
              <w:rPr>
                <w:rFonts w:ascii="Arial" w:eastAsia="Arial" w:hAnsi="Arial" w:cs="Arial"/>
                <w:color w:val="000000"/>
              </w:rPr>
            </w:pPr>
          </w:p>
        </w:tc>
        <w:tc>
          <w:tcPr>
            <w:tcW w:w="755" w:type="dxa"/>
            <w:tcBorders>
              <w:top w:val="nil"/>
              <w:left w:val="nil"/>
              <w:bottom w:val="single" w:sz="4" w:space="0" w:color="000000"/>
              <w:right w:val="nil"/>
            </w:tcBorders>
            <w:shd w:val="clear" w:color="auto" w:fill="auto"/>
            <w:vAlign w:val="bottom"/>
          </w:tcPr>
          <w:p w14:paraId="0000015E" w14:textId="77777777" w:rsidR="00B133DD" w:rsidRDefault="00B133DD">
            <w:pPr>
              <w:spacing w:after="0"/>
              <w:jc w:val="center"/>
              <w:rPr>
                <w:rFonts w:ascii="Arial" w:eastAsia="Arial" w:hAnsi="Arial" w:cs="Arial"/>
                <w:color w:val="000000"/>
              </w:rPr>
            </w:pPr>
          </w:p>
        </w:tc>
        <w:tc>
          <w:tcPr>
            <w:tcW w:w="873" w:type="dxa"/>
            <w:tcBorders>
              <w:top w:val="nil"/>
              <w:left w:val="nil"/>
              <w:bottom w:val="single" w:sz="4" w:space="0" w:color="000000"/>
              <w:right w:val="nil"/>
            </w:tcBorders>
            <w:shd w:val="clear" w:color="auto" w:fill="auto"/>
            <w:vAlign w:val="bottom"/>
          </w:tcPr>
          <w:p w14:paraId="0000015F" w14:textId="77777777" w:rsidR="00B133DD" w:rsidRDefault="00B133DD">
            <w:pPr>
              <w:spacing w:after="0"/>
              <w:jc w:val="center"/>
              <w:rPr>
                <w:rFonts w:ascii="Arial" w:eastAsia="Arial" w:hAnsi="Arial" w:cs="Arial"/>
                <w:color w:val="000000"/>
              </w:rPr>
            </w:pPr>
          </w:p>
        </w:tc>
        <w:tc>
          <w:tcPr>
            <w:tcW w:w="1432" w:type="dxa"/>
            <w:tcBorders>
              <w:top w:val="nil"/>
              <w:left w:val="nil"/>
              <w:bottom w:val="single" w:sz="4" w:space="0" w:color="000000"/>
              <w:right w:val="nil"/>
            </w:tcBorders>
            <w:shd w:val="clear" w:color="auto" w:fill="auto"/>
            <w:vAlign w:val="bottom"/>
          </w:tcPr>
          <w:p w14:paraId="00000160" w14:textId="77777777" w:rsidR="00B133DD" w:rsidRDefault="00B133DD">
            <w:pPr>
              <w:spacing w:after="0"/>
              <w:rPr>
                <w:rFonts w:ascii="Arial" w:eastAsia="Arial" w:hAnsi="Arial" w:cs="Arial"/>
                <w:color w:val="000000"/>
              </w:rPr>
            </w:pPr>
          </w:p>
        </w:tc>
        <w:tc>
          <w:tcPr>
            <w:tcW w:w="1177" w:type="dxa"/>
            <w:tcBorders>
              <w:top w:val="nil"/>
              <w:left w:val="nil"/>
              <w:bottom w:val="single" w:sz="4" w:space="0" w:color="000000"/>
              <w:right w:val="nil"/>
            </w:tcBorders>
            <w:shd w:val="clear" w:color="auto" w:fill="auto"/>
            <w:vAlign w:val="bottom"/>
          </w:tcPr>
          <w:p w14:paraId="00000161" w14:textId="77777777" w:rsidR="00B133DD" w:rsidRDefault="00B133DD">
            <w:pPr>
              <w:spacing w:after="0"/>
              <w:jc w:val="center"/>
              <w:rPr>
                <w:rFonts w:ascii="Arial" w:eastAsia="Arial" w:hAnsi="Arial" w:cs="Arial"/>
                <w:color w:val="000000"/>
              </w:rPr>
            </w:pPr>
          </w:p>
        </w:tc>
        <w:tc>
          <w:tcPr>
            <w:tcW w:w="1331" w:type="dxa"/>
            <w:tcBorders>
              <w:top w:val="nil"/>
              <w:left w:val="nil"/>
              <w:bottom w:val="single" w:sz="4" w:space="0" w:color="000000"/>
              <w:right w:val="nil"/>
            </w:tcBorders>
            <w:shd w:val="clear" w:color="auto" w:fill="auto"/>
            <w:vAlign w:val="bottom"/>
          </w:tcPr>
          <w:p w14:paraId="00000162" w14:textId="77777777" w:rsidR="00B133DD" w:rsidRDefault="00B133DD">
            <w:pPr>
              <w:spacing w:after="0"/>
              <w:rPr>
                <w:rFonts w:ascii="Arial" w:eastAsia="Arial" w:hAnsi="Arial" w:cs="Arial"/>
                <w:color w:val="000000"/>
              </w:rPr>
            </w:pPr>
          </w:p>
        </w:tc>
        <w:tc>
          <w:tcPr>
            <w:tcW w:w="1231" w:type="dxa"/>
            <w:tcBorders>
              <w:top w:val="nil"/>
              <w:left w:val="nil"/>
              <w:bottom w:val="single" w:sz="4" w:space="0" w:color="000000"/>
              <w:right w:val="nil"/>
            </w:tcBorders>
            <w:shd w:val="clear" w:color="auto" w:fill="auto"/>
            <w:vAlign w:val="bottom"/>
          </w:tcPr>
          <w:p w14:paraId="00000163" w14:textId="77777777" w:rsidR="00B133DD" w:rsidRDefault="00B133DD">
            <w:pPr>
              <w:spacing w:after="0"/>
              <w:jc w:val="center"/>
              <w:rPr>
                <w:rFonts w:ascii="Arial" w:eastAsia="Arial" w:hAnsi="Arial" w:cs="Arial"/>
                <w:color w:val="000000"/>
              </w:rPr>
            </w:pPr>
          </w:p>
        </w:tc>
        <w:tc>
          <w:tcPr>
            <w:tcW w:w="1513" w:type="dxa"/>
            <w:tcBorders>
              <w:top w:val="nil"/>
              <w:left w:val="nil"/>
              <w:bottom w:val="single" w:sz="4" w:space="0" w:color="000000"/>
              <w:right w:val="nil"/>
            </w:tcBorders>
            <w:shd w:val="clear" w:color="auto" w:fill="auto"/>
            <w:vAlign w:val="bottom"/>
          </w:tcPr>
          <w:p w14:paraId="00000164" w14:textId="77777777" w:rsidR="00B133DD" w:rsidRDefault="00B133DD">
            <w:pPr>
              <w:spacing w:after="0"/>
              <w:rPr>
                <w:rFonts w:ascii="Arial" w:eastAsia="Arial" w:hAnsi="Arial" w:cs="Arial"/>
                <w:color w:val="000000"/>
              </w:rPr>
            </w:pPr>
          </w:p>
        </w:tc>
        <w:tc>
          <w:tcPr>
            <w:tcW w:w="254" w:type="dxa"/>
            <w:vAlign w:val="center"/>
          </w:tcPr>
          <w:p w14:paraId="00000165" w14:textId="77777777" w:rsidR="00B133DD" w:rsidRDefault="00B133DD">
            <w:pPr>
              <w:spacing w:after="0"/>
              <w:rPr>
                <w:rFonts w:ascii="Times New Roman" w:eastAsia="Times New Roman" w:hAnsi="Times New Roman" w:cs="Times New Roman"/>
                <w:sz w:val="20"/>
                <w:szCs w:val="20"/>
              </w:rPr>
            </w:pPr>
          </w:p>
        </w:tc>
      </w:tr>
    </w:tbl>
    <w:p w14:paraId="10BFF062" w14:textId="46BDD1F5" w:rsidR="0083595B" w:rsidRDefault="0083595B">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7B2C7958" w14:textId="77777777" w:rsidR="00E616BE" w:rsidRDefault="00E616BE">
      <w:pPr>
        <w:keepNext/>
        <w:spacing w:before="240" w:after="240" w:line="360" w:lineRule="auto"/>
        <w:jc w:val="both"/>
        <w:rPr>
          <w:rFonts w:ascii="Arial" w:eastAsia="Arial" w:hAnsi="Arial" w:cs="Arial"/>
          <w:b/>
          <w:sz w:val="24"/>
          <w:szCs w:val="24"/>
          <w:highlight w:val="white"/>
        </w:rPr>
      </w:pPr>
    </w:p>
    <w:p w14:paraId="00000167" w14:textId="234E4278" w:rsidR="00B133DD"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2.</w:t>
      </w:r>
      <w:r>
        <w:rPr>
          <w:rFonts w:ascii="Arial" w:eastAsia="Arial" w:hAnsi="Arial" w:cs="Arial"/>
          <w:sz w:val="24"/>
          <w:szCs w:val="24"/>
          <w:highlight w:val="white"/>
        </w:rPr>
        <w:t xml:space="preserve"> Decomposition of the gender gap</w:t>
      </w:r>
      <w:ins w:id="318" w:author="Nepomuceno, Marilia" w:date="2023-05-22T16:30:00Z">
        <w:r w:rsidR="00AA546F">
          <w:rPr>
            <w:rFonts w:ascii="Arial" w:eastAsia="Arial" w:hAnsi="Arial" w:cs="Arial"/>
            <w:sz w:val="24"/>
            <w:szCs w:val="24"/>
            <w:highlight w:val="white"/>
          </w:rPr>
          <w:t xml:space="preserve"> </w:t>
        </w:r>
        <w:r w:rsidR="00AA546F">
          <w:rPr>
            <w:rFonts w:ascii="Arial" w:eastAsia="Arial" w:hAnsi="Arial" w:cs="Arial"/>
            <w:sz w:val="24"/>
            <w:szCs w:val="24"/>
          </w:rPr>
          <w:t xml:space="preserve">(women-men) </w:t>
        </w:r>
      </w:ins>
      <w:del w:id="319" w:author="Nepomuceno, Marilia" w:date="2023-05-22T16:30:00Z">
        <w:r w:rsidDel="00AA546F">
          <w:rPr>
            <w:rFonts w:ascii="Arial" w:eastAsia="Arial" w:hAnsi="Arial" w:cs="Arial"/>
            <w:sz w:val="24"/>
            <w:szCs w:val="24"/>
            <w:highlight w:val="white"/>
          </w:rPr>
          <w:delText xml:space="preserve"> </w:delText>
        </w:r>
      </w:del>
      <w:r>
        <w:rPr>
          <w:rFonts w:ascii="Arial" w:eastAsia="Arial" w:hAnsi="Arial" w:cs="Arial"/>
          <w:sz w:val="24"/>
          <w:szCs w:val="24"/>
          <w:highlight w:val="white"/>
        </w:rPr>
        <w:t>in chronic disease-free life expectancy (CFLE) at ages 60+ into mortality and disability effects by country, with 95% confidence intervals.</w:t>
      </w:r>
    </w:p>
    <w:tbl>
      <w:tblPr>
        <w:tblStyle w:val="1"/>
        <w:tblW w:w="10360" w:type="dxa"/>
        <w:tblLayout w:type="fixed"/>
        <w:tblLook w:val="0400" w:firstRow="0" w:lastRow="0" w:firstColumn="0" w:lastColumn="0" w:noHBand="0" w:noVBand="1"/>
      </w:tblPr>
      <w:tblGrid>
        <w:gridCol w:w="1678"/>
        <w:gridCol w:w="750"/>
        <w:gridCol w:w="911"/>
        <w:gridCol w:w="1539"/>
        <w:gridCol w:w="1225"/>
        <w:gridCol w:w="1332"/>
        <w:gridCol w:w="1141"/>
        <w:gridCol w:w="1523"/>
        <w:gridCol w:w="261"/>
      </w:tblGrid>
      <w:tr w:rsidR="00B133DD" w14:paraId="4B4065DC" w14:textId="77777777" w:rsidTr="00A32BE0">
        <w:trPr>
          <w:gridAfter w:val="1"/>
          <w:wAfter w:w="261" w:type="dxa"/>
          <w:trHeight w:val="61"/>
        </w:trPr>
        <w:tc>
          <w:tcPr>
            <w:tcW w:w="1678" w:type="dxa"/>
            <w:vMerge w:val="restart"/>
            <w:tcBorders>
              <w:top w:val="single" w:sz="4" w:space="0" w:color="000000"/>
              <w:left w:val="nil"/>
              <w:bottom w:val="single" w:sz="4" w:space="0" w:color="000000"/>
              <w:right w:val="nil"/>
            </w:tcBorders>
            <w:shd w:val="clear" w:color="auto" w:fill="auto"/>
            <w:vAlign w:val="center"/>
          </w:tcPr>
          <w:p w14:paraId="00000168"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0" w:type="dxa"/>
            <w:vMerge w:val="restart"/>
            <w:tcBorders>
              <w:top w:val="single" w:sz="4" w:space="0" w:color="000000"/>
              <w:left w:val="nil"/>
              <w:bottom w:val="single" w:sz="4" w:space="0" w:color="000000"/>
              <w:right w:val="nil"/>
            </w:tcBorders>
            <w:shd w:val="clear" w:color="auto" w:fill="auto"/>
            <w:vAlign w:val="center"/>
          </w:tcPr>
          <w:p w14:paraId="00000169"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911" w:type="dxa"/>
            <w:vMerge w:val="restart"/>
            <w:tcBorders>
              <w:top w:val="single" w:sz="4" w:space="0" w:color="000000"/>
              <w:left w:val="nil"/>
              <w:bottom w:val="single" w:sz="4" w:space="0" w:color="000000"/>
              <w:right w:val="nil"/>
            </w:tcBorders>
            <w:shd w:val="clear" w:color="auto" w:fill="auto"/>
            <w:vAlign w:val="center"/>
          </w:tcPr>
          <w:p w14:paraId="0000016A" w14:textId="77777777" w:rsidR="00B133DD" w:rsidRDefault="00A50CB3">
            <w:pPr>
              <w:spacing w:after="0"/>
              <w:jc w:val="center"/>
              <w:rPr>
                <w:rFonts w:ascii="Arial" w:eastAsia="Arial" w:hAnsi="Arial" w:cs="Arial"/>
                <w:color w:val="000000"/>
              </w:rPr>
            </w:pPr>
            <w:r>
              <w:rPr>
                <w:rFonts w:ascii="Arial" w:eastAsia="Arial" w:hAnsi="Arial" w:cs="Arial"/>
                <w:color w:val="000000"/>
              </w:rPr>
              <w:t>CFLE</w:t>
            </w:r>
          </w:p>
        </w:tc>
        <w:tc>
          <w:tcPr>
            <w:tcW w:w="1539" w:type="dxa"/>
            <w:vMerge w:val="restart"/>
            <w:tcBorders>
              <w:top w:val="single" w:sz="4" w:space="0" w:color="000000"/>
              <w:left w:val="nil"/>
              <w:bottom w:val="single" w:sz="4" w:space="0" w:color="000000"/>
              <w:right w:val="nil"/>
            </w:tcBorders>
            <w:shd w:val="clear" w:color="auto" w:fill="auto"/>
            <w:vAlign w:val="center"/>
          </w:tcPr>
          <w:p w14:paraId="0000016B"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21" w:type="dxa"/>
            <w:gridSpan w:val="4"/>
            <w:tcBorders>
              <w:top w:val="single" w:sz="4" w:space="0" w:color="000000"/>
              <w:left w:val="nil"/>
              <w:bottom w:val="single" w:sz="4" w:space="0" w:color="000000"/>
              <w:right w:val="nil"/>
            </w:tcBorders>
            <w:shd w:val="clear" w:color="auto" w:fill="auto"/>
            <w:vAlign w:val="bottom"/>
          </w:tcPr>
          <w:p w14:paraId="0000016C"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7E0FF4" w14:paraId="00908F34" w14:textId="77777777" w:rsidTr="00A32BE0">
        <w:trPr>
          <w:gridAfter w:val="1"/>
          <w:wAfter w:w="261" w:type="dxa"/>
          <w:trHeight w:val="294"/>
        </w:trPr>
        <w:tc>
          <w:tcPr>
            <w:tcW w:w="1678" w:type="dxa"/>
            <w:vMerge/>
            <w:tcBorders>
              <w:top w:val="single" w:sz="4" w:space="0" w:color="000000"/>
              <w:left w:val="nil"/>
              <w:bottom w:val="single" w:sz="4" w:space="0" w:color="000000"/>
              <w:right w:val="nil"/>
            </w:tcBorders>
            <w:shd w:val="clear" w:color="auto" w:fill="auto"/>
            <w:vAlign w:val="center"/>
          </w:tcPr>
          <w:p w14:paraId="000001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val="restart"/>
            <w:tcBorders>
              <w:top w:val="nil"/>
              <w:left w:val="nil"/>
              <w:bottom w:val="single" w:sz="4" w:space="0" w:color="000000"/>
              <w:right w:val="nil"/>
            </w:tcBorders>
            <w:shd w:val="clear" w:color="auto" w:fill="auto"/>
            <w:vAlign w:val="center"/>
          </w:tcPr>
          <w:p w14:paraId="00000174"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2" w:type="dxa"/>
            <w:vMerge w:val="restart"/>
            <w:tcBorders>
              <w:top w:val="nil"/>
              <w:left w:val="nil"/>
              <w:bottom w:val="single" w:sz="4" w:space="0" w:color="000000"/>
              <w:right w:val="nil"/>
            </w:tcBorders>
            <w:shd w:val="clear" w:color="auto" w:fill="auto"/>
            <w:vAlign w:val="center"/>
          </w:tcPr>
          <w:p w14:paraId="00000175"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141" w:type="dxa"/>
            <w:vMerge w:val="restart"/>
            <w:tcBorders>
              <w:top w:val="nil"/>
              <w:left w:val="nil"/>
              <w:bottom w:val="single" w:sz="4" w:space="0" w:color="000000"/>
              <w:right w:val="nil"/>
            </w:tcBorders>
            <w:shd w:val="clear" w:color="auto" w:fill="auto"/>
            <w:vAlign w:val="center"/>
          </w:tcPr>
          <w:p w14:paraId="00000176" w14:textId="77777777" w:rsidR="00B133DD" w:rsidRDefault="00A50CB3">
            <w:pPr>
              <w:spacing w:after="0"/>
              <w:jc w:val="center"/>
              <w:rPr>
                <w:rFonts w:ascii="Arial" w:eastAsia="Arial" w:hAnsi="Arial" w:cs="Arial"/>
                <w:color w:val="000000"/>
              </w:rPr>
            </w:pPr>
            <w:r>
              <w:rPr>
                <w:rFonts w:ascii="Arial" w:eastAsia="Arial" w:hAnsi="Arial" w:cs="Arial"/>
                <w:color w:val="000000"/>
              </w:rPr>
              <w:t>Chronic</w:t>
            </w:r>
          </w:p>
        </w:tc>
        <w:tc>
          <w:tcPr>
            <w:tcW w:w="1523" w:type="dxa"/>
            <w:vMerge w:val="restart"/>
            <w:tcBorders>
              <w:top w:val="nil"/>
              <w:left w:val="nil"/>
              <w:bottom w:val="single" w:sz="4" w:space="0" w:color="000000"/>
              <w:right w:val="nil"/>
            </w:tcBorders>
            <w:shd w:val="clear" w:color="auto" w:fill="auto"/>
            <w:vAlign w:val="center"/>
          </w:tcPr>
          <w:p w14:paraId="0000017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7E0FF4" w14:paraId="44D26F0B" w14:textId="77777777" w:rsidTr="00A32BE0">
        <w:trPr>
          <w:trHeight w:val="61"/>
        </w:trPr>
        <w:tc>
          <w:tcPr>
            <w:tcW w:w="1678" w:type="dxa"/>
            <w:vMerge/>
            <w:tcBorders>
              <w:top w:val="single" w:sz="4" w:space="0" w:color="000000"/>
              <w:left w:val="nil"/>
              <w:bottom w:val="single" w:sz="4" w:space="0" w:color="000000"/>
              <w:right w:val="nil"/>
            </w:tcBorders>
            <w:shd w:val="clear" w:color="auto" w:fill="auto"/>
            <w:vAlign w:val="center"/>
          </w:tcPr>
          <w:p w14:paraId="00000178"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9"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tcBorders>
              <w:top w:val="nil"/>
              <w:left w:val="nil"/>
              <w:bottom w:val="single" w:sz="4" w:space="0" w:color="000000"/>
              <w:right w:val="nil"/>
            </w:tcBorders>
            <w:shd w:val="clear" w:color="auto" w:fill="auto"/>
            <w:vAlign w:val="center"/>
          </w:tcPr>
          <w:p w14:paraId="0000017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2" w:type="dxa"/>
            <w:vMerge/>
            <w:tcBorders>
              <w:top w:val="nil"/>
              <w:left w:val="nil"/>
              <w:bottom w:val="single" w:sz="4" w:space="0" w:color="000000"/>
              <w:right w:val="nil"/>
            </w:tcBorders>
            <w:shd w:val="clear" w:color="auto" w:fill="auto"/>
            <w:vAlign w:val="center"/>
          </w:tcPr>
          <w:p w14:paraId="0000017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41" w:type="dxa"/>
            <w:vMerge/>
            <w:tcBorders>
              <w:top w:val="nil"/>
              <w:left w:val="nil"/>
              <w:bottom w:val="single" w:sz="4" w:space="0" w:color="000000"/>
              <w:right w:val="nil"/>
            </w:tcBorders>
            <w:shd w:val="clear" w:color="auto" w:fill="auto"/>
            <w:vAlign w:val="center"/>
          </w:tcPr>
          <w:p w14:paraId="0000017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23" w:type="dxa"/>
            <w:vMerge/>
            <w:tcBorders>
              <w:top w:val="nil"/>
              <w:left w:val="nil"/>
              <w:bottom w:val="single" w:sz="4" w:space="0" w:color="000000"/>
              <w:right w:val="nil"/>
            </w:tcBorders>
            <w:shd w:val="clear" w:color="auto" w:fill="auto"/>
            <w:vAlign w:val="center"/>
          </w:tcPr>
          <w:p w14:paraId="0000017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61" w:type="dxa"/>
            <w:tcBorders>
              <w:top w:val="nil"/>
              <w:left w:val="nil"/>
              <w:bottom w:val="nil"/>
              <w:right w:val="nil"/>
            </w:tcBorders>
            <w:shd w:val="clear" w:color="auto" w:fill="auto"/>
            <w:vAlign w:val="bottom"/>
          </w:tcPr>
          <w:p w14:paraId="00000180" w14:textId="77777777" w:rsidR="00B133DD" w:rsidRDefault="00B133DD">
            <w:pPr>
              <w:spacing w:after="0"/>
              <w:jc w:val="center"/>
              <w:rPr>
                <w:rFonts w:ascii="Arial" w:eastAsia="Arial" w:hAnsi="Arial" w:cs="Arial"/>
                <w:color w:val="000000"/>
              </w:rPr>
            </w:pPr>
          </w:p>
        </w:tc>
      </w:tr>
      <w:tr w:rsidR="007E0FF4" w14:paraId="57FAD8D4" w14:textId="77777777" w:rsidTr="00A32BE0">
        <w:trPr>
          <w:trHeight w:val="61"/>
        </w:trPr>
        <w:tc>
          <w:tcPr>
            <w:tcW w:w="1678" w:type="dxa"/>
            <w:tcBorders>
              <w:top w:val="nil"/>
              <w:left w:val="nil"/>
              <w:bottom w:val="nil"/>
              <w:right w:val="nil"/>
            </w:tcBorders>
            <w:shd w:val="clear" w:color="auto" w:fill="auto"/>
            <w:vAlign w:val="bottom"/>
          </w:tcPr>
          <w:p w14:paraId="00000181"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0" w:type="dxa"/>
            <w:tcBorders>
              <w:top w:val="nil"/>
              <w:left w:val="nil"/>
              <w:bottom w:val="nil"/>
              <w:right w:val="nil"/>
            </w:tcBorders>
            <w:shd w:val="clear" w:color="auto" w:fill="auto"/>
            <w:vAlign w:val="bottom"/>
          </w:tcPr>
          <w:p w14:paraId="00000182"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83"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nil"/>
              <w:right w:val="nil"/>
            </w:tcBorders>
            <w:shd w:val="clear" w:color="auto" w:fill="auto"/>
            <w:vAlign w:val="bottom"/>
          </w:tcPr>
          <w:p w14:paraId="00000184" w14:textId="77777777" w:rsidR="00B133DD" w:rsidRDefault="00A50CB3">
            <w:pPr>
              <w:spacing w:after="0"/>
              <w:rPr>
                <w:rFonts w:ascii="Arial" w:eastAsia="Arial" w:hAnsi="Arial" w:cs="Arial"/>
                <w:color w:val="000000"/>
              </w:rPr>
            </w:pPr>
            <w:r>
              <w:rPr>
                <w:rFonts w:ascii="Arial" w:eastAsia="Arial" w:hAnsi="Arial" w:cs="Arial"/>
                <w:color w:val="000000"/>
              </w:rPr>
              <w:t>[-0.07, -0.26]</w:t>
            </w:r>
          </w:p>
        </w:tc>
        <w:tc>
          <w:tcPr>
            <w:tcW w:w="1225" w:type="dxa"/>
            <w:tcBorders>
              <w:top w:val="nil"/>
              <w:left w:val="nil"/>
              <w:bottom w:val="nil"/>
              <w:right w:val="nil"/>
            </w:tcBorders>
            <w:shd w:val="clear" w:color="auto" w:fill="auto"/>
            <w:vAlign w:val="bottom"/>
          </w:tcPr>
          <w:p w14:paraId="00000185"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332" w:type="dxa"/>
            <w:tcBorders>
              <w:top w:val="nil"/>
              <w:left w:val="nil"/>
              <w:bottom w:val="nil"/>
              <w:right w:val="nil"/>
            </w:tcBorders>
            <w:shd w:val="clear" w:color="auto" w:fill="auto"/>
            <w:vAlign w:val="bottom"/>
          </w:tcPr>
          <w:p w14:paraId="00000186" w14:textId="77777777" w:rsidR="00B133DD" w:rsidRDefault="00A50CB3">
            <w:pPr>
              <w:spacing w:after="0"/>
              <w:rPr>
                <w:rFonts w:ascii="Arial" w:eastAsia="Arial" w:hAnsi="Arial" w:cs="Arial"/>
                <w:color w:val="000000"/>
              </w:rPr>
            </w:pPr>
            <w:r>
              <w:rPr>
                <w:rFonts w:ascii="Arial" w:eastAsia="Arial" w:hAnsi="Arial" w:cs="Arial"/>
                <w:color w:val="000000"/>
              </w:rPr>
              <w:t>[0.27, 0.39]</w:t>
            </w:r>
          </w:p>
        </w:tc>
        <w:tc>
          <w:tcPr>
            <w:tcW w:w="1141" w:type="dxa"/>
            <w:tcBorders>
              <w:top w:val="nil"/>
              <w:left w:val="nil"/>
              <w:bottom w:val="nil"/>
              <w:right w:val="nil"/>
            </w:tcBorders>
            <w:shd w:val="clear" w:color="auto" w:fill="auto"/>
            <w:vAlign w:val="bottom"/>
          </w:tcPr>
          <w:p w14:paraId="00000187"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23" w:type="dxa"/>
            <w:tcBorders>
              <w:top w:val="nil"/>
              <w:left w:val="nil"/>
              <w:bottom w:val="nil"/>
              <w:right w:val="nil"/>
            </w:tcBorders>
            <w:shd w:val="clear" w:color="auto" w:fill="auto"/>
            <w:vAlign w:val="bottom"/>
          </w:tcPr>
          <w:p w14:paraId="00000188" w14:textId="77777777" w:rsidR="00B133DD" w:rsidRDefault="00A50CB3">
            <w:pPr>
              <w:spacing w:after="0"/>
              <w:rPr>
                <w:rFonts w:ascii="Arial" w:eastAsia="Arial" w:hAnsi="Arial" w:cs="Arial"/>
                <w:color w:val="000000"/>
              </w:rPr>
            </w:pPr>
            <w:r>
              <w:rPr>
                <w:rFonts w:ascii="Arial" w:eastAsia="Arial" w:hAnsi="Arial" w:cs="Arial"/>
                <w:color w:val="000000"/>
              </w:rPr>
              <w:t>[-0.34, -0.65]</w:t>
            </w:r>
          </w:p>
        </w:tc>
        <w:tc>
          <w:tcPr>
            <w:tcW w:w="261" w:type="dxa"/>
            <w:vAlign w:val="center"/>
          </w:tcPr>
          <w:p w14:paraId="00000189" w14:textId="77777777" w:rsidR="00B133DD" w:rsidRDefault="00B133DD">
            <w:pPr>
              <w:spacing w:after="0"/>
              <w:rPr>
                <w:rFonts w:ascii="Times New Roman" w:eastAsia="Times New Roman" w:hAnsi="Times New Roman" w:cs="Times New Roman"/>
                <w:sz w:val="20"/>
                <w:szCs w:val="20"/>
              </w:rPr>
            </w:pPr>
          </w:p>
        </w:tc>
      </w:tr>
      <w:tr w:rsidR="007E0FF4" w14:paraId="4D5D2E88" w14:textId="77777777" w:rsidTr="00A32BE0">
        <w:trPr>
          <w:trHeight w:val="61"/>
        </w:trPr>
        <w:tc>
          <w:tcPr>
            <w:tcW w:w="1678" w:type="dxa"/>
            <w:tcBorders>
              <w:top w:val="nil"/>
              <w:left w:val="nil"/>
              <w:bottom w:val="nil"/>
              <w:right w:val="nil"/>
            </w:tcBorders>
            <w:shd w:val="clear" w:color="auto" w:fill="auto"/>
            <w:vAlign w:val="bottom"/>
          </w:tcPr>
          <w:p w14:paraId="0000018A"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0" w:type="dxa"/>
            <w:tcBorders>
              <w:top w:val="nil"/>
              <w:left w:val="nil"/>
              <w:bottom w:val="nil"/>
              <w:right w:val="nil"/>
            </w:tcBorders>
            <w:shd w:val="clear" w:color="auto" w:fill="auto"/>
            <w:vAlign w:val="bottom"/>
          </w:tcPr>
          <w:p w14:paraId="0000018B"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911" w:type="dxa"/>
            <w:tcBorders>
              <w:top w:val="nil"/>
              <w:left w:val="nil"/>
              <w:bottom w:val="nil"/>
              <w:right w:val="nil"/>
            </w:tcBorders>
            <w:shd w:val="clear" w:color="auto" w:fill="auto"/>
            <w:vAlign w:val="bottom"/>
          </w:tcPr>
          <w:p w14:paraId="0000018C" w14:textId="77777777" w:rsidR="00B133DD" w:rsidRDefault="00A50CB3">
            <w:pPr>
              <w:spacing w:after="0"/>
              <w:jc w:val="center"/>
              <w:rPr>
                <w:rFonts w:ascii="Arial" w:eastAsia="Arial" w:hAnsi="Arial" w:cs="Arial"/>
                <w:color w:val="000000"/>
              </w:rPr>
            </w:pPr>
            <w:r>
              <w:rPr>
                <w:rFonts w:ascii="Arial" w:eastAsia="Arial" w:hAnsi="Arial" w:cs="Arial"/>
                <w:color w:val="000000"/>
              </w:rPr>
              <w:t>0.15</w:t>
            </w:r>
          </w:p>
        </w:tc>
        <w:tc>
          <w:tcPr>
            <w:tcW w:w="1539" w:type="dxa"/>
            <w:tcBorders>
              <w:top w:val="nil"/>
              <w:left w:val="nil"/>
              <w:bottom w:val="nil"/>
              <w:right w:val="nil"/>
            </w:tcBorders>
            <w:shd w:val="clear" w:color="auto" w:fill="auto"/>
            <w:vAlign w:val="bottom"/>
          </w:tcPr>
          <w:p w14:paraId="0000018D" w14:textId="77777777" w:rsidR="00B133DD" w:rsidRDefault="00A50CB3">
            <w:pPr>
              <w:spacing w:after="0"/>
              <w:rPr>
                <w:rFonts w:ascii="Arial" w:eastAsia="Arial" w:hAnsi="Arial" w:cs="Arial"/>
                <w:color w:val="000000"/>
              </w:rPr>
            </w:pPr>
            <w:r>
              <w:rPr>
                <w:rFonts w:ascii="Arial" w:eastAsia="Arial" w:hAnsi="Arial" w:cs="Arial"/>
                <w:color w:val="000000"/>
              </w:rPr>
              <w:t>[0.08,   0.23]</w:t>
            </w:r>
          </w:p>
        </w:tc>
        <w:tc>
          <w:tcPr>
            <w:tcW w:w="1225" w:type="dxa"/>
            <w:tcBorders>
              <w:top w:val="nil"/>
              <w:left w:val="nil"/>
              <w:bottom w:val="nil"/>
              <w:right w:val="nil"/>
            </w:tcBorders>
            <w:shd w:val="clear" w:color="auto" w:fill="auto"/>
            <w:vAlign w:val="bottom"/>
          </w:tcPr>
          <w:p w14:paraId="0000018E"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332" w:type="dxa"/>
            <w:tcBorders>
              <w:top w:val="nil"/>
              <w:left w:val="nil"/>
              <w:bottom w:val="nil"/>
              <w:right w:val="nil"/>
            </w:tcBorders>
            <w:shd w:val="clear" w:color="auto" w:fill="auto"/>
            <w:vAlign w:val="bottom"/>
          </w:tcPr>
          <w:p w14:paraId="0000018F" w14:textId="77777777" w:rsidR="00B133DD" w:rsidRDefault="00A50CB3">
            <w:pPr>
              <w:spacing w:after="0"/>
              <w:rPr>
                <w:rFonts w:ascii="Arial" w:eastAsia="Arial" w:hAnsi="Arial" w:cs="Arial"/>
                <w:color w:val="000000"/>
              </w:rPr>
            </w:pPr>
            <w:r>
              <w:rPr>
                <w:rFonts w:ascii="Arial" w:eastAsia="Arial" w:hAnsi="Arial" w:cs="Arial"/>
                <w:color w:val="000000"/>
              </w:rPr>
              <w:t>[0.91, 1.34]</w:t>
            </w:r>
          </w:p>
        </w:tc>
        <w:tc>
          <w:tcPr>
            <w:tcW w:w="1141" w:type="dxa"/>
            <w:tcBorders>
              <w:top w:val="nil"/>
              <w:left w:val="nil"/>
              <w:bottom w:val="nil"/>
              <w:right w:val="nil"/>
            </w:tcBorders>
            <w:shd w:val="clear" w:color="auto" w:fill="auto"/>
            <w:vAlign w:val="bottom"/>
          </w:tcPr>
          <w:p w14:paraId="00000190" w14:textId="77777777" w:rsidR="00B133DD" w:rsidRDefault="00A50CB3">
            <w:pPr>
              <w:spacing w:after="0"/>
              <w:jc w:val="center"/>
              <w:rPr>
                <w:rFonts w:ascii="Arial" w:eastAsia="Arial" w:hAnsi="Arial" w:cs="Arial"/>
                <w:color w:val="000000"/>
              </w:rPr>
            </w:pPr>
            <w:r>
              <w:rPr>
                <w:rFonts w:ascii="Arial" w:eastAsia="Arial" w:hAnsi="Arial" w:cs="Arial"/>
                <w:color w:val="000000"/>
              </w:rPr>
              <w:t>-0.97</w:t>
            </w:r>
          </w:p>
        </w:tc>
        <w:tc>
          <w:tcPr>
            <w:tcW w:w="1523" w:type="dxa"/>
            <w:tcBorders>
              <w:top w:val="nil"/>
              <w:left w:val="nil"/>
              <w:bottom w:val="nil"/>
              <w:right w:val="nil"/>
            </w:tcBorders>
            <w:shd w:val="clear" w:color="auto" w:fill="auto"/>
            <w:vAlign w:val="bottom"/>
          </w:tcPr>
          <w:p w14:paraId="00000191" w14:textId="77777777" w:rsidR="00B133DD" w:rsidRDefault="00A50CB3">
            <w:pPr>
              <w:spacing w:after="0"/>
              <w:rPr>
                <w:rFonts w:ascii="Arial" w:eastAsia="Arial" w:hAnsi="Arial" w:cs="Arial"/>
                <w:color w:val="000000"/>
              </w:rPr>
            </w:pPr>
            <w:r>
              <w:rPr>
                <w:rFonts w:ascii="Arial" w:eastAsia="Arial" w:hAnsi="Arial" w:cs="Arial"/>
                <w:color w:val="000000"/>
              </w:rPr>
              <w:t>[-0.82, -1.11]</w:t>
            </w:r>
          </w:p>
        </w:tc>
        <w:tc>
          <w:tcPr>
            <w:tcW w:w="261" w:type="dxa"/>
            <w:vAlign w:val="center"/>
          </w:tcPr>
          <w:p w14:paraId="00000192" w14:textId="77777777" w:rsidR="00B133DD" w:rsidRDefault="00B133DD">
            <w:pPr>
              <w:spacing w:after="0"/>
              <w:rPr>
                <w:rFonts w:ascii="Times New Roman" w:eastAsia="Times New Roman" w:hAnsi="Times New Roman" w:cs="Times New Roman"/>
                <w:sz w:val="20"/>
                <w:szCs w:val="20"/>
              </w:rPr>
            </w:pPr>
          </w:p>
        </w:tc>
      </w:tr>
      <w:tr w:rsidR="007E0FF4" w14:paraId="0ACEF85E" w14:textId="77777777" w:rsidTr="00A32BE0">
        <w:trPr>
          <w:trHeight w:val="61"/>
        </w:trPr>
        <w:tc>
          <w:tcPr>
            <w:tcW w:w="1678" w:type="dxa"/>
            <w:tcBorders>
              <w:top w:val="nil"/>
              <w:left w:val="nil"/>
              <w:bottom w:val="nil"/>
              <w:right w:val="nil"/>
            </w:tcBorders>
            <w:shd w:val="clear" w:color="auto" w:fill="auto"/>
            <w:vAlign w:val="bottom"/>
          </w:tcPr>
          <w:p w14:paraId="00000193"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0" w:type="dxa"/>
            <w:tcBorders>
              <w:top w:val="nil"/>
              <w:left w:val="nil"/>
              <w:bottom w:val="nil"/>
              <w:right w:val="nil"/>
            </w:tcBorders>
            <w:shd w:val="clear" w:color="auto" w:fill="auto"/>
            <w:vAlign w:val="bottom"/>
          </w:tcPr>
          <w:p w14:paraId="00000194"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911" w:type="dxa"/>
            <w:tcBorders>
              <w:top w:val="nil"/>
              <w:left w:val="nil"/>
              <w:bottom w:val="nil"/>
              <w:right w:val="nil"/>
            </w:tcBorders>
            <w:shd w:val="clear" w:color="auto" w:fill="auto"/>
            <w:vAlign w:val="bottom"/>
          </w:tcPr>
          <w:p w14:paraId="00000195" w14:textId="77777777" w:rsidR="00B133DD" w:rsidRDefault="00A50CB3">
            <w:pPr>
              <w:spacing w:after="0"/>
              <w:jc w:val="center"/>
              <w:rPr>
                <w:rFonts w:ascii="Arial" w:eastAsia="Arial" w:hAnsi="Arial" w:cs="Arial"/>
                <w:color w:val="000000"/>
              </w:rPr>
            </w:pPr>
            <w:r>
              <w:rPr>
                <w:rFonts w:ascii="Arial" w:eastAsia="Arial" w:hAnsi="Arial" w:cs="Arial"/>
                <w:color w:val="000000"/>
              </w:rPr>
              <w:t>-1.97</w:t>
            </w:r>
          </w:p>
        </w:tc>
        <w:tc>
          <w:tcPr>
            <w:tcW w:w="1539" w:type="dxa"/>
            <w:tcBorders>
              <w:top w:val="nil"/>
              <w:left w:val="nil"/>
              <w:bottom w:val="nil"/>
              <w:right w:val="nil"/>
            </w:tcBorders>
            <w:shd w:val="clear" w:color="auto" w:fill="auto"/>
            <w:vAlign w:val="bottom"/>
          </w:tcPr>
          <w:p w14:paraId="00000196" w14:textId="77777777" w:rsidR="00B133DD" w:rsidRDefault="00A50CB3">
            <w:pPr>
              <w:spacing w:after="0"/>
              <w:rPr>
                <w:rFonts w:ascii="Arial" w:eastAsia="Arial" w:hAnsi="Arial" w:cs="Arial"/>
                <w:color w:val="000000"/>
              </w:rPr>
            </w:pPr>
            <w:r>
              <w:rPr>
                <w:rFonts w:ascii="Arial" w:eastAsia="Arial" w:hAnsi="Arial" w:cs="Arial"/>
                <w:color w:val="000000"/>
              </w:rPr>
              <w:t>[-1.87, -2.06]</w:t>
            </w:r>
          </w:p>
        </w:tc>
        <w:tc>
          <w:tcPr>
            <w:tcW w:w="1225" w:type="dxa"/>
            <w:tcBorders>
              <w:top w:val="nil"/>
              <w:left w:val="nil"/>
              <w:bottom w:val="nil"/>
              <w:right w:val="nil"/>
            </w:tcBorders>
            <w:shd w:val="clear" w:color="auto" w:fill="auto"/>
            <w:vAlign w:val="bottom"/>
          </w:tcPr>
          <w:p w14:paraId="00000197" w14:textId="77777777" w:rsidR="00B133DD" w:rsidRDefault="00A50CB3">
            <w:pPr>
              <w:spacing w:after="0"/>
              <w:jc w:val="center"/>
              <w:rPr>
                <w:rFonts w:ascii="Arial" w:eastAsia="Arial" w:hAnsi="Arial" w:cs="Arial"/>
                <w:color w:val="000000"/>
              </w:rPr>
            </w:pPr>
            <w:r>
              <w:rPr>
                <w:rFonts w:ascii="Arial" w:eastAsia="Arial" w:hAnsi="Arial" w:cs="Arial"/>
                <w:color w:val="000000"/>
              </w:rPr>
              <w:t>1.05</w:t>
            </w:r>
          </w:p>
        </w:tc>
        <w:tc>
          <w:tcPr>
            <w:tcW w:w="1332" w:type="dxa"/>
            <w:tcBorders>
              <w:top w:val="nil"/>
              <w:left w:val="nil"/>
              <w:bottom w:val="nil"/>
              <w:right w:val="nil"/>
            </w:tcBorders>
            <w:shd w:val="clear" w:color="auto" w:fill="auto"/>
            <w:vAlign w:val="bottom"/>
          </w:tcPr>
          <w:p w14:paraId="00000198" w14:textId="77777777" w:rsidR="00B133DD" w:rsidRDefault="00A50CB3">
            <w:pPr>
              <w:spacing w:after="0"/>
              <w:rPr>
                <w:rFonts w:ascii="Arial" w:eastAsia="Arial" w:hAnsi="Arial" w:cs="Arial"/>
                <w:color w:val="000000"/>
              </w:rPr>
            </w:pPr>
            <w:r>
              <w:rPr>
                <w:rFonts w:ascii="Arial" w:eastAsia="Arial" w:hAnsi="Arial" w:cs="Arial"/>
                <w:color w:val="000000"/>
              </w:rPr>
              <w:t>[0.87, 1.23]</w:t>
            </w:r>
          </w:p>
        </w:tc>
        <w:tc>
          <w:tcPr>
            <w:tcW w:w="1141" w:type="dxa"/>
            <w:tcBorders>
              <w:top w:val="nil"/>
              <w:left w:val="nil"/>
              <w:bottom w:val="nil"/>
              <w:right w:val="nil"/>
            </w:tcBorders>
            <w:shd w:val="clear" w:color="auto" w:fill="auto"/>
            <w:vAlign w:val="bottom"/>
          </w:tcPr>
          <w:p w14:paraId="00000199"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523" w:type="dxa"/>
            <w:tcBorders>
              <w:top w:val="nil"/>
              <w:left w:val="nil"/>
              <w:bottom w:val="nil"/>
              <w:right w:val="nil"/>
            </w:tcBorders>
            <w:shd w:val="clear" w:color="auto" w:fill="auto"/>
            <w:vAlign w:val="bottom"/>
          </w:tcPr>
          <w:p w14:paraId="0000019A" w14:textId="77777777" w:rsidR="00B133DD" w:rsidRDefault="00A50CB3">
            <w:pPr>
              <w:spacing w:after="0"/>
              <w:rPr>
                <w:rFonts w:ascii="Arial" w:eastAsia="Arial" w:hAnsi="Arial" w:cs="Arial"/>
                <w:color w:val="000000"/>
              </w:rPr>
            </w:pPr>
            <w:r>
              <w:rPr>
                <w:rFonts w:ascii="Arial" w:eastAsia="Arial" w:hAnsi="Arial" w:cs="Arial"/>
                <w:color w:val="000000"/>
              </w:rPr>
              <w:t>[-2.74, -3.29]</w:t>
            </w:r>
          </w:p>
        </w:tc>
        <w:tc>
          <w:tcPr>
            <w:tcW w:w="261" w:type="dxa"/>
            <w:vAlign w:val="center"/>
          </w:tcPr>
          <w:p w14:paraId="0000019B" w14:textId="77777777" w:rsidR="00B133DD" w:rsidRDefault="00B133DD">
            <w:pPr>
              <w:spacing w:after="0"/>
              <w:rPr>
                <w:rFonts w:ascii="Times New Roman" w:eastAsia="Times New Roman" w:hAnsi="Times New Roman" w:cs="Times New Roman"/>
                <w:sz w:val="20"/>
                <w:szCs w:val="20"/>
              </w:rPr>
            </w:pPr>
          </w:p>
        </w:tc>
      </w:tr>
      <w:tr w:rsidR="007E0FF4" w14:paraId="411AE346" w14:textId="77777777" w:rsidTr="00A32BE0">
        <w:trPr>
          <w:trHeight w:val="61"/>
        </w:trPr>
        <w:tc>
          <w:tcPr>
            <w:tcW w:w="1678" w:type="dxa"/>
            <w:tcBorders>
              <w:top w:val="nil"/>
              <w:left w:val="nil"/>
              <w:bottom w:val="nil"/>
              <w:right w:val="nil"/>
            </w:tcBorders>
            <w:shd w:val="clear" w:color="auto" w:fill="auto"/>
            <w:vAlign w:val="bottom"/>
          </w:tcPr>
          <w:p w14:paraId="0000019C"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0" w:type="dxa"/>
            <w:tcBorders>
              <w:top w:val="nil"/>
              <w:left w:val="nil"/>
              <w:bottom w:val="nil"/>
              <w:right w:val="nil"/>
            </w:tcBorders>
            <w:shd w:val="clear" w:color="auto" w:fill="auto"/>
            <w:vAlign w:val="bottom"/>
          </w:tcPr>
          <w:p w14:paraId="0000019D"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911" w:type="dxa"/>
            <w:tcBorders>
              <w:top w:val="nil"/>
              <w:left w:val="nil"/>
              <w:bottom w:val="nil"/>
              <w:right w:val="nil"/>
            </w:tcBorders>
            <w:shd w:val="clear" w:color="auto" w:fill="auto"/>
            <w:vAlign w:val="bottom"/>
          </w:tcPr>
          <w:p w14:paraId="0000019E" w14:textId="77777777" w:rsidR="00B133DD" w:rsidRDefault="00A50CB3">
            <w:pPr>
              <w:spacing w:after="0"/>
              <w:jc w:val="center"/>
              <w:rPr>
                <w:rFonts w:ascii="Arial" w:eastAsia="Arial" w:hAnsi="Arial" w:cs="Arial"/>
                <w:color w:val="000000"/>
              </w:rPr>
            </w:pPr>
            <w:r>
              <w:rPr>
                <w:rFonts w:ascii="Arial" w:eastAsia="Arial" w:hAnsi="Arial" w:cs="Arial"/>
                <w:color w:val="000000"/>
              </w:rPr>
              <w:t>1.08</w:t>
            </w:r>
          </w:p>
        </w:tc>
        <w:tc>
          <w:tcPr>
            <w:tcW w:w="1539" w:type="dxa"/>
            <w:tcBorders>
              <w:top w:val="nil"/>
              <w:left w:val="nil"/>
              <w:bottom w:val="nil"/>
              <w:right w:val="nil"/>
            </w:tcBorders>
            <w:shd w:val="clear" w:color="auto" w:fill="auto"/>
            <w:vAlign w:val="bottom"/>
          </w:tcPr>
          <w:p w14:paraId="0000019F" w14:textId="77777777" w:rsidR="00B133DD" w:rsidRDefault="00A50CB3">
            <w:pPr>
              <w:spacing w:after="0"/>
              <w:rPr>
                <w:rFonts w:ascii="Arial" w:eastAsia="Arial" w:hAnsi="Arial" w:cs="Arial"/>
                <w:color w:val="000000"/>
              </w:rPr>
            </w:pPr>
            <w:r>
              <w:rPr>
                <w:rFonts w:ascii="Arial" w:eastAsia="Arial" w:hAnsi="Arial" w:cs="Arial"/>
                <w:color w:val="000000"/>
              </w:rPr>
              <w:t>[1.06,   1.10]</w:t>
            </w:r>
          </w:p>
        </w:tc>
        <w:tc>
          <w:tcPr>
            <w:tcW w:w="1225" w:type="dxa"/>
            <w:tcBorders>
              <w:top w:val="nil"/>
              <w:left w:val="nil"/>
              <w:bottom w:val="nil"/>
              <w:right w:val="nil"/>
            </w:tcBorders>
            <w:shd w:val="clear" w:color="auto" w:fill="auto"/>
            <w:vAlign w:val="bottom"/>
          </w:tcPr>
          <w:p w14:paraId="000001A0"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332" w:type="dxa"/>
            <w:tcBorders>
              <w:top w:val="nil"/>
              <w:left w:val="nil"/>
              <w:bottom w:val="nil"/>
              <w:right w:val="nil"/>
            </w:tcBorders>
            <w:shd w:val="clear" w:color="auto" w:fill="auto"/>
            <w:vAlign w:val="bottom"/>
          </w:tcPr>
          <w:p w14:paraId="000001A1" w14:textId="77777777" w:rsidR="00B133DD" w:rsidRDefault="00A50CB3">
            <w:pPr>
              <w:spacing w:after="0"/>
              <w:rPr>
                <w:rFonts w:ascii="Arial" w:eastAsia="Arial" w:hAnsi="Arial" w:cs="Arial"/>
                <w:color w:val="000000"/>
              </w:rPr>
            </w:pPr>
            <w:r>
              <w:rPr>
                <w:rFonts w:ascii="Arial" w:eastAsia="Arial" w:hAnsi="Arial" w:cs="Arial"/>
                <w:color w:val="000000"/>
              </w:rPr>
              <w:t>[1.03, 1.11]</w:t>
            </w:r>
          </w:p>
        </w:tc>
        <w:tc>
          <w:tcPr>
            <w:tcW w:w="1141" w:type="dxa"/>
            <w:tcBorders>
              <w:top w:val="nil"/>
              <w:left w:val="nil"/>
              <w:bottom w:val="nil"/>
              <w:right w:val="nil"/>
            </w:tcBorders>
            <w:shd w:val="clear" w:color="auto" w:fill="auto"/>
            <w:vAlign w:val="bottom"/>
          </w:tcPr>
          <w:p w14:paraId="000001A2" w14:textId="77777777" w:rsidR="00B133DD" w:rsidRDefault="00A50CB3">
            <w:pPr>
              <w:spacing w:after="0"/>
              <w:jc w:val="center"/>
              <w:rPr>
                <w:rFonts w:ascii="Arial" w:eastAsia="Arial" w:hAnsi="Arial" w:cs="Arial"/>
                <w:color w:val="000000"/>
              </w:rPr>
            </w:pPr>
            <w:r>
              <w:rPr>
                <w:rFonts w:ascii="Arial" w:eastAsia="Arial" w:hAnsi="Arial" w:cs="Arial"/>
                <w:color w:val="000000"/>
              </w:rPr>
              <w:t>0.01</w:t>
            </w:r>
          </w:p>
        </w:tc>
        <w:tc>
          <w:tcPr>
            <w:tcW w:w="1523" w:type="dxa"/>
            <w:tcBorders>
              <w:top w:val="nil"/>
              <w:left w:val="nil"/>
              <w:bottom w:val="nil"/>
              <w:right w:val="nil"/>
            </w:tcBorders>
            <w:shd w:val="clear" w:color="auto" w:fill="auto"/>
            <w:vAlign w:val="bottom"/>
          </w:tcPr>
          <w:p w14:paraId="000001A3" w14:textId="77777777" w:rsidR="00B133DD" w:rsidRDefault="00A50CB3">
            <w:pPr>
              <w:spacing w:after="0"/>
              <w:rPr>
                <w:rFonts w:ascii="Arial" w:eastAsia="Arial" w:hAnsi="Arial" w:cs="Arial"/>
                <w:color w:val="000000"/>
              </w:rPr>
            </w:pPr>
            <w:r>
              <w:rPr>
                <w:rFonts w:ascii="Arial" w:eastAsia="Arial" w:hAnsi="Arial" w:cs="Arial"/>
                <w:color w:val="000000"/>
              </w:rPr>
              <w:t>[0.03</w:t>
            </w:r>
            <w:proofErr w:type="gramStart"/>
            <w:r>
              <w:rPr>
                <w:rFonts w:ascii="Arial" w:eastAsia="Arial" w:hAnsi="Arial" w:cs="Arial"/>
                <w:color w:val="000000"/>
              </w:rPr>
              <w:t>,  -</w:t>
            </w:r>
            <w:proofErr w:type="gramEnd"/>
            <w:r>
              <w:rPr>
                <w:rFonts w:ascii="Arial" w:eastAsia="Arial" w:hAnsi="Arial" w:cs="Arial"/>
                <w:color w:val="000000"/>
              </w:rPr>
              <w:t>0.01]</w:t>
            </w:r>
          </w:p>
        </w:tc>
        <w:tc>
          <w:tcPr>
            <w:tcW w:w="261" w:type="dxa"/>
            <w:vAlign w:val="center"/>
          </w:tcPr>
          <w:p w14:paraId="000001A4" w14:textId="77777777" w:rsidR="00B133DD" w:rsidRDefault="00B133DD">
            <w:pPr>
              <w:spacing w:after="0"/>
              <w:rPr>
                <w:rFonts w:ascii="Times New Roman" w:eastAsia="Times New Roman" w:hAnsi="Times New Roman" w:cs="Times New Roman"/>
                <w:sz w:val="20"/>
                <w:szCs w:val="20"/>
              </w:rPr>
            </w:pPr>
          </w:p>
        </w:tc>
      </w:tr>
      <w:tr w:rsidR="007E0FF4" w14:paraId="3F8DC5F4" w14:textId="77777777" w:rsidTr="00A32BE0">
        <w:trPr>
          <w:trHeight w:val="61"/>
        </w:trPr>
        <w:tc>
          <w:tcPr>
            <w:tcW w:w="1678" w:type="dxa"/>
            <w:tcBorders>
              <w:top w:val="nil"/>
              <w:left w:val="nil"/>
              <w:bottom w:val="nil"/>
              <w:right w:val="nil"/>
            </w:tcBorders>
            <w:shd w:val="clear" w:color="auto" w:fill="auto"/>
            <w:vAlign w:val="bottom"/>
          </w:tcPr>
          <w:p w14:paraId="000001A5"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0" w:type="dxa"/>
            <w:tcBorders>
              <w:top w:val="nil"/>
              <w:left w:val="nil"/>
              <w:bottom w:val="nil"/>
              <w:right w:val="nil"/>
            </w:tcBorders>
            <w:shd w:val="clear" w:color="auto" w:fill="auto"/>
            <w:vAlign w:val="bottom"/>
          </w:tcPr>
          <w:p w14:paraId="000001A6"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911" w:type="dxa"/>
            <w:tcBorders>
              <w:top w:val="nil"/>
              <w:left w:val="nil"/>
              <w:bottom w:val="nil"/>
              <w:right w:val="nil"/>
            </w:tcBorders>
            <w:shd w:val="clear" w:color="auto" w:fill="auto"/>
            <w:vAlign w:val="bottom"/>
          </w:tcPr>
          <w:p w14:paraId="000001A7" w14:textId="77777777" w:rsidR="00B133DD" w:rsidRDefault="00A50CB3">
            <w:pPr>
              <w:spacing w:after="0"/>
              <w:jc w:val="center"/>
              <w:rPr>
                <w:rFonts w:ascii="Arial" w:eastAsia="Arial" w:hAnsi="Arial" w:cs="Arial"/>
                <w:color w:val="000000"/>
              </w:rPr>
            </w:pPr>
            <w:r>
              <w:rPr>
                <w:rFonts w:ascii="Arial" w:eastAsia="Arial" w:hAnsi="Arial" w:cs="Arial"/>
                <w:color w:val="000000"/>
              </w:rPr>
              <w:t>-1.61</w:t>
            </w:r>
          </w:p>
        </w:tc>
        <w:tc>
          <w:tcPr>
            <w:tcW w:w="1539" w:type="dxa"/>
            <w:tcBorders>
              <w:top w:val="nil"/>
              <w:left w:val="nil"/>
              <w:bottom w:val="nil"/>
              <w:right w:val="nil"/>
            </w:tcBorders>
            <w:shd w:val="clear" w:color="auto" w:fill="auto"/>
            <w:vAlign w:val="bottom"/>
          </w:tcPr>
          <w:p w14:paraId="000001A8" w14:textId="77777777" w:rsidR="00B133DD" w:rsidRDefault="00A50CB3">
            <w:pPr>
              <w:spacing w:after="0"/>
              <w:rPr>
                <w:rFonts w:ascii="Arial" w:eastAsia="Arial" w:hAnsi="Arial" w:cs="Arial"/>
                <w:color w:val="000000"/>
              </w:rPr>
            </w:pPr>
            <w:r>
              <w:rPr>
                <w:rFonts w:ascii="Arial" w:eastAsia="Arial" w:hAnsi="Arial" w:cs="Arial"/>
                <w:color w:val="000000"/>
              </w:rPr>
              <w:t>[-1.61, -1.61]</w:t>
            </w:r>
          </w:p>
        </w:tc>
        <w:tc>
          <w:tcPr>
            <w:tcW w:w="1225" w:type="dxa"/>
            <w:tcBorders>
              <w:top w:val="nil"/>
              <w:left w:val="nil"/>
              <w:bottom w:val="nil"/>
              <w:right w:val="nil"/>
            </w:tcBorders>
            <w:shd w:val="clear" w:color="auto" w:fill="auto"/>
            <w:vAlign w:val="bottom"/>
          </w:tcPr>
          <w:p w14:paraId="000001A9" w14:textId="77777777" w:rsidR="00B133DD" w:rsidRDefault="00A50CB3">
            <w:pPr>
              <w:spacing w:after="0"/>
              <w:jc w:val="center"/>
              <w:rPr>
                <w:rFonts w:ascii="Arial" w:eastAsia="Arial" w:hAnsi="Arial" w:cs="Arial"/>
                <w:color w:val="000000"/>
              </w:rPr>
            </w:pPr>
            <w:r>
              <w:rPr>
                <w:rFonts w:ascii="Arial" w:eastAsia="Arial" w:hAnsi="Arial" w:cs="Arial"/>
                <w:color w:val="000000"/>
              </w:rPr>
              <w:t>1.95</w:t>
            </w:r>
          </w:p>
        </w:tc>
        <w:tc>
          <w:tcPr>
            <w:tcW w:w="1332" w:type="dxa"/>
            <w:tcBorders>
              <w:top w:val="nil"/>
              <w:left w:val="nil"/>
              <w:bottom w:val="nil"/>
              <w:right w:val="nil"/>
            </w:tcBorders>
            <w:shd w:val="clear" w:color="auto" w:fill="auto"/>
            <w:vAlign w:val="bottom"/>
          </w:tcPr>
          <w:p w14:paraId="000001AA" w14:textId="77777777" w:rsidR="00B133DD" w:rsidRDefault="00A50CB3">
            <w:pPr>
              <w:spacing w:after="0"/>
              <w:rPr>
                <w:rFonts w:ascii="Arial" w:eastAsia="Arial" w:hAnsi="Arial" w:cs="Arial"/>
                <w:color w:val="000000"/>
              </w:rPr>
            </w:pPr>
            <w:r>
              <w:rPr>
                <w:rFonts w:ascii="Arial" w:eastAsia="Arial" w:hAnsi="Arial" w:cs="Arial"/>
                <w:color w:val="000000"/>
              </w:rPr>
              <w:t>[1.70, 2.20]</w:t>
            </w:r>
          </w:p>
        </w:tc>
        <w:tc>
          <w:tcPr>
            <w:tcW w:w="1141" w:type="dxa"/>
            <w:tcBorders>
              <w:top w:val="nil"/>
              <w:left w:val="nil"/>
              <w:bottom w:val="nil"/>
              <w:right w:val="nil"/>
            </w:tcBorders>
            <w:shd w:val="clear" w:color="auto" w:fill="auto"/>
            <w:vAlign w:val="bottom"/>
          </w:tcPr>
          <w:p w14:paraId="000001AB" w14:textId="77777777" w:rsidR="00B133DD" w:rsidRDefault="00A50CB3">
            <w:pPr>
              <w:spacing w:after="0"/>
              <w:jc w:val="center"/>
              <w:rPr>
                <w:rFonts w:ascii="Arial" w:eastAsia="Arial" w:hAnsi="Arial" w:cs="Arial"/>
                <w:color w:val="000000"/>
              </w:rPr>
            </w:pPr>
            <w:r>
              <w:rPr>
                <w:rFonts w:ascii="Arial" w:eastAsia="Arial" w:hAnsi="Arial" w:cs="Arial"/>
                <w:color w:val="000000"/>
              </w:rPr>
              <w:t>-3.56</w:t>
            </w:r>
          </w:p>
        </w:tc>
        <w:tc>
          <w:tcPr>
            <w:tcW w:w="1523" w:type="dxa"/>
            <w:tcBorders>
              <w:top w:val="nil"/>
              <w:left w:val="nil"/>
              <w:bottom w:val="nil"/>
              <w:right w:val="nil"/>
            </w:tcBorders>
            <w:shd w:val="clear" w:color="auto" w:fill="auto"/>
            <w:vAlign w:val="bottom"/>
          </w:tcPr>
          <w:p w14:paraId="000001AC" w14:textId="77777777" w:rsidR="00B133DD" w:rsidRDefault="00A50CB3">
            <w:pPr>
              <w:spacing w:after="0"/>
              <w:rPr>
                <w:rFonts w:ascii="Arial" w:eastAsia="Arial" w:hAnsi="Arial" w:cs="Arial"/>
                <w:color w:val="000000"/>
              </w:rPr>
            </w:pPr>
            <w:r>
              <w:rPr>
                <w:rFonts w:ascii="Arial" w:eastAsia="Arial" w:hAnsi="Arial" w:cs="Arial"/>
                <w:color w:val="000000"/>
              </w:rPr>
              <w:t>[-3.31, -3.80]</w:t>
            </w:r>
          </w:p>
        </w:tc>
        <w:tc>
          <w:tcPr>
            <w:tcW w:w="261" w:type="dxa"/>
            <w:vAlign w:val="center"/>
          </w:tcPr>
          <w:p w14:paraId="000001AD" w14:textId="77777777" w:rsidR="00B133DD" w:rsidRDefault="00B133DD">
            <w:pPr>
              <w:spacing w:after="0"/>
              <w:rPr>
                <w:rFonts w:ascii="Times New Roman" w:eastAsia="Times New Roman" w:hAnsi="Times New Roman" w:cs="Times New Roman"/>
                <w:sz w:val="20"/>
                <w:szCs w:val="20"/>
              </w:rPr>
            </w:pPr>
          </w:p>
        </w:tc>
      </w:tr>
      <w:tr w:rsidR="007E0FF4" w14:paraId="3CEFED18" w14:textId="77777777" w:rsidTr="00A32BE0">
        <w:trPr>
          <w:trHeight w:val="61"/>
        </w:trPr>
        <w:tc>
          <w:tcPr>
            <w:tcW w:w="1678" w:type="dxa"/>
            <w:tcBorders>
              <w:top w:val="nil"/>
              <w:left w:val="nil"/>
              <w:bottom w:val="nil"/>
              <w:right w:val="nil"/>
            </w:tcBorders>
            <w:shd w:val="clear" w:color="auto" w:fill="auto"/>
            <w:vAlign w:val="bottom"/>
          </w:tcPr>
          <w:p w14:paraId="000001AE"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0" w:type="dxa"/>
            <w:tcBorders>
              <w:top w:val="nil"/>
              <w:left w:val="nil"/>
              <w:bottom w:val="nil"/>
              <w:right w:val="nil"/>
            </w:tcBorders>
            <w:shd w:val="clear" w:color="auto" w:fill="auto"/>
            <w:vAlign w:val="bottom"/>
          </w:tcPr>
          <w:p w14:paraId="000001AF"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911" w:type="dxa"/>
            <w:tcBorders>
              <w:top w:val="nil"/>
              <w:left w:val="nil"/>
              <w:bottom w:val="nil"/>
              <w:right w:val="nil"/>
            </w:tcBorders>
            <w:shd w:val="clear" w:color="auto" w:fill="auto"/>
            <w:vAlign w:val="bottom"/>
          </w:tcPr>
          <w:p w14:paraId="000001B0" w14:textId="77777777" w:rsidR="00B133DD" w:rsidRDefault="00A50CB3">
            <w:pPr>
              <w:spacing w:after="0"/>
              <w:jc w:val="center"/>
              <w:rPr>
                <w:rFonts w:ascii="Arial" w:eastAsia="Arial" w:hAnsi="Arial" w:cs="Arial"/>
                <w:color w:val="000000"/>
              </w:rPr>
            </w:pPr>
            <w:r>
              <w:rPr>
                <w:rFonts w:ascii="Arial" w:eastAsia="Arial" w:hAnsi="Arial" w:cs="Arial"/>
                <w:color w:val="000000"/>
              </w:rPr>
              <w:t>-0.76</w:t>
            </w:r>
          </w:p>
        </w:tc>
        <w:tc>
          <w:tcPr>
            <w:tcW w:w="1539" w:type="dxa"/>
            <w:tcBorders>
              <w:top w:val="nil"/>
              <w:left w:val="nil"/>
              <w:bottom w:val="nil"/>
              <w:right w:val="nil"/>
            </w:tcBorders>
            <w:shd w:val="clear" w:color="auto" w:fill="auto"/>
            <w:vAlign w:val="bottom"/>
          </w:tcPr>
          <w:p w14:paraId="000001B1" w14:textId="77777777" w:rsidR="00B133DD" w:rsidRDefault="00A50CB3">
            <w:pPr>
              <w:spacing w:after="0"/>
              <w:rPr>
                <w:rFonts w:ascii="Arial" w:eastAsia="Arial" w:hAnsi="Arial" w:cs="Arial"/>
                <w:color w:val="000000"/>
              </w:rPr>
            </w:pPr>
            <w:r>
              <w:rPr>
                <w:rFonts w:ascii="Arial" w:eastAsia="Arial" w:hAnsi="Arial" w:cs="Arial"/>
                <w:color w:val="000000"/>
              </w:rPr>
              <w:t>[-0.72, -0.79]</w:t>
            </w:r>
          </w:p>
        </w:tc>
        <w:tc>
          <w:tcPr>
            <w:tcW w:w="1225" w:type="dxa"/>
            <w:tcBorders>
              <w:top w:val="nil"/>
              <w:left w:val="nil"/>
              <w:bottom w:val="nil"/>
              <w:right w:val="nil"/>
            </w:tcBorders>
            <w:shd w:val="clear" w:color="auto" w:fill="auto"/>
            <w:vAlign w:val="bottom"/>
          </w:tcPr>
          <w:p w14:paraId="000001B2"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1B3" w14:textId="77777777" w:rsidR="00B133DD" w:rsidRDefault="00A50CB3">
            <w:pPr>
              <w:spacing w:after="0"/>
              <w:rPr>
                <w:rFonts w:ascii="Arial" w:eastAsia="Arial" w:hAnsi="Arial" w:cs="Arial"/>
                <w:color w:val="000000"/>
              </w:rPr>
            </w:pPr>
            <w:r>
              <w:rPr>
                <w:rFonts w:ascii="Arial" w:eastAsia="Arial" w:hAnsi="Arial" w:cs="Arial"/>
                <w:color w:val="000000"/>
              </w:rPr>
              <w:t>[0.49, 0.68]</w:t>
            </w:r>
          </w:p>
        </w:tc>
        <w:tc>
          <w:tcPr>
            <w:tcW w:w="1141" w:type="dxa"/>
            <w:tcBorders>
              <w:top w:val="nil"/>
              <w:left w:val="nil"/>
              <w:bottom w:val="nil"/>
              <w:right w:val="nil"/>
            </w:tcBorders>
            <w:shd w:val="clear" w:color="auto" w:fill="auto"/>
            <w:vAlign w:val="bottom"/>
          </w:tcPr>
          <w:p w14:paraId="000001B4" w14:textId="77777777" w:rsidR="00B133DD" w:rsidRDefault="00A50CB3">
            <w:pPr>
              <w:spacing w:after="0"/>
              <w:jc w:val="center"/>
              <w:rPr>
                <w:rFonts w:ascii="Arial" w:eastAsia="Arial" w:hAnsi="Arial" w:cs="Arial"/>
                <w:color w:val="000000"/>
              </w:rPr>
            </w:pPr>
            <w:r>
              <w:rPr>
                <w:rFonts w:ascii="Arial" w:eastAsia="Arial" w:hAnsi="Arial" w:cs="Arial"/>
                <w:color w:val="000000"/>
              </w:rPr>
              <w:t>-1.35</w:t>
            </w:r>
          </w:p>
        </w:tc>
        <w:tc>
          <w:tcPr>
            <w:tcW w:w="1523" w:type="dxa"/>
            <w:tcBorders>
              <w:top w:val="nil"/>
              <w:left w:val="nil"/>
              <w:bottom w:val="nil"/>
              <w:right w:val="nil"/>
            </w:tcBorders>
            <w:shd w:val="clear" w:color="auto" w:fill="auto"/>
            <w:vAlign w:val="bottom"/>
          </w:tcPr>
          <w:p w14:paraId="000001B5" w14:textId="77777777" w:rsidR="00B133DD" w:rsidRDefault="00A50CB3">
            <w:pPr>
              <w:spacing w:after="0"/>
              <w:rPr>
                <w:rFonts w:ascii="Arial" w:eastAsia="Arial" w:hAnsi="Arial" w:cs="Arial"/>
                <w:color w:val="000000"/>
              </w:rPr>
            </w:pPr>
            <w:r>
              <w:rPr>
                <w:rFonts w:ascii="Arial" w:eastAsia="Arial" w:hAnsi="Arial" w:cs="Arial"/>
                <w:color w:val="000000"/>
              </w:rPr>
              <w:t>[-1.22, -1.47]</w:t>
            </w:r>
          </w:p>
        </w:tc>
        <w:tc>
          <w:tcPr>
            <w:tcW w:w="261" w:type="dxa"/>
            <w:vAlign w:val="center"/>
          </w:tcPr>
          <w:p w14:paraId="000001B6" w14:textId="77777777" w:rsidR="00B133DD" w:rsidRDefault="00B133DD">
            <w:pPr>
              <w:spacing w:after="0"/>
              <w:rPr>
                <w:rFonts w:ascii="Times New Roman" w:eastAsia="Times New Roman" w:hAnsi="Times New Roman" w:cs="Times New Roman"/>
                <w:sz w:val="20"/>
                <w:szCs w:val="20"/>
              </w:rPr>
            </w:pPr>
          </w:p>
        </w:tc>
      </w:tr>
      <w:tr w:rsidR="007E0FF4" w14:paraId="5B67882F" w14:textId="77777777" w:rsidTr="00A32BE0">
        <w:trPr>
          <w:trHeight w:val="61"/>
        </w:trPr>
        <w:tc>
          <w:tcPr>
            <w:tcW w:w="1678" w:type="dxa"/>
            <w:tcBorders>
              <w:top w:val="nil"/>
              <w:left w:val="nil"/>
              <w:bottom w:val="nil"/>
              <w:right w:val="nil"/>
            </w:tcBorders>
            <w:shd w:val="clear" w:color="auto" w:fill="auto"/>
            <w:vAlign w:val="bottom"/>
          </w:tcPr>
          <w:p w14:paraId="000001B7"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0" w:type="dxa"/>
            <w:tcBorders>
              <w:top w:val="nil"/>
              <w:left w:val="nil"/>
              <w:bottom w:val="nil"/>
              <w:right w:val="nil"/>
            </w:tcBorders>
            <w:shd w:val="clear" w:color="auto" w:fill="auto"/>
            <w:vAlign w:val="bottom"/>
          </w:tcPr>
          <w:p w14:paraId="000001B8" w14:textId="77777777" w:rsidR="00B133DD" w:rsidRDefault="00B133DD">
            <w:pPr>
              <w:spacing w:after="0"/>
              <w:rPr>
                <w:rFonts w:ascii="Arial" w:eastAsia="Arial" w:hAnsi="Arial" w:cs="Arial"/>
                <w:color w:val="000000"/>
              </w:rPr>
            </w:pPr>
          </w:p>
        </w:tc>
        <w:tc>
          <w:tcPr>
            <w:tcW w:w="911" w:type="dxa"/>
            <w:tcBorders>
              <w:top w:val="nil"/>
              <w:left w:val="nil"/>
              <w:bottom w:val="nil"/>
              <w:right w:val="nil"/>
            </w:tcBorders>
            <w:shd w:val="clear" w:color="auto" w:fill="auto"/>
            <w:vAlign w:val="bottom"/>
          </w:tcPr>
          <w:p w14:paraId="000001B9" w14:textId="77777777" w:rsidR="00B133DD" w:rsidRDefault="00B133DD">
            <w:pPr>
              <w:spacing w:after="0"/>
              <w:jc w:val="center"/>
              <w:rPr>
                <w:rFonts w:ascii="Times New Roman" w:eastAsia="Times New Roman" w:hAnsi="Times New Roman" w:cs="Times New Roman"/>
                <w:sz w:val="20"/>
                <w:szCs w:val="20"/>
              </w:rPr>
            </w:pPr>
          </w:p>
        </w:tc>
        <w:tc>
          <w:tcPr>
            <w:tcW w:w="1539" w:type="dxa"/>
            <w:tcBorders>
              <w:top w:val="nil"/>
              <w:left w:val="nil"/>
              <w:bottom w:val="nil"/>
              <w:right w:val="nil"/>
            </w:tcBorders>
            <w:shd w:val="clear" w:color="auto" w:fill="auto"/>
            <w:vAlign w:val="bottom"/>
          </w:tcPr>
          <w:p w14:paraId="000001BA" w14:textId="77777777" w:rsidR="00B133DD" w:rsidRDefault="00B133DD">
            <w:pPr>
              <w:spacing w:after="0"/>
              <w:jc w:val="center"/>
              <w:rPr>
                <w:rFonts w:ascii="Times New Roman" w:eastAsia="Times New Roman" w:hAnsi="Times New Roman" w:cs="Times New Roman"/>
                <w:sz w:val="20"/>
                <w:szCs w:val="20"/>
              </w:rPr>
            </w:pPr>
          </w:p>
        </w:tc>
        <w:tc>
          <w:tcPr>
            <w:tcW w:w="1225" w:type="dxa"/>
            <w:tcBorders>
              <w:top w:val="nil"/>
              <w:left w:val="nil"/>
              <w:bottom w:val="nil"/>
              <w:right w:val="nil"/>
            </w:tcBorders>
            <w:shd w:val="clear" w:color="auto" w:fill="auto"/>
            <w:vAlign w:val="bottom"/>
          </w:tcPr>
          <w:p w14:paraId="000001BB" w14:textId="77777777" w:rsidR="00B133DD" w:rsidRDefault="00B133DD">
            <w:pPr>
              <w:spacing w:after="0"/>
              <w:jc w:val="center"/>
              <w:rPr>
                <w:rFonts w:ascii="Times New Roman" w:eastAsia="Times New Roman" w:hAnsi="Times New Roman" w:cs="Times New Roman"/>
                <w:sz w:val="20"/>
                <w:szCs w:val="20"/>
              </w:rPr>
            </w:pPr>
          </w:p>
        </w:tc>
        <w:tc>
          <w:tcPr>
            <w:tcW w:w="1332" w:type="dxa"/>
            <w:tcBorders>
              <w:top w:val="nil"/>
              <w:left w:val="nil"/>
              <w:bottom w:val="nil"/>
              <w:right w:val="nil"/>
            </w:tcBorders>
            <w:shd w:val="clear" w:color="auto" w:fill="auto"/>
            <w:vAlign w:val="bottom"/>
          </w:tcPr>
          <w:p w14:paraId="000001BC" w14:textId="77777777" w:rsidR="00B133DD" w:rsidRDefault="00B133DD">
            <w:pPr>
              <w:spacing w:after="0"/>
              <w:jc w:val="center"/>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vAlign w:val="bottom"/>
          </w:tcPr>
          <w:p w14:paraId="000001BD" w14:textId="77777777" w:rsidR="00B133DD" w:rsidRDefault="00B133DD">
            <w:pPr>
              <w:spacing w:after="0"/>
              <w:jc w:val="center"/>
              <w:rPr>
                <w:rFonts w:ascii="Times New Roman" w:eastAsia="Times New Roman" w:hAnsi="Times New Roman" w:cs="Times New Roman"/>
                <w:sz w:val="20"/>
                <w:szCs w:val="20"/>
              </w:rPr>
            </w:pPr>
          </w:p>
        </w:tc>
        <w:tc>
          <w:tcPr>
            <w:tcW w:w="1523" w:type="dxa"/>
            <w:tcBorders>
              <w:top w:val="nil"/>
              <w:left w:val="nil"/>
              <w:bottom w:val="nil"/>
              <w:right w:val="nil"/>
            </w:tcBorders>
            <w:shd w:val="clear" w:color="auto" w:fill="auto"/>
            <w:vAlign w:val="bottom"/>
          </w:tcPr>
          <w:p w14:paraId="000001BE" w14:textId="77777777" w:rsidR="00B133DD" w:rsidRDefault="00B133DD">
            <w:pPr>
              <w:spacing w:after="0"/>
              <w:jc w:val="center"/>
              <w:rPr>
                <w:rFonts w:ascii="Times New Roman" w:eastAsia="Times New Roman" w:hAnsi="Times New Roman" w:cs="Times New Roman"/>
                <w:sz w:val="20"/>
                <w:szCs w:val="20"/>
              </w:rPr>
            </w:pPr>
          </w:p>
        </w:tc>
        <w:tc>
          <w:tcPr>
            <w:tcW w:w="261" w:type="dxa"/>
            <w:vAlign w:val="center"/>
          </w:tcPr>
          <w:p w14:paraId="000001BF" w14:textId="77777777" w:rsidR="00B133DD" w:rsidRDefault="00B133DD">
            <w:pPr>
              <w:spacing w:after="0"/>
              <w:rPr>
                <w:rFonts w:ascii="Times New Roman" w:eastAsia="Times New Roman" w:hAnsi="Times New Roman" w:cs="Times New Roman"/>
                <w:sz w:val="20"/>
                <w:szCs w:val="20"/>
              </w:rPr>
            </w:pPr>
          </w:p>
        </w:tc>
      </w:tr>
      <w:tr w:rsidR="007E0FF4" w14:paraId="2DE06471" w14:textId="77777777" w:rsidTr="00A32BE0">
        <w:trPr>
          <w:trHeight w:val="61"/>
        </w:trPr>
        <w:tc>
          <w:tcPr>
            <w:tcW w:w="1678" w:type="dxa"/>
            <w:tcBorders>
              <w:top w:val="nil"/>
              <w:left w:val="nil"/>
              <w:bottom w:val="nil"/>
              <w:right w:val="nil"/>
            </w:tcBorders>
            <w:shd w:val="clear" w:color="auto" w:fill="auto"/>
            <w:vAlign w:val="bottom"/>
          </w:tcPr>
          <w:p w14:paraId="000001C0"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0" w:type="dxa"/>
            <w:tcBorders>
              <w:top w:val="nil"/>
              <w:left w:val="nil"/>
              <w:bottom w:val="nil"/>
              <w:right w:val="nil"/>
            </w:tcBorders>
            <w:shd w:val="clear" w:color="auto" w:fill="auto"/>
            <w:vAlign w:val="bottom"/>
          </w:tcPr>
          <w:p w14:paraId="000001C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1C2"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3" w14:textId="77777777" w:rsidR="00B133DD" w:rsidRDefault="00A50CB3">
            <w:pPr>
              <w:spacing w:after="0"/>
              <w:rPr>
                <w:rFonts w:ascii="Arial" w:eastAsia="Arial" w:hAnsi="Arial" w:cs="Arial"/>
                <w:color w:val="000000"/>
              </w:rPr>
            </w:pPr>
            <w:r>
              <w:rPr>
                <w:rFonts w:ascii="Arial" w:eastAsia="Arial" w:hAnsi="Arial" w:cs="Arial"/>
                <w:color w:val="000000"/>
              </w:rPr>
              <w:t>[-0.52, -0.40]</w:t>
            </w:r>
          </w:p>
        </w:tc>
        <w:tc>
          <w:tcPr>
            <w:tcW w:w="1225" w:type="dxa"/>
            <w:tcBorders>
              <w:top w:val="nil"/>
              <w:left w:val="nil"/>
              <w:bottom w:val="nil"/>
              <w:right w:val="nil"/>
            </w:tcBorders>
            <w:shd w:val="clear" w:color="auto" w:fill="auto"/>
            <w:vAlign w:val="bottom"/>
          </w:tcPr>
          <w:p w14:paraId="000001C4" w14:textId="77777777" w:rsidR="00B133DD" w:rsidRDefault="00A50CB3">
            <w:pPr>
              <w:spacing w:after="0"/>
              <w:jc w:val="center"/>
              <w:rPr>
                <w:rFonts w:ascii="Arial" w:eastAsia="Arial" w:hAnsi="Arial" w:cs="Arial"/>
                <w:color w:val="000000"/>
              </w:rPr>
            </w:pPr>
            <w:r>
              <w:rPr>
                <w:rFonts w:ascii="Arial" w:eastAsia="Arial" w:hAnsi="Arial" w:cs="Arial"/>
                <w:color w:val="000000"/>
              </w:rPr>
              <w:t>0.83</w:t>
            </w:r>
          </w:p>
        </w:tc>
        <w:tc>
          <w:tcPr>
            <w:tcW w:w="1332" w:type="dxa"/>
            <w:tcBorders>
              <w:top w:val="nil"/>
              <w:left w:val="nil"/>
              <w:bottom w:val="nil"/>
              <w:right w:val="nil"/>
            </w:tcBorders>
            <w:shd w:val="clear" w:color="auto" w:fill="auto"/>
            <w:vAlign w:val="bottom"/>
          </w:tcPr>
          <w:p w14:paraId="000001C5" w14:textId="77777777" w:rsidR="00B133DD" w:rsidRDefault="00A50CB3">
            <w:pPr>
              <w:spacing w:after="0"/>
              <w:rPr>
                <w:rFonts w:ascii="Arial" w:eastAsia="Arial" w:hAnsi="Arial" w:cs="Arial"/>
                <w:color w:val="000000"/>
              </w:rPr>
            </w:pPr>
            <w:r>
              <w:rPr>
                <w:rFonts w:ascii="Arial" w:eastAsia="Arial" w:hAnsi="Arial" w:cs="Arial"/>
                <w:color w:val="000000"/>
              </w:rPr>
              <w:t>[0.74, 0.91]</w:t>
            </w:r>
          </w:p>
        </w:tc>
        <w:tc>
          <w:tcPr>
            <w:tcW w:w="1141" w:type="dxa"/>
            <w:tcBorders>
              <w:top w:val="nil"/>
              <w:left w:val="nil"/>
              <w:bottom w:val="nil"/>
              <w:right w:val="nil"/>
            </w:tcBorders>
            <w:shd w:val="clear" w:color="auto" w:fill="auto"/>
            <w:vAlign w:val="bottom"/>
          </w:tcPr>
          <w:p w14:paraId="000001C6" w14:textId="77777777" w:rsidR="00B133DD" w:rsidRDefault="00A50CB3">
            <w:pPr>
              <w:spacing w:after="0"/>
              <w:jc w:val="center"/>
              <w:rPr>
                <w:rFonts w:ascii="Arial" w:eastAsia="Arial" w:hAnsi="Arial" w:cs="Arial"/>
                <w:color w:val="000000"/>
              </w:rPr>
            </w:pPr>
            <w:r>
              <w:rPr>
                <w:rFonts w:ascii="Arial" w:eastAsia="Arial" w:hAnsi="Arial" w:cs="Arial"/>
                <w:color w:val="000000"/>
              </w:rPr>
              <w:t>-1.29</w:t>
            </w:r>
          </w:p>
        </w:tc>
        <w:tc>
          <w:tcPr>
            <w:tcW w:w="1523" w:type="dxa"/>
            <w:tcBorders>
              <w:top w:val="nil"/>
              <w:left w:val="nil"/>
              <w:bottom w:val="nil"/>
              <w:right w:val="nil"/>
            </w:tcBorders>
            <w:shd w:val="clear" w:color="auto" w:fill="auto"/>
            <w:vAlign w:val="bottom"/>
          </w:tcPr>
          <w:p w14:paraId="000001C7" w14:textId="77777777" w:rsidR="00B133DD" w:rsidRDefault="00A50CB3">
            <w:pPr>
              <w:spacing w:after="0"/>
              <w:rPr>
                <w:rFonts w:ascii="Arial" w:eastAsia="Arial" w:hAnsi="Arial" w:cs="Arial"/>
                <w:color w:val="000000"/>
              </w:rPr>
            </w:pPr>
            <w:r>
              <w:rPr>
                <w:rFonts w:ascii="Arial" w:eastAsia="Arial" w:hAnsi="Arial" w:cs="Arial"/>
                <w:color w:val="000000"/>
              </w:rPr>
              <w:t>[-1.27, -1.31]</w:t>
            </w:r>
          </w:p>
        </w:tc>
        <w:tc>
          <w:tcPr>
            <w:tcW w:w="261" w:type="dxa"/>
            <w:vAlign w:val="center"/>
          </w:tcPr>
          <w:p w14:paraId="000001C8" w14:textId="77777777" w:rsidR="00B133DD" w:rsidRDefault="00B133DD">
            <w:pPr>
              <w:spacing w:after="0"/>
              <w:rPr>
                <w:rFonts w:ascii="Times New Roman" w:eastAsia="Times New Roman" w:hAnsi="Times New Roman" w:cs="Times New Roman"/>
                <w:sz w:val="20"/>
                <w:szCs w:val="20"/>
              </w:rPr>
            </w:pPr>
          </w:p>
        </w:tc>
      </w:tr>
      <w:tr w:rsidR="007E0FF4" w14:paraId="147A1613" w14:textId="77777777" w:rsidTr="00A32BE0">
        <w:trPr>
          <w:trHeight w:val="61"/>
        </w:trPr>
        <w:tc>
          <w:tcPr>
            <w:tcW w:w="1678" w:type="dxa"/>
            <w:tcBorders>
              <w:top w:val="nil"/>
              <w:left w:val="nil"/>
              <w:bottom w:val="nil"/>
              <w:right w:val="nil"/>
            </w:tcBorders>
            <w:shd w:val="clear" w:color="auto" w:fill="auto"/>
            <w:vAlign w:val="bottom"/>
          </w:tcPr>
          <w:p w14:paraId="000001C9"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0" w:type="dxa"/>
            <w:tcBorders>
              <w:top w:val="nil"/>
              <w:left w:val="nil"/>
              <w:bottom w:val="nil"/>
              <w:right w:val="nil"/>
            </w:tcBorders>
            <w:shd w:val="clear" w:color="auto" w:fill="auto"/>
            <w:vAlign w:val="bottom"/>
          </w:tcPr>
          <w:p w14:paraId="000001CA"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911" w:type="dxa"/>
            <w:tcBorders>
              <w:top w:val="nil"/>
              <w:left w:val="nil"/>
              <w:bottom w:val="nil"/>
              <w:right w:val="nil"/>
            </w:tcBorders>
            <w:shd w:val="clear" w:color="auto" w:fill="auto"/>
            <w:vAlign w:val="bottom"/>
          </w:tcPr>
          <w:p w14:paraId="000001CB"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C" w14:textId="77777777" w:rsidR="00B133DD" w:rsidRDefault="00A50CB3">
            <w:pPr>
              <w:spacing w:after="0"/>
              <w:rPr>
                <w:rFonts w:ascii="Arial" w:eastAsia="Arial" w:hAnsi="Arial" w:cs="Arial"/>
                <w:color w:val="000000"/>
              </w:rPr>
            </w:pPr>
            <w:r>
              <w:rPr>
                <w:rFonts w:ascii="Arial" w:eastAsia="Arial" w:hAnsi="Arial" w:cs="Arial"/>
                <w:color w:val="000000"/>
              </w:rPr>
              <w:t>[0.53,   0.39]</w:t>
            </w:r>
          </w:p>
        </w:tc>
        <w:tc>
          <w:tcPr>
            <w:tcW w:w="1225" w:type="dxa"/>
            <w:tcBorders>
              <w:top w:val="nil"/>
              <w:left w:val="nil"/>
              <w:bottom w:val="nil"/>
              <w:right w:val="nil"/>
            </w:tcBorders>
            <w:shd w:val="clear" w:color="auto" w:fill="auto"/>
            <w:vAlign w:val="bottom"/>
          </w:tcPr>
          <w:p w14:paraId="000001CD"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332" w:type="dxa"/>
            <w:tcBorders>
              <w:top w:val="nil"/>
              <w:left w:val="nil"/>
              <w:bottom w:val="nil"/>
              <w:right w:val="nil"/>
            </w:tcBorders>
            <w:shd w:val="clear" w:color="auto" w:fill="auto"/>
            <w:vAlign w:val="bottom"/>
          </w:tcPr>
          <w:p w14:paraId="000001CE" w14:textId="77777777" w:rsidR="00B133DD" w:rsidRDefault="00A50CB3">
            <w:pPr>
              <w:spacing w:after="0"/>
              <w:rPr>
                <w:rFonts w:ascii="Arial" w:eastAsia="Arial" w:hAnsi="Arial" w:cs="Arial"/>
                <w:color w:val="000000"/>
              </w:rPr>
            </w:pPr>
            <w:r>
              <w:rPr>
                <w:rFonts w:ascii="Arial" w:eastAsia="Arial" w:hAnsi="Arial" w:cs="Arial"/>
                <w:color w:val="000000"/>
              </w:rPr>
              <w:t>[0.66, 1.11]</w:t>
            </w:r>
          </w:p>
        </w:tc>
        <w:tc>
          <w:tcPr>
            <w:tcW w:w="1141" w:type="dxa"/>
            <w:tcBorders>
              <w:top w:val="nil"/>
              <w:left w:val="nil"/>
              <w:bottom w:val="nil"/>
              <w:right w:val="nil"/>
            </w:tcBorders>
            <w:shd w:val="clear" w:color="auto" w:fill="auto"/>
            <w:vAlign w:val="bottom"/>
          </w:tcPr>
          <w:p w14:paraId="000001CF" w14:textId="77777777" w:rsidR="00B133DD" w:rsidRDefault="00A50CB3">
            <w:pPr>
              <w:spacing w:after="0"/>
              <w:jc w:val="center"/>
              <w:rPr>
                <w:rFonts w:ascii="Arial" w:eastAsia="Arial" w:hAnsi="Arial" w:cs="Arial"/>
                <w:color w:val="000000"/>
              </w:rPr>
            </w:pPr>
            <w:r>
              <w:rPr>
                <w:rFonts w:ascii="Arial" w:eastAsia="Arial" w:hAnsi="Arial" w:cs="Arial"/>
                <w:color w:val="000000"/>
              </w:rPr>
              <w:t>-0.43</w:t>
            </w:r>
          </w:p>
        </w:tc>
        <w:tc>
          <w:tcPr>
            <w:tcW w:w="1523" w:type="dxa"/>
            <w:tcBorders>
              <w:top w:val="nil"/>
              <w:left w:val="nil"/>
              <w:bottom w:val="nil"/>
              <w:right w:val="nil"/>
            </w:tcBorders>
            <w:shd w:val="clear" w:color="auto" w:fill="auto"/>
            <w:vAlign w:val="bottom"/>
          </w:tcPr>
          <w:p w14:paraId="000001D0" w14:textId="77777777" w:rsidR="00B133DD" w:rsidRDefault="00A50CB3">
            <w:pPr>
              <w:spacing w:after="0"/>
              <w:rPr>
                <w:rFonts w:ascii="Arial" w:eastAsia="Arial" w:hAnsi="Arial" w:cs="Arial"/>
                <w:color w:val="000000"/>
              </w:rPr>
            </w:pPr>
            <w:r>
              <w:rPr>
                <w:rFonts w:ascii="Arial" w:eastAsia="Arial" w:hAnsi="Arial" w:cs="Arial"/>
                <w:color w:val="000000"/>
              </w:rPr>
              <w:t>[-0.13, -0.73]</w:t>
            </w:r>
          </w:p>
        </w:tc>
        <w:tc>
          <w:tcPr>
            <w:tcW w:w="261" w:type="dxa"/>
            <w:vAlign w:val="center"/>
          </w:tcPr>
          <w:p w14:paraId="000001D1" w14:textId="77777777" w:rsidR="00B133DD" w:rsidRDefault="00B133DD">
            <w:pPr>
              <w:spacing w:after="0"/>
              <w:rPr>
                <w:rFonts w:ascii="Times New Roman" w:eastAsia="Times New Roman" w:hAnsi="Times New Roman" w:cs="Times New Roman"/>
                <w:sz w:val="20"/>
                <w:szCs w:val="20"/>
              </w:rPr>
            </w:pPr>
          </w:p>
        </w:tc>
      </w:tr>
      <w:tr w:rsidR="007E0FF4" w14:paraId="2AAD9445" w14:textId="77777777" w:rsidTr="00A32BE0">
        <w:trPr>
          <w:trHeight w:val="61"/>
        </w:trPr>
        <w:tc>
          <w:tcPr>
            <w:tcW w:w="1678" w:type="dxa"/>
            <w:tcBorders>
              <w:top w:val="nil"/>
              <w:left w:val="nil"/>
              <w:bottom w:val="nil"/>
              <w:right w:val="nil"/>
            </w:tcBorders>
            <w:shd w:val="clear" w:color="auto" w:fill="auto"/>
            <w:vAlign w:val="bottom"/>
          </w:tcPr>
          <w:p w14:paraId="000001D2"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0" w:type="dxa"/>
            <w:tcBorders>
              <w:top w:val="nil"/>
              <w:left w:val="nil"/>
              <w:bottom w:val="nil"/>
              <w:right w:val="nil"/>
            </w:tcBorders>
            <w:shd w:val="clear" w:color="auto" w:fill="auto"/>
            <w:vAlign w:val="bottom"/>
          </w:tcPr>
          <w:p w14:paraId="000001D3"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911" w:type="dxa"/>
            <w:tcBorders>
              <w:top w:val="nil"/>
              <w:left w:val="nil"/>
              <w:bottom w:val="nil"/>
              <w:right w:val="nil"/>
            </w:tcBorders>
            <w:shd w:val="clear" w:color="auto" w:fill="auto"/>
            <w:vAlign w:val="bottom"/>
          </w:tcPr>
          <w:p w14:paraId="000001D4" w14:textId="77777777" w:rsidR="00B133DD" w:rsidRDefault="00A50CB3">
            <w:pPr>
              <w:spacing w:after="0"/>
              <w:jc w:val="center"/>
              <w:rPr>
                <w:rFonts w:ascii="Arial" w:eastAsia="Arial" w:hAnsi="Arial" w:cs="Arial"/>
                <w:color w:val="000000"/>
              </w:rPr>
            </w:pPr>
            <w:r>
              <w:rPr>
                <w:rFonts w:ascii="Arial" w:eastAsia="Arial" w:hAnsi="Arial" w:cs="Arial"/>
                <w:color w:val="000000"/>
              </w:rPr>
              <w:t>-0.55</w:t>
            </w:r>
          </w:p>
        </w:tc>
        <w:tc>
          <w:tcPr>
            <w:tcW w:w="1539" w:type="dxa"/>
            <w:tcBorders>
              <w:top w:val="nil"/>
              <w:left w:val="nil"/>
              <w:bottom w:val="nil"/>
              <w:right w:val="nil"/>
            </w:tcBorders>
            <w:shd w:val="clear" w:color="auto" w:fill="auto"/>
            <w:vAlign w:val="bottom"/>
          </w:tcPr>
          <w:p w14:paraId="000001D5" w14:textId="77777777" w:rsidR="00B133DD" w:rsidRDefault="00A50CB3">
            <w:pPr>
              <w:spacing w:after="0"/>
              <w:rPr>
                <w:rFonts w:ascii="Arial" w:eastAsia="Arial" w:hAnsi="Arial" w:cs="Arial"/>
                <w:color w:val="000000"/>
              </w:rPr>
            </w:pPr>
            <w:r>
              <w:rPr>
                <w:rFonts w:ascii="Arial" w:eastAsia="Arial" w:hAnsi="Arial" w:cs="Arial"/>
                <w:color w:val="000000"/>
              </w:rPr>
              <w:t>[-0.56, -0.55]</w:t>
            </w:r>
          </w:p>
        </w:tc>
        <w:tc>
          <w:tcPr>
            <w:tcW w:w="1225" w:type="dxa"/>
            <w:tcBorders>
              <w:top w:val="nil"/>
              <w:left w:val="nil"/>
              <w:bottom w:val="nil"/>
              <w:right w:val="nil"/>
            </w:tcBorders>
            <w:shd w:val="clear" w:color="auto" w:fill="auto"/>
            <w:vAlign w:val="bottom"/>
          </w:tcPr>
          <w:p w14:paraId="000001D6" w14:textId="77777777" w:rsidR="00B133DD" w:rsidRDefault="00A50CB3">
            <w:pPr>
              <w:spacing w:after="0"/>
              <w:jc w:val="center"/>
              <w:rPr>
                <w:rFonts w:ascii="Arial" w:eastAsia="Arial" w:hAnsi="Arial" w:cs="Arial"/>
                <w:color w:val="000000"/>
              </w:rPr>
            </w:pPr>
            <w:r>
              <w:rPr>
                <w:rFonts w:ascii="Arial" w:eastAsia="Arial" w:hAnsi="Arial" w:cs="Arial"/>
                <w:color w:val="000000"/>
              </w:rPr>
              <w:t>0.71</w:t>
            </w:r>
          </w:p>
        </w:tc>
        <w:tc>
          <w:tcPr>
            <w:tcW w:w="1332" w:type="dxa"/>
            <w:tcBorders>
              <w:top w:val="nil"/>
              <w:left w:val="nil"/>
              <w:bottom w:val="nil"/>
              <w:right w:val="nil"/>
            </w:tcBorders>
            <w:shd w:val="clear" w:color="auto" w:fill="auto"/>
            <w:vAlign w:val="bottom"/>
          </w:tcPr>
          <w:p w14:paraId="000001D7" w14:textId="77777777" w:rsidR="00B133DD" w:rsidRDefault="00A50CB3">
            <w:pPr>
              <w:spacing w:after="0"/>
              <w:rPr>
                <w:rFonts w:ascii="Arial" w:eastAsia="Arial" w:hAnsi="Arial" w:cs="Arial"/>
                <w:color w:val="000000"/>
              </w:rPr>
            </w:pPr>
            <w:r>
              <w:rPr>
                <w:rFonts w:ascii="Arial" w:eastAsia="Arial" w:hAnsi="Arial" w:cs="Arial"/>
                <w:color w:val="000000"/>
              </w:rPr>
              <w:t>[0.56, 0.86]</w:t>
            </w:r>
          </w:p>
        </w:tc>
        <w:tc>
          <w:tcPr>
            <w:tcW w:w="1141" w:type="dxa"/>
            <w:tcBorders>
              <w:top w:val="nil"/>
              <w:left w:val="nil"/>
              <w:bottom w:val="nil"/>
              <w:right w:val="nil"/>
            </w:tcBorders>
            <w:shd w:val="clear" w:color="auto" w:fill="auto"/>
            <w:vAlign w:val="bottom"/>
          </w:tcPr>
          <w:p w14:paraId="000001D8"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23" w:type="dxa"/>
            <w:tcBorders>
              <w:top w:val="nil"/>
              <w:left w:val="nil"/>
              <w:bottom w:val="nil"/>
              <w:right w:val="nil"/>
            </w:tcBorders>
            <w:shd w:val="clear" w:color="auto" w:fill="auto"/>
            <w:vAlign w:val="bottom"/>
          </w:tcPr>
          <w:p w14:paraId="000001D9" w14:textId="77777777" w:rsidR="00B133DD" w:rsidRDefault="00A50CB3">
            <w:pPr>
              <w:spacing w:after="0"/>
              <w:rPr>
                <w:rFonts w:ascii="Arial" w:eastAsia="Arial" w:hAnsi="Arial" w:cs="Arial"/>
                <w:color w:val="000000"/>
              </w:rPr>
            </w:pPr>
            <w:r>
              <w:rPr>
                <w:rFonts w:ascii="Arial" w:eastAsia="Arial" w:hAnsi="Arial" w:cs="Arial"/>
                <w:color w:val="000000"/>
              </w:rPr>
              <w:t>[-1.12, -1.41]</w:t>
            </w:r>
          </w:p>
        </w:tc>
        <w:tc>
          <w:tcPr>
            <w:tcW w:w="261" w:type="dxa"/>
            <w:vAlign w:val="center"/>
          </w:tcPr>
          <w:p w14:paraId="000001DA" w14:textId="77777777" w:rsidR="00B133DD" w:rsidRDefault="00B133DD">
            <w:pPr>
              <w:spacing w:after="0"/>
              <w:rPr>
                <w:rFonts w:ascii="Times New Roman" w:eastAsia="Times New Roman" w:hAnsi="Times New Roman" w:cs="Times New Roman"/>
                <w:sz w:val="20"/>
                <w:szCs w:val="20"/>
              </w:rPr>
            </w:pPr>
          </w:p>
        </w:tc>
      </w:tr>
      <w:tr w:rsidR="007E0FF4" w14:paraId="601DEBD6" w14:textId="77777777" w:rsidTr="00A32BE0">
        <w:trPr>
          <w:trHeight w:val="61"/>
        </w:trPr>
        <w:tc>
          <w:tcPr>
            <w:tcW w:w="1678" w:type="dxa"/>
            <w:tcBorders>
              <w:top w:val="nil"/>
              <w:left w:val="nil"/>
              <w:bottom w:val="nil"/>
              <w:right w:val="nil"/>
            </w:tcBorders>
            <w:shd w:val="clear" w:color="auto" w:fill="auto"/>
            <w:vAlign w:val="bottom"/>
          </w:tcPr>
          <w:p w14:paraId="000001DB"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0" w:type="dxa"/>
            <w:tcBorders>
              <w:top w:val="nil"/>
              <w:left w:val="nil"/>
              <w:bottom w:val="nil"/>
              <w:right w:val="nil"/>
            </w:tcBorders>
            <w:shd w:val="clear" w:color="auto" w:fill="auto"/>
            <w:vAlign w:val="bottom"/>
          </w:tcPr>
          <w:p w14:paraId="000001DC"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911" w:type="dxa"/>
            <w:tcBorders>
              <w:top w:val="nil"/>
              <w:left w:val="nil"/>
              <w:bottom w:val="nil"/>
              <w:right w:val="nil"/>
            </w:tcBorders>
            <w:shd w:val="clear" w:color="auto" w:fill="auto"/>
            <w:vAlign w:val="bottom"/>
          </w:tcPr>
          <w:p w14:paraId="000001DD"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1DE"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19,  0.03</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1DF" w14:textId="77777777" w:rsidR="00B133DD" w:rsidRDefault="00A50CB3">
            <w:pPr>
              <w:spacing w:after="0"/>
              <w:jc w:val="center"/>
              <w:rPr>
                <w:rFonts w:ascii="Arial" w:eastAsia="Arial" w:hAnsi="Arial" w:cs="Arial"/>
                <w:color w:val="000000"/>
              </w:rPr>
            </w:pPr>
            <w:r>
              <w:rPr>
                <w:rFonts w:ascii="Arial" w:eastAsia="Arial" w:hAnsi="Arial" w:cs="Arial"/>
                <w:color w:val="000000"/>
              </w:rPr>
              <w:t>1.64</w:t>
            </w:r>
          </w:p>
        </w:tc>
        <w:tc>
          <w:tcPr>
            <w:tcW w:w="1332" w:type="dxa"/>
            <w:tcBorders>
              <w:top w:val="nil"/>
              <w:left w:val="nil"/>
              <w:bottom w:val="nil"/>
              <w:right w:val="nil"/>
            </w:tcBorders>
            <w:shd w:val="clear" w:color="auto" w:fill="auto"/>
            <w:vAlign w:val="bottom"/>
          </w:tcPr>
          <w:p w14:paraId="000001E0" w14:textId="77777777" w:rsidR="00B133DD" w:rsidRDefault="00A50CB3">
            <w:pPr>
              <w:spacing w:after="0"/>
              <w:rPr>
                <w:rFonts w:ascii="Arial" w:eastAsia="Arial" w:hAnsi="Arial" w:cs="Arial"/>
                <w:color w:val="000000"/>
              </w:rPr>
            </w:pPr>
            <w:r>
              <w:rPr>
                <w:rFonts w:ascii="Arial" w:eastAsia="Arial" w:hAnsi="Arial" w:cs="Arial"/>
                <w:color w:val="000000"/>
              </w:rPr>
              <w:t>[1.25, 2.02]</w:t>
            </w:r>
          </w:p>
        </w:tc>
        <w:tc>
          <w:tcPr>
            <w:tcW w:w="1141" w:type="dxa"/>
            <w:tcBorders>
              <w:top w:val="nil"/>
              <w:left w:val="nil"/>
              <w:bottom w:val="nil"/>
              <w:right w:val="nil"/>
            </w:tcBorders>
            <w:shd w:val="clear" w:color="auto" w:fill="auto"/>
            <w:vAlign w:val="bottom"/>
          </w:tcPr>
          <w:p w14:paraId="000001E1" w14:textId="77777777" w:rsidR="00B133DD" w:rsidRDefault="00A50CB3">
            <w:pPr>
              <w:spacing w:after="0"/>
              <w:jc w:val="center"/>
              <w:rPr>
                <w:rFonts w:ascii="Arial" w:eastAsia="Arial" w:hAnsi="Arial" w:cs="Arial"/>
                <w:color w:val="000000"/>
              </w:rPr>
            </w:pPr>
            <w:r>
              <w:rPr>
                <w:rFonts w:ascii="Arial" w:eastAsia="Arial" w:hAnsi="Arial" w:cs="Arial"/>
                <w:color w:val="000000"/>
              </w:rPr>
              <w:t>-1.72</w:t>
            </w:r>
          </w:p>
        </w:tc>
        <w:tc>
          <w:tcPr>
            <w:tcW w:w="1523" w:type="dxa"/>
            <w:tcBorders>
              <w:top w:val="nil"/>
              <w:left w:val="nil"/>
              <w:bottom w:val="nil"/>
              <w:right w:val="nil"/>
            </w:tcBorders>
            <w:shd w:val="clear" w:color="auto" w:fill="auto"/>
            <w:vAlign w:val="bottom"/>
          </w:tcPr>
          <w:p w14:paraId="000001E2" w14:textId="77777777" w:rsidR="00B133DD" w:rsidRDefault="00A50CB3">
            <w:pPr>
              <w:spacing w:after="0"/>
              <w:rPr>
                <w:rFonts w:ascii="Arial" w:eastAsia="Arial" w:hAnsi="Arial" w:cs="Arial"/>
                <w:color w:val="000000"/>
              </w:rPr>
            </w:pPr>
            <w:r>
              <w:rPr>
                <w:rFonts w:ascii="Arial" w:eastAsia="Arial" w:hAnsi="Arial" w:cs="Arial"/>
                <w:color w:val="000000"/>
              </w:rPr>
              <w:t>[-1.44, -1.99]</w:t>
            </w:r>
          </w:p>
        </w:tc>
        <w:tc>
          <w:tcPr>
            <w:tcW w:w="261" w:type="dxa"/>
            <w:vAlign w:val="center"/>
          </w:tcPr>
          <w:p w14:paraId="000001E3" w14:textId="77777777" w:rsidR="00B133DD" w:rsidRDefault="00B133DD">
            <w:pPr>
              <w:spacing w:after="0"/>
              <w:rPr>
                <w:rFonts w:ascii="Times New Roman" w:eastAsia="Times New Roman" w:hAnsi="Times New Roman" w:cs="Times New Roman"/>
                <w:sz w:val="20"/>
                <w:szCs w:val="20"/>
              </w:rPr>
            </w:pPr>
          </w:p>
        </w:tc>
      </w:tr>
      <w:tr w:rsidR="007E0FF4" w14:paraId="76ED6999" w14:textId="77777777" w:rsidTr="00A32BE0">
        <w:trPr>
          <w:trHeight w:val="61"/>
        </w:trPr>
        <w:tc>
          <w:tcPr>
            <w:tcW w:w="1678" w:type="dxa"/>
            <w:tcBorders>
              <w:top w:val="nil"/>
              <w:left w:val="nil"/>
              <w:bottom w:val="nil"/>
              <w:right w:val="nil"/>
            </w:tcBorders>
            <w:shd w:val="clear" w:color="auto" w:fill="auto"/>
            <w:vAlign w:val="bottom"/>
          </w:tcPr>
          <w:p w14:paraId="000001E4"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0" w:type="dxa"/>
            <w:tcBorders>
              <w:top w:val="nil"/>
              <w:left w:val="nil"/>
              <w:bottom w:val="nil"/>
              <w:right w:val="nil"/>
            </w:tcBorders>
            <w:shd w:val="clear" w:color="auto" w:fill="auto"/>
            <w:vAlign w:val="center"/>
          </w:tcPr>
          <w:p w14:paraId="000001E5"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911" w:type="dxa"/>
            <w:tcBorders>
              <w:top w:val="nil"/>
              <w:left w:val="nil"/>
              <w:bottom w:val="nil"/>
              <w:right w:val="nil"/>
            </w:tcBorders>
            <w:shd w:val="clear" w:color="auto" w:fill="auto"/>
            <w:vAlign w:val="center"/>
          </w:tcPr>
          <w:p w14:paraId="000001E6" w14:textId="77777777" w:rsidR="00B133DD" w:rsidRDefault="00A50CB3">
            <w:pPr>
              <w:spacing w:after="0"/>
              <w:jc w:val="center"/>
              <w:rPr>
                <w:rFonts w:ascii="Arial" w:eastAsia="Arial" w:hAnsi="Arial" w:cs="Arial"/>
                <w:color w:val="000000"/>
              </w:rPr>
            </w:pPr>
            <w:r>
              <w:rPr>
                <w:rFonts w:ascii="Arial" w:eastAsia="Arial" w:hAnsi="Arial" w:cs="Arial"/>
                <w:color w:val="000000"/>
              </w:rPr>
              <w:t>0.21</w:t>
            </w:r>
          </w:p>
        </w:tc>
        <w:tc>
          <w:tcPr>
            <w:tcW w:w="1539" w:type="dxa"/>
            <w:tcBorders>
              <w:top w:val="nil"/>
              <w:left w:val="nil"/>
              <w:bottom w:val="nil"/>
              <w:right w:val="nil"/>
            </w:tcBorders>
            <w:shd w:val="clear" w:color="auto" w:fill="auto"/>
            <w:vAlign w:val="bottom"/>
          </w:tcPr>
          <w:p w14:paraId="000001E7" w14:textId="77777777" w:rsidR="00B133DD" w:rsidRDefault="00A50CB3">
            <w:pPr>
              <w:spacing w:after="0"/>
              <w:rPr>
                <w:rFonts w:ascii="Arial" w:eastAsia="Arial" w:hAnsi="Arial" w:cs="Arial"/>
                <w:color w:val="000000"/>
              </w:rPr>
            </w:pPr>
            <w:r>
              <w:rPr>
                <w:rFonts w:ascii="Arial" w:eastAsia="Arial" w:hAnsi="Arial" w:cs="Arial"/>
                <w:color w:val="000000"/>
              </w:rPr>
              <w:t>[0.34,   0.07]</w:t>
            </w:r>
          </w:p>
        </w:tc>
        <w:tc>
          <w:tcPr>
            <w:tcW w:w="1225" w:type="dxa"/>
            <w:tcBorders>
              <w:top w:val="nil"/>
              <w:left w:val="nil"/>
              <w:bottom w:val="nil"/>
              <w:right w:val="nil"/>
            </w:tcBorders>
            <w:shd w:val="clear" w:color="auto" w:fill="auto"/>
            <w:vAlign w:val="center"/>
          </w:tcPr>
          <w:p w14:paraId="000001E8"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center"/>
          </w:tcPr>
          <w:p w14:paraId="000001E9" w14:textId="77777777" w:rsidR="00B133DD" w:rsidRDefault="00A50CB3">
            <w:pPr>
              <w:spacing w:after="0"/>
              <w:rPr>
                <w:rFonts w:ascii="Arial" w:eastAsia="Arial" w:hAnsi="Arial" w:cs="Arial"/>
                <w:color w:val="000000"/>
              </w:rPr>
            </w:pPr>
            <w:r>
              <w:rPr>
                <w:rFonts w:ascii="Arial" w:eastAsia="Arial" w:hAnsi="Arial" w:cs="Arial"/>
                <w:color w:val="000000"/>
              </w:rPr>
              <w:t>[0.51, 0.96]</w:t>
            </w:r>
          </w:p>
        </w:tc>
        <w:tc>
          <w:tcPr>
            <w:tcW w:w="1141" w:type="dxa"/>
            <w:tcBorders>
              <w:top w:val="nil"/>
              <w:left w:val="nil"/>
              <w:bottom w:val="nil"/>
              <w:right w:val="nil"/>
            </w:tcBorders>
            <w:shd w:val="clear" w:color="auto" w:fill="auto"/>
            <w:vAlign w:val="center"/>
          </w:tcPr>
          <w:p w14:paraId="000001EA" w14:textId="77777777" w:rsidR="00B133DD" w:rsidRDefault="00A50CB3">
            <w:pPr>
              <w:spacing w:after="0"/>
              <w:jc w:val="center"/>
              <w:rPr>
                <w:rFonts w:ascii="Arial" w:eastAsia="Arial" w:hAnsi="Arial" w:cs="Arial"/>
                <w:color w:val="000000"/>
              </w:rPr>
            </w:pPr>
            <w:r>
              <w:rPr>
                <w:rFonts w:ascii="Arial" w:eastAsia="Arial" w:hAnsi="Arial" w:cs="Arial"/>
                <w:color w:val="000000"/>
              </w:rPr>
              <w:t>-0.53</w:t>
            </w:r>
          </w:p>
        </w:tc>
        <w:tc>
          <w:tcPr>
            <w:tcW w:w="1523" w:type="dxa"/>
            <w:tcBorders>
              <w:top w:val="nil"/>
              <w:left w:val="nil"/>
              <w:bottom w:val="nil"/>
              <w:right w:val="nil"/>
            </w:tcBorders>
            <w:shd w:val="clear" w:color="auto" w:fill="auto"/>
            <w:vAlign w:val="bottom"/>
          </w:tcPr>
          <w:p w14:paraId="000001EB" w14:textId="77777777" w:rsidR="00B133DD" w:rsidRDefault="00A50CB3">
            <w:pPr>
              <w:spacing w:after="0"/>
              <w:rPr>
                <w:rFonts w:ascii="Arial" w:eastAsia="Arial" w:hAnsi="Arial" w:cs="Arial"/>
                <w:color w:val="000000"/>
              </w:rPr>
            </w:pPr>
            <w:r>
              <w:rPr>
                <w:rFonts w:ascii="Arial" w:eastAsia="Arial" w:hAnsi="Arial" w:cs="Arial"/>
                <w:color w:val="000000"/>
              </w:rPr>
              <w:t>[-0.16, -0.89]</w:t>
            </w:r>
          </w:p>
        </w:tc>
        <w:tc>
          <w:tcPr>
            <w:tcW w:w="261" w:type="dxa"/>
            <w:vAlign w:val="center"/>
          </w:tcPr>
          <w:p w14:paraId="000001EC" w14:textId="77777777" w:rsidR="00B133DD" w:rsidRDefault="00B133DD">
            <w:pPr>
              <w:spacing w:after="0"/>
              <w:rPr>
                <w:rFonts w:ascii="Times New Roman" w:eastAsia="Times New Roman" w:hAnsi="Times New Roman" w:cs="Times New Roman"/>
                <w:sz w:val="20"/>
                <w:szCs w:val="20"/>
              </w:rPr>
            </w:pPr>
          </w:p>
        </w:tc>
      </w:tr>
      <w:tr w:rsidR="007E0FF4" w14:paraId="0CF91243" w14:textId="77777777" w:rsidTr="00A32BE0">
        <w:trPr>
          <w:trHeight w:val="61"/>
        </w:trPr>
        <w:tc>
          <w:tcPr>
            <w:tcW w:w="1678" w:type="dxa"/>
            <w:tcBorders>
              <w:top w:val="nil"/>
              <w:left w:val="nil"/>
              <w:bottom w:val="nil"/>
              <w:right w:val="nil"/>
            </w:tcBorders>
            <w:shd w:val="clear" w:color="auto" w:fill="auto"/>
            <w:vAlign w:val="bottom"/>
          </w:tcPr>
          <w:p w14:paraId="000001ED"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0" w:type="dxa"/>
            <w:tcBorders>
              <w:top w:val="nil"/>
              <w:left w:val="nil"/>
              <w:bottom w:val="nil"/>
              <w:right w:val="nil"/>
            </w:tcBorders>
            <w:shd w:val="clear" w:color="auto" w:fill="auto"/>
            <w:vAlign w:val="bottom"/>
          </w:tcPr>
          <w:p w14:paraId="000001EE"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EF"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39" w:type="dxa"/>
            <w:tcBorders>
              <w:top w:val="nil"/>
              <w:left w:val="nil"/>
              <w:bottom w:val="nil"/>
              <w:right w:val="nil"/>
            </w:tcBorders>
            <w:shd w:val="clear" w:color="auto" w:fill="auto"/>
            <w:vAlign w:val="bottom"/>
          </w:tcPr>
          <w:p w14:paraId="000001F0" w14:textId="77777777" w:rsidR="00B133DD" w:rsidRDefault="00A50CB3">
            <w:pPr>
              <w:spacing w:after="0"/>
              <w:rPr>
                <w:rFonts w:ascii="Arial" w:eastAsia="Arial" w:hAnsi="Arial" w:cs="Arial"/>
                <w:color w:val="000000"/>
              </w:rPr>
            </w:pPr>
            <w:r>
              <w:rPr>
                <w:rFonts w:ascii="Arial" w:eastAsia="Arial" w:hAnsi="Arial" w:cs="Arial"/>
                <w:color w:val="000000"/>
              </w:rPr>
              <w:t>[-0.16, -0.48]</w:t>
            </w:r>
          </w:p>
        </w:tc>
        <w:tc>
          <w:tcPr>
            <w:tcW w:w="1225" w:type="dxa"/>
            <w:tcBorders>
              <w:top w:val="nil"/>
              <w:left w:val="nil"/>
              <w:bottom w:val="nil"/>
              <w:right w:val="nil"/>
            </w:tcBorders>
            <w:shd w:val="clear" w:color="auto" w:fill="auto"/>
            <w:vAlign w:val="bottom"/>
          </w:tcPr>
          <w:p w14:paraId="000001F1"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1F2" w14:textId="77777777" w:rsidR="00B133DD" w:rsidRDefault="00A50CB3">
            <w:pPr>
              <w:spacing w:after="0"/>
              <w:rPr>
                <w:rFonts w:ascii="Arial" w:eastAsia="Arial" w:hAnsi="Arial" w:cs="Arial"/>
                <w:color w:val="000000"/>
              </w:rPr>
            </w:pPr>
            <w:r>
              <w:rPr>
                <w:rFonts w:ascii="Arial" w:eastAsia="Arial" w:hAnsi="Arial" w:cs="Arial"/>
                <w:color w:val="000000"/>
              </w:rPr>
              <w:t>[0.62, 0.77]</w:t>
            </w:r>
          </w:p>
        </w:tc>
        <w:tc>
          <w:tcPr>
            <w:tcW w:w="1141" w:type="dxa"/>
            <w:tcBorders>
              <w:top w:val="nil"/>
              <w:left w:val="nil"/>
              <w:bottom w:val="nil"/>
              <w:right w:val="nil"/>
            </w:tcBorders>
            <w:shd w:val="clear" w:color="auto" w:fill="auto"/>
            <w:vAlign w:val="bottom"/>
          </w:tcPr>
          <w:p w14:paraId="000001F3" w14:textId="77777777" w:rsidR="00B133DD" w:rsidRDefault="00A50CB3">
            <w:pPr>
              <w:spacing w:after="0"/>
              <w:jc w:val="center"/>
              <w:rPr>
                <w:rFonts w:ascii="Arial" w:eastAsia="Arial" w:hAnsi="Arial" w:cs="Arial"/>
                <w:color w:val="000000"/>
              </w:rPr>
            </w:pPr>
            <w:r>
              <w:rPr>
                <w:rFonts w:ascii="Arial" w:eastAsia="Arial" w:hAnsi="Arial" w:cs="Arial"/>
                <w:color w:val="000000"/>
              </w:rPr>
              <w:t>-1.01</w:t>
            </w:r>
          </w:p>
        </w:tc>
        <w:tc>
          <w:tcPr>
            <w:tcW w:w="1523" w:type="dxa"/>
            <w:tcBorders>
              <w:top w:val="nil"/>
              <w:left w:val="nil"/>
              <w:bottom w:val="nil"/>
              <w:right w:val="nil"/>
            </w:tcBorders>
            <w:shd w:val="clear" w:color="auto" w:fill="auto"/>
            <w:vAlign w:val="bottom"/>
          </w:tcPr>
          <w:p w14:paraId="000001F4" w14:textId="77777777" w:rsidR="00B133DD" w:rsidRDefault="00A50CB3">
            <w:pPr>
              <w:spacing w:after="0"/>
              <w:rPr>
                <w:rFonts w:ascii="Arial" w:eastAsia="Arial" w:hAnsi="Arial" w:cs="Arial"/>
                <w:color w:val="000000"/>
              </w:rPr>
            </w:pPr>
            <w:r>
              <w:rPr>
                <w:rFonts w:ascii="Arial" w:eastAsia="Arial" w:hAnsi="Arial" w:cs="Arial"/>
                <w:color w:val="000000"/>
              </w:rPr>
              <w:t>[-0.77, -1.25]</w:t>
            </w:r>
          </w:p>
        </w:tc>
        <w:tc>
          <w:tcPr>
            <w:tcW w:w="261" w:type="dxa"/>
            <w:vAlign w:val="center"/>
          </w:tcPr>
          <w:p w14:paraId="000001F5" w14:textId="77777777" w:rsidR="00B133DD" w:rsidRDefault="00B133DD">
            <w:pPr>
              <w:spacing w:after="0"/>
              <w:rPr>
                <w:rFonts w:ascii="Times New Roman" w:eastAsia="Times New Roman" w:hAnsi="Times New Roman" w:cs="Times New Roman"/>
                <w:sz w:val="20"/>
                <w:szCs w:val="20"/>
              </w:rPr>
            </w:pPr>
          </w:p>
        </w:tc>
      </w:tr>
      <w:tr w:rsidR="007E0FF4" w14:paraId="4A3E5B99" w14:textId="77777777" w:rsidTr="00A32BE0">
        <w:trPr>
          <w:trHeight w:val="61"/>
        </w:trPr>
        <w:tc>
          <w:tcPr>
            <w:tcW w:w="1678" w:type="dxa"/>
            <w:tcBorders>
              <w:top w:val="nil"/>
              <w:left w:val="nil"/>
              <w:bottom w:val="nil"/>
              <w:right w:val="nil"/>
            </w:tcBorders>
            <w:shd w:val="clear" w:color="auto" w:fill="auto"/>
            <w:vAlign w:val="bottom"/>
          </w:tcPr>
          <w:p w14:paraId="000001F6"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0" w:type="dxa"/>
            <w:tcBorders>
              <w:top w:val="nil"/>
              <w:left w:val="nil"/>
              <w:bottom w:val="nil"/>
              <w:right w:val="nil"/>
            </w:tcBorders>
            <w:shd w:val="clear" w:color="auto" w:fill="auto"/>
            <w:vAlign w:val="bottom"/>
          </w:tcPr>
          <w:p w14:paraId="000001F7"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911" w:type="dxa"/>
            <w:tcBorders>
              <w:top w:val="nil"/>
              <w:left w:val="nil"/>
              <w:bottom w:val="nil"/>
              <w:right w:val="nil"/>
            </w:tcBorders>
            <w:shd w:val="clear" w:color="auto" w:fill="auto"/>
            <w:vAlign w:val="bottom"/>
          </w:tcPr>
          <w:p w14:paraId="000001F8"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39" w:type="dxa"/>
            <w:tcBorders>
              <w:top w:val="nil"/>
              <w:left w:val="nil"/>
              <w:bottom w:val="nil"/>
              <w:right w:val="nil"/>
            </w:tcBorders>
            <w:shd w:val="clear" w:color="auto" w:fill="auto"/>
            <w:vAlign w:val="bottom"/>
          </w:tcPr>
          <w:p w14:paraId="000001F9" w14:textId="77777777" w:rsidR="00B133DD" w:rsidRDefault="00A50CB3">
            <w:pPr>
              <w:spacing w:after="0"/>
              <w:rPr>
                <w:rFonts w:ascii="Arial" w:eastAsia="Arial" w:hAnsi="Arial" w:cs="Arial"/>
                <w:color w:val="000000"/>
              </w:rPr>
            </w:pPr>
            <w:r>
              <w:rPr>
                <w:rFonts w:ascii="Arial" w:eastAsia="Arial" w:hAnsi="Arial" w:cs="Arial"/>
                <w:color w:val="000000"/>
              </w:rPr>
              <w:t>[0.05,   0.30]</w:t>
            </w:r>
          </w:p>
        </w:tc>
        <w:tc>
          <w:tcPr>
            <w:tcW w:w="1225" w:type="dxa"/>
            <w:tcBorders>
              <w:top w:val="nil"/>
              <w:left w:val="nil"/>
              <w:bottom w:val="nil"/>
              <w:right w:val="nil"/>
            </w:tcBorders>
            <w:shd w:val="clear" w:color="auto" w:fill="auto"/>
            <w:vAlign w:val="bottom"/>
          </w:tcPr>
          <w:p w14:paraId="000001FA" w14:textId="77777777" w:rsidR="00B133DD" w:rsidRDefault="00A50CB3">
            <w:pPr>
              <w:spacing w:after="0"/>
              <w:jc w:val="center"/>
              <w:rPr>
                <w:rFonts w:ascii="Arial" w:eastAsia="Arial" w:hAnsi="Arial" w:cs="Arial"/>
                <w:color w:val="000000"/>
              </w:rPr>
            </w:pPr>
            <w:r>
              <w:rPr>
                <w:rFonts w:ascii="Arial" w:eastAsia="Arial" w:hAnsi="Arial" w:cs="Arial"/>
                <w:color w:val="000000"/>
              </w:rPr>
              <w:t>1.03</w:t>
            </w:r>
          </w:p>
        </w:tc>
        <w:tc>
          <w:tcPr>
            <w:tcW w:w="1332" w:type="dxa"/>
            <w:tcBorders>
              <w:top w:val="nil"/>
              <w:left w:val="nil"/>
              <w:bottom w:val="nil"/>
              <w:right w:val="nil"/>
            </w:tcBorders>
            <w:shd w:val="clear" w:color="auto" w:fill="auto"/>
            <w:vAlign w:val="bottom"/>
          </w:tcPr>
          <w:p w14:paraId="000001FB" w14:textId="77777777" w:rsidR="00B133DD" w:rsidRDefault="00A50CB3">
            <w:pPr>
              <w:spacing w:after="0"/>
              <w:rPr>
                <w:rFonts w:ascii="Arial" w:eastAsia="Arial" w:hAnsi="Arial" w:cs="Arial"/>
                <w:color w:val="000000"/>
              </w:rPr>
            </w:pPr>
            <w:r>
              <w:rPr>
                <w:rFonts w:ascii="Arial" w:eastAsia="Arial" w:hAnsi="Arial" w:cs="Arial"/>
                <w:color w:val="000000"/>
              </w:rPr>
              <w:t>[0.90, 1.16]</w:t>
            </w:r>
          </w:p>
        </w:tc>
        <w:tc>
          <w:tcPr>
            <w:tcW w:w="1141" w:type="dxa"/>
            <w:tcBorders>
              <w:top w:val="nil"/>
              <w:left w:val="nil"/>
              <w:bottom w:val="nil"/>
              <w:right w:val="nil"/>
            </w:tcBorders>
            <w:shd w:val="clear" w:color="auto" w:fill="auto"/>
            <w:vAlign w:val="bottom"/>
          </w:tcPr>
          <w:p w14:paraId="000001FC" w14:textId="77777777" w:rsidR="00B133DD" w:rsidRDefault="00A50CB3">
            <w:pPr>
              <w:spacing w:after="0"/>
              <w:jc w:val="center"/>
              <w:rPr>
                <w:rFonts w:ascii="Arial" w:eastAsia="Arial" w:hAnsi="Arial" w:cs="Arial"/>
                <w:color w:val="000000"/>
              </w:rPr>
            </w:pPr>
            <w:r>
              <w:rPr>
                <w:rFonts w:ascii="Arial" w:eastAsia="Arial" w:hAnsi="Arial" w:cs="Arial"/>
                <w:color w:val="000000"/>
              </w:rPr>
              <w:t>-0.86</w:t>
            </w:r>
          </w:p>
        </w:tc>
        <w:tc>
          <w:tcPr>
            <w:tcW w:w="1523" w:type="dxa"/>
            <w:tcBorders>
              <w:top w:val="nil"/>
              <w:left w:val="nil"/>
              <w:bottom w:val="nil"/>
              <w:right w:val="nil"/>
            </w:tcBorders>
            <w:shd w:val="clear" w:color="auto" w:fill="auto"/>
            <w:vAlign w:val="bottom"/>
          </w:tcPr>
          <w:p w14:paraId="000001FD" w14:textId="77777777" w:rsidR="00B133DD" w:rsidRDefault="00A50CB3">
            <w:pPr>
              <w:spacing w:after="0"/>
              <w:rPr>
                <w:rFonts w:ascii="Arial" w:eastAsia="Arial" w:hAnsi="Arial" w:cs="Arial"/>
                <w:color w:val="000000"/>
              </w:rPr>
            </w:pPr>
            <w:r>
              <w:rPr>
                <w:rFonts w:ascii="Arial" w:eastAsia="Arial" w:hAnsi="Arial" w:cs="Arial"/>
                <w:color w:val="000000"/>
              </w:rPr>
              <w:t>[-0.85, -0.86]</w:t>
            </w:r>
          </w:p>
        </w:tc>
        <w:tc>
          <w:tcPr>
            <w:tcW w:w="261" w:type="dxa"/>
            <w:vAlign w:val="center"/>
          </w:tcPr>
          <w:p w14:paraId="000001FE" w14:textId="77777777" w:rsidR="00B133DD" w:rsidRDefault="00B133DD">
            <w:pPr>
              <w:spacing w:after="0"/>
              <w:rPr>
                <w:rFonts w:ascii="Times New Roman" w:eastAsia="Times New Roman" w:hAnsi="Times New Roman" w:cs="Times New Roman"/>
                <w:sz w:val="20"/>
                <w:szCs w:val="20"/>
              </w:rPr>
            </w:pPr>
          </w:p>
        </w:tc>
      </w:tr>
      <w:tr w:rsidR="007E0FF4" w14:paraId="554CCC74" w14:textId="77777777" w:rsidTr="00A32BE0">
        <w:trPr>
          <w:trHeight w:val="61"/>
        </w:trPr>
        <w:tc>
          <w:tcPr>
            <w:tcW w:w="1678" w:type="dxa"/>
            <w:tcBorders>
              <w:top w:val="nil"/>
              <w:left w:val="nil"/>
              <w:bottom w:val="nil"/>
              <w:right w:val="nil"/>
            </w:tcBorders>
            <w:shd w:val="clear" w:color="auto" w:fill="auto"/>
            <w:vAlign w:val="bottom"/>
          </w:tcPr>
          <w:p w14:paraId="000001FF"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0" w:type="dxa"/>
            <w:tcBorders>
              <w:top w:val="nil"/>
              <w:left w:val="nil"/>
              <w:bottom w:val="nil"/>
              <w:right w:val="nil"/>
            </w:tcBorders>
            <w:shd w:val="clear" w:color="auto" w:fill="auto"/>
            <w:vAlign w:val="bottom"/>
          </w:tcPr>
          <w:p w14:paraId="00000200"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911" w:type="dxa"/>
            <w:tcBorders>
              <w:top w:val="nil"/>
              <w:left w:val="nil"/>
              <w:bottom w:val="nil"/>
              <w:right w:val="nil"/>
            </w:tcBorders>
            <w:shd w:val="clear" w:color="auto" w:fill="auto"/>
            <w:vAlign w:val="bottom"/>
          </w:tcPr>
          <w:p w14:paraId="00000201"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39" w:type="dxa"/>
            <w:tcBorders>
              <w:top w:val="nil"/>
              <w:left w:val="nil"/>
              <w:bottom w:val="nil"/>
              <w:right w:val="nil"/>
            </w:tcBorders>
            <w:shd w:val="clear" w:color="auto" w:fill="auto"/>
            <w:vAlign w:val="bottom"/>
          </w:tcPr>
          <w:p w14:paraId="00000202" w14:textId="77777777" w:rsidR="00B133DD" w:rsidRDefault="00A50CB3">
            <w:pPr>
              <w:spacing w:after="0"/>
              <w:rPr>
                <w:rFonts w:ascii="Arial" w:eastAsia="Arial" w:hAnsi="Arial" w:cs="Arial"/>
                <w:color w:val="000000"/>
              </w:rPr>
            </w:pPr>
            <w:r>
              <w:rPr>
                <w:rFonts w:ascii="Arial" w:eastAsia="Arial" w:hAnsi="Arial" w:cs="Arial"/>
                <w:color w:val="000000"/>
              </w:rPr>
              <w:t>[-0.78, -0.84]</w:t>
            </w:r>
          </w:p>
        </w:tc>
        <w:tc>
          <w:tcPr>
            <w:tcW w:w="1225" w:type="dxa"/>
            <w:tcBorders>
              <w:top w:val="nil"/>
              <w:left w:val="nil"/>
              <w:bottom w:val="nil"/>
              <w:right w:val="nil"/>
            </w:tcBorders>
            <w:shd w:val="clear" w:color="auto" w:fill="auto"/>
            <w:vAlign w:val="bottom"/>
          </w:tcPr>
          <w:p w14:paraId="00000203" w14:textId="77777777" w:rsidR="00B133DD" w:rsidRDefault="00A50CB3">
            <w:pPr>
              <w:spacing w:after="0"/>
              <w:jc w:val="center"/>
              <w:rPr>
                <w:rFonts w:ascii="Arial" w:eastAsia="Arial" w:hAnsi="Arial" w:cs="Arial"/>
                <w:color w:val="000000"/>
              </w:rPr>
            </w:pPr>
            <w:r>
              <w:rPr>
                <w:rFonts w:ascii="Arial" w:eastAsia="Arial" w:hAnsi="Arial" w:cs="Arial"/>
                <w:color w:val="000000"/>
              </w:rPr>
              <w:t>0.60</w:t>
            </w:r>
          </w:p>
        </w:tc>
        <w:tc>
          <w:tcPr>
            <w:tcW w:w="1332" w:type="dxa"/>
            <w:tcBorders>
              <w:top w:val="nil"/>
              <w:left w:val="nil"/>
              <w:bottom w:val="nil"/>
              <w:right w:val="nil"/>
            </w:tcBorders>
            <w:shd w:val="clear" w:color="auto" w:fill="auto"/>
            <w:vAlign w:val="bottom"/>
          </w:tcPr>
          <w:p w14:paraId="00000204" w14:textId="77777777" w:rsidR="00B133DD" w:rsidRDefault="00A50CB3">
            <w:pPr>
              <w:spacing w:after="0"/>
              <w:rPr>
                <w:rFonts w:ascii="Arial" w:eastAsia="Arial" w:hAnsi="Arial" w:cs="Arial"/>
                <w:color w:val="000000"/>
              </w:rPr>
            </w:pPr>
            <w:r>
              <w:rPr>
                <w:rFonts w:ascii="Arial" w:eastAsia="Arial" w:hAnsi="Arial" w:cs="Arial"/>
                <w:color w:val="000000"/>
              </w:rPr>
              <w:t>[0.42, 0.78]</w:t>
            </w:r>
          </w:p>
        </w:tc>
        <w:tc>
          <w:tcPr>
            <w:tcW w:w="1141" w:type="dxa"/>
            <w:tcBorders>
              <w:top w:val="nil"/>
              <w:left w:val="nil"/>
              <w:bottom w:val="nil"/>
              <w:right w:val="nil"/>
            </w:tcBorders>
            <w:shd w:val="clear" w:color="auto" w:fill="auto"/>
            <w:vAlign w:val="bottom"/>
          </w:tcPr>
          <w:p w14:paraId="00000205" w14:textId="77777777" w:rsidR="00B133DD" w:rsidRDefault="00A50CB3">
            <w:pPr>
              <w:spacing w:after="0"/>
              <w:jc w:val="center"/>
              <w:rPr>
                <w:rFonts w:ascii="Arial" w:eastAsia="Arial" w:hAnsi="Arial" w:cs="Arial"/>
                <w:color w:val="000000"/>
              </w:rPr>
            </w:pPr>
            <w:r>
              <w:rPr>
                <w:rFonts w:ascii="Arial" w:eastAsia="Arial" w:hAnsi="Arial" w:cs="Arial"/>
                <w:color w:val="000000"/>
              </w:rPr>
              <w:t>-1.41</w:t>
            </w:r>
          </w:p>
        </w:tc>
        <w:tc>
          <w:tcPr>
            <w:tcW w:w="1523" w:type="dxa"/>
            <w:tcBorders>
              <w:top w:val="nil"/>
              <w:left w:val="nil"/>
              <w:bottom w:val="nil"/>
              <w:right w:val="nil"/>
            </w:tcBorders>
            <w:shd w:val="clear" w:color="auto" w:fill="auto"/>
            <w:vAlign w:val="bottom"/>
          </w:tcPr>
          <w:p w14:paraId="00000206" w14:textId="77777777" w:rsidR="00B133DD" w:rsidRDefault="00A50CB3">
            <w:pPr>
              <w:spacing w:after="0"/>
              <w:rPr>
                <w:rFonts w:ascii="Arial" w:eastAsia="Arial" w:hAnsi="Arial" w:cs="Arial"/>
                <w:color w:val="000000"/>
              </w:rPr>
            </w:pPr>
            <w:r>
              <w:rPr>
                <w:rFonts w:ascii="Arial" w:eastAsia="Arial" w:hAnsi="Arial" w:cs="Arial"/>
                <w:color w:val="000000"/>
              </w:rPr>
              <w:t>[-1.20, -1.62]</w:t>
            </w:r>
          </w:p>
        </w:tc>
        <w:tc>
          <w:tcPr>
            <w:tcW w:w="261" w:type="dxa"/>
            <w:vAlign w:val="center"/>
          </w:tcPr>
          <w:p w14:paraId="00000207" w14:textId="77777777" w:rsidR="00B133DD" w:rsidRDefault="00B133DD">
            <w:pPr>
              <w:spacing w:after="0"/>
              <w:rPr>
                <w:rFonts w:ascii="Times New Roman" w:eastAsia="Times New Roman" w:hAnsi="Times New Roman" w:cs="Times New Roman"/>
                <w:sz w:val="20"/>
                <w:szCs w:val="20"/>
              </w:rPr>
            </w:pPr>
          </w:p>
        </w:tc>
      </w:tr>
      <w:tr w:rsidR="007E0FF4" w14:paraId="7E4C701A" w14:textId="77777777" w:rsidTr="00A32BE0">
        <w:trPr>
          <w:trHeight w:val="61"/>
        </w:trPr>
        <w:tc>
          <w:tcPr>
            <w:tcW w:w="1678" w:type="dxa"/>
            <w:tcBorders>
              <w:top w:val="nil"/>
              <w:left w:val="nil"/>
              <w:bottom w:val="nil"/>
              <w:right w:val="nil"/>
            </w:tcBorders>
            <w:shd w:val="clear" w:color="auto" w:fill="auto"/>
            <w:vAlign w:val="bottom"/>
          </w:tcPr>
          <w:p w14:paraId="00000208"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0" w:type="dxa"/>
            <w:tcBorders>
              <w:top w:val="nil"/>
              <w:left w:val="nil"/>
              <w:bottom w:val="nil"/>
              <w:right w:val="nil"/>
            </w:tcBorders>
            <w:shd w:val="clear" w:color="auto" w:fill="auto"/>
            <w:vAlign w:val="bottom"/>
          </w:tcPr>
          <w:p w14:paraId="00000209"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911" w:type="dxa"/>
            <w:tcBorders>
              <w:top w:val="nil"/>
              <w:left w:val="nil"/>
              <w:bottom w:val="nil"/>
              <w:right w:val="nil"/>
            </w:tcBorders>
            <w:shd w:val="clear" w:color="auto" w:fill="auto"/>
            <w:vAlign w:val="bottom"/>
          </w:tcPr>
          <w:p w14:paraId="0000020A"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20B"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05,  0.22</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20C"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20D" w14:textId="77777777" w:rsidR="00B133DD" w:rsidRDefault="00A50CB3">
            <w:pPr>
              <w:spacing w:after="0"/>
              <w:rPr>
                <w:rFonts w:ascii="Arial" w:eastAsia="Arial" w:hAnsi="Arial" w:cs="Arial"/>
                <w:color w:val="000000"/>
              </w:rPr>
            </w:pPr>
            <w:r>
              <w:rPr>
                <w:rFonts w:ascii="Arial" w:eastAsia="Arial" w:hAnsi="Arial" w:cs="Arial"/>
                <w:color w:val="000000"/>
              </w:rPr>
              <w:t>[0.50, 0.88]</w:t>
            </w:r>
          </w:p>
        </w:tc>
        <w:tc>
          <w:tcPr>
            <w:tcW w:w="1141" w:type="dxa"/>
            <w:tcBorders>
              <w:top w:val="nil"/>
              <w:left w:val="nil"/>
              <w:bottom w:val="nil"/>
              <w:right w:val="nil"/>
            </w:tcBorders>
            <w:shd w:val="clear" w:color="auto" w:fill="auto"/>
            <w:vAlign w:val="bottom"/>
          </w:tcPr>
          <w:p w14:paraId="0000020E" w14:textId="77777777" w:rsidR="00B133DD" w:rsidRDefault="00A50CB3">
            <w:pPr>
              <w:spacing w:after="0"/>
              <w:jc w:val="center"/>
              <w:rPr>
                <w:rFonts w:ascii="Arial" w:eastAsia="Arial" w:hAnsi="Arial" w:cs="Arial"/>
                <w:color w:val="000000"/>
              </w:rPr>
            </w:pPr>
            <w:r>
              <w:rPr>
                <w:rFonts w:ascii="Arial" w:eastAsia="Arial" w:hAnsi="Arial" w:cs="Arial"/>
                <w:color w:val="000000"/>
              </w:rPr>
              <w:t>-0.61</w:t>
            </w:r>
          </w:p>
        </w:tc>
        <w:tc>
          <w:tcPr>
            <w:tcW w:w="1523" w:type="dxa"/>
            <w:tcBorders>
              <w:top w:val="nil"/>
              <w:left w:val="nil"/>
              <w:bottom w:val="nil"/>
              <w:right w:val="nil"/>
            </w:tcBorders>
            <w:shd w:val="clear" w:color="auto" w:fill="auto"/>
            <w:vAlign w:val="bottom"/>
          </w:tcPr>
          <w:p w14:paraId="0000020F" w14:textId="77777777" w:rsidR="00B133DD" w:rsidRDefault="00A50CB3">
            <w:pPr>
              <w:spacing w:after="0"/>
              <w:rPr>
                <w:rFonts w:ascii="Arial" w:eastAsia="Arial" w:hAnsi="Arial" w:cs="Arial"/>
                <w:color w:val="000000"/>
              </w:rPr>
            </w:pPr>
            <w:r>
              <w:rPr>
                <w:rFonts w:ascii="Arial" w:eastAsia="Arial" w:hAnsi="Arial" w:cs="Arial"/>
                <w:color w:val="000000"/>
              </w:rPr>
              <w:t>[-0.55, -0.66]</w:t>
            </w:r>
          </w:p>
        </w:tc>
        <w:tc>
          <w:tcPr>
            <w:tcW w:w="261" w:type="dxa"/>
            <w:vAlign w:val="center"/>
          </w:tcPr>
          <w:p w14:paraId="00000210" w14:textId="77777777" w:rsidR="00B133DD" w:rsidRDefault="00B133DD">
            <w:pPr>
              <w:spacing w:after="0"/>
              <w:rPr>
                <w:rFonts w:ascii="Times New Roman" w:eastAsia="Times New Roman" w:hAnsi="Times New Roman" w:cs="Times New Roman"/>
                <w:sz w:val="20"/>
                <w:szCs w:val="20"/>
              </w:rPr>
            </w:pPr>
          </w:p>
        </w:tc>
      </w:tr>
      <w:tr w:rsidR="007E0FF4" w14:paraId="5575A036" w14:textId="77777777" w:rsidTr="00A32BE0">
        <w:trPr>
          <w:trHeight w:val="61"/>
        </w:trPr>
        <w:tc>
          <w:tcPr>
            <w:tcW w:w="1678" w:type="dxa"/>
            <w:tcBorders>
              <w:top w:val="nil"/>
              <w:left w:val="nil"/>
              <w:bottom w:val="nil"/>
              <w:right w:val="nil"/>
            </w:tcBorders>
            <w:shd w:val="clear" w:color="auto" w:fill="auto"/>
            <w:vAlign w:val="bottom"/>
          </w:tcPr>
          <w:p w14:paraId="00000211"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0" w:type="dxa"/>
            <w:tcBorders>
              <w:top w:val="nil"/>
              <w:left w:val="nil"/>
              <w:bottom w:val="nil"/>
              <w:right w:val="nil"/>
            </w:tcBorders>
            <w:shd w:val="clear" w:color="auto" w:fill="auto"/>
            <w:vAlign w:val="bottom"/>
          </w:tcPr>
          <w:p w14:paraId="00000212"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911" w:type="dxa"/>
            <w:tcBorders>
              <w:top w:val="nil"/>
              <w:left w:val="nil"/>
              <w:bottom w:val="nil"/>
              <w:right w:val="nil"/>
            </w:tcBorders>
            <w:shd w:val="clear" w:color="auto" w:fill="auto"/>
            <w:vAlign w:val="bottom"/>
          </w:tcPr>
          <w:p w14:paraId="00000213" w14:textId="77777777" w:rsidR="00B133DD" w:rsidRDefault="00A50CB3">
            <w:pPr>
              <w:spacing w:after="0"/>
              <w:jc w:val="center"/>
              <w:rPr>
                <w:rFonts w:ascii="Arial" w:eastAsia="Arial" w:hAnsi="Arial" w:cs="Arial"/>
                <w:color w:val="000000"/>
              </w:rPr>
            </w:pPr>
            <w:r>
              <w:rPr>
                <w:rFonts w:ascii="Arial" w:eastAsia="Arial" w:hAnsi="Arial" w:cs="Arial"/>
                <w:color w:val="000000"/>
              </w:rPr>
              <w:t>-1.39</w:t>
            </w:r>
          </w:p>
        </w:tc>
        <w:tc>
          <w:tcPr>
            <w:tcW w:w="1539" w:type="dxa"/>
            <w:tcBorders>
              <w:top w:val="nil"/>
              <w:left w:val="nil"/>
              <w:bottom w:val="nil"/>
              <w:right w:val="nil"/>
            </w:tcBorders>
            <w:shd w:val="clear" w:color="auto" w:fill="auto"/>
            <w:vAlign w:val="bottom"/>
          </w:tcPr>
          <w:p w14:paraId="00000214" w14:textId="77777777" w:rsidR="00B133DD" w:rsidRDefault="00A50CB3">
            <w:pPr>
              <w:spacing w:after="0"/>
              <w:rPr>
                <w:rFonts w:ascii="Arial" w:eastAsia="Arial" w:hAnsi="Arial" w:cs="Arial"/>
                <w:color w:val="000000"/>
              </w:rPr>
            </w:pPr>
            <w:r>
              <w:rPr>
                <w:rFonts w:ascii="Arial" w:eastAsia="Arial" w:hAnsi="Arial" w:cs="Arial"/>
                <w:color w:val="000000"/>
              </w:rPr>
              <w:t>[-1.53, -1.26]</w:t>
            </w:r>
          </w:p>
        </w:tc>
        <w:tc>
          <w:tcPr>
            <w:tcW w:w="1225" w:type="dxa"/>
            <w:tcBorders>
              <w:top w:val="nil"/>
              <w:left w:val="nil"/>
              <w:bottom w:val="nil"/>
              <w:right w:val="nil"/>
            </w:tcBorders>
            <w:shd w:val="clear" w:color="auto" w:fill="auto"/>
            <w:vAlign w:val="bottom"/>
          </w:tcPr>
          <w:p w14:paraId="00000215" w14:textId="77777777" w:rsidR="00B133DD" w:rsidRDefault="00A50CB3">
            <w:pPr>
              <w:spacing w:after="0"/>
              <w:jc w:val="center"/>
              <w:rPr>
                <w:rFonts w:ascii="Arial" w:eastAsia="Arial" w:hAnsi="Arial" w:cs="Arial"/>
                <w:color w:val="000000"/>
              </w:rPr>
            </w:pPr>
            <w:r>
              <w:rPr>
                <w:rFonts w:ascii="Arial" w:eastAsia="Arial" w:hAnsi="Arial" w:cs="Arial"/>
                <w:color w:val="000000"/>
              </w:rPr>
              <w:t>1.40</w:t>
            </w:r>
          </w:p>
        </w:tc>
        <w:tc>
          <w:tcPr>
            <w:tcW w:w="1332" w:type="dxa"/>
            <w:tcBorders>
              <w:top w:val="nil"/>
              <w:left w:val="nil"/>
              <w:bottom w:val="nil"/>
              <w:right w:val="nil"/>
            </w:tcBorders>
            <w:shd w:val="clear" w:color="auto" w:fill="auto"/>
            <w:vAlign w:val="bottom"/>
          </w:tcPr>
          <w:p w14:paraId="00000216" w14:textId="77777777" w:rsidR="00B133DD" w:rsidRDefault="00A50CB3">
            <w:pPr>
              <w:spacing w:after="0"/>
              <w:rPr>
                <w:rFonts w:ascii="Arial" w:eastAsia="Arial" w:hAnsi="Arial" w:cs="Arial"/>
                <w:color w:val="000000"/>
              </w:rPr>
            </w:pPr>
            <w:r>
              <w:rPr>
                <w:rFonts w:ascii="Arial" w:eastAsia="Arial" w:hAnsi="Arial" w:cs="Arial"/>
                <w:color w:val="000000"/>
              </w:rPr>
              <w:t>[1.19, 1.61]</w:t>
            </w:r>
          </w:p>
        </w:tc>
        <w:tc>
          <w:tcPr>
            <w:tcW w:w="1141" w:type="dxa"/>
            <w:tcBorders>
              <w:top w:val="nil"/>
              <w:left w:val="nil"/>
              <w:bottom w:val="nil"/>
              <w:right w:val="nil"/>
            </w:tcBorders>
            <w:shd w:val="clear" w:color="auto" w:fill="auto"/>
            <w:vAlign w:val="bottom"/>
          </w:tcPr>
          <w:p w14:paraId="00000217" w14:textId="77777777" w:rsidR="00B133DD" w:rsidRDefault="00A50CB3">
            <w:pPr>
              <w:spacing w:after="0"/>
              <w:jc w:val="center"/>
              <w:rPr>
                <w:rFonts w:ascii="Arial" w:eastAsia="Arial" w:hAnsi="Arial" w:cs="Arial"/>
                <w:color w:val="000000"/>
              </w:rPr>
            </w:pPr>
            <w:r>
              <w:rPr>
                <w:rFonts w:ascii="Arial" w:eastAsia="Arial" w:hAnsi="Arial" w:cs="Arial"/>
                <w:color w:val="000000"/>
              </w:rPr>
              <w:t>-2.79</w:t>
            </w:r>
          </w:p>
        </w:tc>
        <w:tc>
          <w:tcPr>
            <w:tcW w:w="1523" w:type="dxa"/>
            <w:tcBorders>
              <w:top w:val="nil"/>
              <w:left w:val="nil"/>
              <w:bottom w:val="nil"/>
              <w:right w:val="nil"/>
            </w:tcBorders>
            <w:shd w:val="clear" w:color="auto" w:fill="auto"/>
            <w:vAlign w:val="bottom"/>
          </w:tcPr>
          <w:p w14:paraId="00000218" w14:textId="77777777" w:rsidR="00B133DD" w:rsidRDefault="00A50CB3">
            <w:pPr>
              <w:spacing w:after="0"/>
              <w:rPr>
                <w:rFonts w:ascii="Arial" w:eastAsia="Arial" w:hAnsi="Arial" w:cs="Arial"/>
                <w:color w:val="000000"/>
              </w:rPr>
            </w:pPr>
            <w:r>
              <w:rPr>
                <w:rFonts w:ascii="Arial" w:eastAsia="Arial" w:hAnsi="Arial" w:cs="Arial"/>
                <w:color w:val="000000"/>
              </w:rPr>
              <w:t>[-2.71, -2.87]</w:t>
            </w:r>
          </w:p>
        </w:tc>
        <w:tc>
          <w:tcPr>
            <w:tcW w:w="261" w:type="dxa"/>
            <w:vAlign w:val="center"/>
          </w:tcPr>
          <w:p w14:paraId="00000219" w14:textId="77777777" w:rsidR="00B133DD" w:rsidRDefault="00B133DD">
            <w:pPr>
              <w:spacing w:after="0"/>
              <w:rPr>
                <w:rFonts w:ascii="Times New Roman" w:eastAsia="Times New Roman" w:hAnsi="Times New Roman" w:cs="Times New Roman"/>
                <w:sz w:val="20"/>
                <w:szCs w:val="20"/>
              </w:rPr>
            </w:pPr>
          </w:p>
        </w:tc>
      </w:tr>
      <w:tr w:rsidR="007E0FF4" w14:paraId="1C9020BE" w14:textId="77777777" w:rsidTr="00A32BE0">
        <w:trPr>
          <w:trHeight w:val="61"/>
        </w:trPr>
        <w:tc>
          <w:tcPr>
            <w:tcW w:w="1678" w:type="dxa"/>
            <w:tcBorders>
              <w:top w:val="nil"/>
              <w:left w:val="nil"/>
              <w:bottom w:val="nil"/>
              <w:right w:val="nil"/>
            </w:tcBorders>
            <w:shd w:val="clear" w:color="auto" w:fill="auto"/>
            <w:vAlign w:val="bottom"/>
          </w:tcPr>
          <w:p w14:paraId="0000021A"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0" w:type="dxa"/>
            <w:tcBorders>
              <w:top w:val="nil"/>
              <w:left w:val="nil"/>
              <w:bottom w:val="nil"/>
              <w:right w:val="nil"/>
            </w:tcBorders>
            <w:shd w:val="clear" w:color="auto" w:fill="auto"/>
            <w:vAlign w:val="bottom"/>
          </w:tcPr>
          <w:p w14:paraId="0000021B"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911" w:type="dxa"/>
            <w:tcBorders>
              <w:top w:val="nil"/>
              <w:left w:val="nil"/>
              <w:bottom w:val="nil"/>
              <w:right w:val="nil"/>
            </w:tcBorders>
            <w:shd w:val="clear" w:color="auto" w:fill="auto"/>
            <w:vAlign w:val="bottom"/>
          </w:tcPr>
          <w:p w14:paraId="0000021C" w14:textId="77777777" w:rsidR="00B133DD" w:rsidRDefault="00A50CB3">
            <w:pPr>
              <w:spacing w:after="0"/>
              <w:jc w:val="center"/>
              <w:rPr>
                <w:rFonts w:ascii="Arial" w:eastAsia="Arial" w:hAnsi="Arial" w:cs="Arial"/>
                <w:color w:val="000000"/>
              </w:rPr>
            </w:pPr>
            <w:r>
              <w:rPr>
                <w:rFonts w:ascii="Arial" w:eastAsia="Arial" w:hAnsi="Arial" w:cs="Arial"/>
                <w:color w:val="000000"/>
              </w:rPr>
              <w:t>1.69</w:t>
            </w:r>
          </w:p>
        </w:tc>
        <w:tc>
          <w:tcPr>
            <w:tcW w:w="1539" w:type="dxa"/>
            <w:tcBorders>
              <w:top w:val="nil"/>
              <w:left w:val="nil"/>
              <w:bottom w:val="nil"/>
              <w:right w:val="nil"/>
            </w:tcBorders>
            <w:shd w:val="clear" w:color="auto" w:fill="auto"/>
            <w:vAlign w:val="bottom"/>
          </w:tcPr>
          <w:p w14:paraId="0000021D" w14:textId="77777777" w:rsidR="00B133DD" w:rsidRDefault="00A50CB3">
            <w:pPr>
              <w:spacing w:after="0"/>
              <w:rPr>
                <w:rFonts w:ascii="Arial" w:eastAsia="Arial" w:hAnsi="Arial" w:cs="Arial"/>
                <w:color w:val="000000"/>
              </w:rPr>
            </w:pPr>
            <w:r>
              <w:rPr>
                <w:rFonts w:ascii="Arial" w:eastAsia="Arial" w:hAnsi="Arial" w:cs="Arial"/>
                <w:color w:val="000000"/>
              </w:rPr>
              <w:t>[1.58,   1.81]</w:t>
            </w:r>
          </w:p>
        </w:tc>
        <w:tc>
          <w:tcPr>
            <w:tcW w:w="1225" w:type="dxa"/>
            <w:tcBorders>
              <w:top w:val="nil"/>
              <w:left w:val="nil"/>
              <w:bottom w:val="nil"/>
              <w:right w:val="nil"/>
            </w:tcBorders>
            <w:shd w:val="clear" w:color="auto" w:fill="auto"/>
            <w:vAlign w:val="bottom"/>
          </w:tcPr>
          <w:p w14:paraId="0000021E"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332" w:type="dxa"/>
            <w:tcBorders>
              <w:top w:val="nil"/>
              <w:left w:val="nil"/>
              <w:bottom w:val="nil"/>
              <w:right w:val="nil"/>
            </w:tcBorders>
            <w:shd w:val="clear" w:color="auto" w:fill="auto"/>
            <w:vAlign w:val="bottom"/>
          </w:tcPr>
          <w:p w14:paraId="0000021F" w14:textId="77777777" w:rsidR="00B133DD" w:rsidRDefault="00A50CB3">
            <w:pPr>
              <w:spacing w:after="0"/>
              <w:rPr>
                <w:rFonts w:ascii="Arial" w:eastAsia="Arial" w:hAnsi="Arial" w:cs="Arial"/>
                <w:color w:val="000000"/>
              </w:rPr>
            </w:pPr>
            <w:r>
              <w:rPr>
                <w:rFonts w:ascii="Arial" w:eastAsia="Arial" w:hAnsi="Arial" w:cs="Arial"/>
                <w:color w:val="000000"/>
              </w:rPr>
              <w:t>[0.42, 0.84]</w:t>
            </w:r>
          </w:p>
        </w:tc>
        <w:tc>
          <w:tcPr>
            <w:tcW w:w="1141" w:type="dxa"/>
            <w:tcBorders>
              <w:top w:val="nil"/>
              <w:left w:val="nil"/>
              <w:bottom w:val="nil"/>
              <w:right w:val="nil"/>
            </w:tcBorders>
            <w:shd w:val="clear" w:color="auto" w:fill="auto"/>
            <w:vAlign w:val="bottom"/>
          </w:tcPr>
          <w:p w14:paraId="00000220" w14:textId="77777777" w:rsidR="00B133DD" w:rsidRDefault="00A50CB3">
            <w:pPr>
              <w:spacing w:after="0"/>
              <w:jc w:val="center"/>
              <w:rPr>
                <w:rFonts w:ascii="Arial" w:eastAsia="Arial" w:hAnsi="Arial" w:cs="Arial"/>
                <w:color w:val="000000"/>
              </w:rPr>
            </w:pPr>
            <w:r>
              <w:rPr>
                <w:rFonts w:ascii="Arial" w:eastAsia="Arial" w:hAnsi="Arial" w:cs="Arial"/>
                <w:color w:val="000000"/>
              </w:rPr>
              <w:t>1.06</w:t>
            </w:r>
          </w:p>
        </w:tc>
        <w:tc>
          <w:tcPr>
            <w:tcW w:w="1523" w:type="dxa"/>
            <w:tcBorders>
              <w:top w:val="nil"/>
              <w:left w:val="nil"/>
              <w:bottom w:val="nil"/>
              <w:right w:val="nil"/>
            </w:tcBorders>
            <w:shd w:val="clear" w:color="auto" w:fill="auto"/>
            <w:vAlign w:val="bottom"/>
          </w:tcPr>
          <w:p w14:paraId="00000221" w14:textId="77777777" w:rsidR="00B133DD" w:rsidRDefault="00A50CB3">
            <w:pPr>
              <w:spacing w:after="0"/>
              <w:rPr>
                <w:rFonts w:ascii="Arial" w:eastAsia="Arial" w:hAnsi="Arial" w:cs="Arial"/>
                <w:color w:val="000000"/>
              </w:rPr>
            </w:pPr>
            <w:r>
              <w:rPr>
                <w:rFonts w:ascii="Arial" w:eastAsia="Arial" w:hAnsi="Arial" w:cs="Arial"/>
                <w:color w:val="000000"/>
              </w:rPr>
              <w:t>[1.16,   0.96]</w:t>
            </w:r>
          </w:p>
        </w:tc>
        <w:tc>
          <w:tcPr>
            <w:tcW w:w="261" w:type="dxa"/>
            <w:vAlign w:val="center"/>
          </w:tcPr>
          <w:p w14:paraId="00000222" w14:textId="77777777" w:rsidR="00B133DD" w:rsidRDefault="00B133DD">
            <w:pPr>
              <w:spacing w:after="0"/>
              <w:rPr>
                <w:rFonts w:ascii="Times New Roman" w:eastAsia="Times New Roman" w:hAnsi="Times New Roman" w:cs="Times New Roman"/>
                <w:sz w:val="20"/>
                <w:szCs w:val="20"/>
              </w:rPr>
            </w:pPr>
          </w:p>
        </w:tc>
      </w:tr>
      <w:tr w:rsidR="007E0FF4" w14:paraId="6044ECCB" w14:textId="77777777" w:rsidTr="00A32BE0">
        <w:trPr>
          <w:trHeight w:val="61"/>
        </w:trPr>
        <w:tc>
          <w:tcPr>
            <w:tcW w:w="1678" w:type="dxa"/>
            <w:tcBorders>
              <w:top w:val="nil"/>
              <w:left w:val="nil"/>
              <w:bottom w:val="nil"/>
              <w:right w:val="nil"/>
            </w:tcBorders>
            <w:shd w:val="clear" w:color="auto" w:fill="auto"/>
            <w:vAlign w:val="bottom"/>
          </w:tcPr>
          <w:p w14:paraId="00000223"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0" w:type="dxa"/>
            <w:tcBorders>
              <w:top w:val="nil"/>
              <w:left w:val="nil"/>
              <w:bottom w:val="nil"/>
              <w:right w:val="nil"/>
            </w:tcBorders>
            <w:shd w:val="clear" w:color="auto" w:fill="auto"/>
            <w:vAlign w:val="bottom"/>
          </w:tcPr>
          <w:p w14:paraId="00000224"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911" w:type="dxa"/>
            <w:tcBorders>
              <w:top w:val="nil"/>
              <w:left w:val="nil"/>
              <w:bottom w:val="nil"/>
              <w:right w:val="nil"/>
            </w:tcBorders>
            <w:shd w:val="clear" w:color="auto" w:fill="auto"/>
            <w:vAlign w:val="bottom"/>
          </w:tcPr>
          <w:p w14:paraId="00000225" w14:textId="77777777" w:rsidR="00B133DD" w:rsidRDefault="00A50CB3">
            <w:pPr>
              <w:spacing w:after="0"/>
              <w:jc w:val="center"/>
              <w:rPr>
                <w:rFonts w:ascii="Arial" w:eastAsia="Arial" w:hAnsi="Arial" w:cs="Arial"/>
                <w:color w:val="000000"/>
              </w:rPr>
            </w:pPr>
            <w:r>
              <w:rPr>
                <w:rFonts w:ascii="Arial" w:eastAsia="Arial" w:hAnsi="Arial" w:cs="Arial"/>
                <w:color w:val="000000"/>
              </w:rPr>
              <w:t>-1.36</w:t>
            </w:r>
          </w:p>
        </w:tc>
        <w:tc>
          <w:tcPr>
            <w:tcW w:w="1539" w:type="dxa"/>
            <w:tcBorders>
              <w:top w:val="nil"/>
              <w:left w:val="nil"/>
              <w:bottom w:val="nil"/>
              <w:right w:val="nil"/>
            </w:tcBorders>
            <w:shd w:val="clear" w:color="auto" w:fill="auto"/>
            <w:vAlign w:val="bottom"/>
          </w:tcPr>
          <w:p w14:paraId="00000226" w14:textId="77777777" w:rsidR="00B133DD" w:rsidRDefault="00A50CB3">
            <w:pPr>
              <w:spacing w:after="0"/>
              <w:rPr>
                <w:rFonts w:ascii="Arial" w:eastAsia="Arial" w:hAnsi="Arial" w:cs="Arial"/>
                <w:color w:val="000000"/>
              </w:rPr>
            </w:pPr>
            <w:r>
              <w:rPr>
                <w:rFonts w:ascii="Arial" w:eastAsia="Arial" w:hAnsi="Arial" w:cs="Arial"/>
                <w:color w:val="000000"/>
              </w:rPr>
              <w:t>[-1.39, -1.32]</w:t>
            </w:r>
          </w:p>
        </w:tc>
        <w:tc>
          <w:tcPr>
            <w:tcW w:w="1225" w:type="dxa"/>
            <w:tcBorders>
              <w:top w:val="nil"/>
              <w:left w:val="nil"/>
              <w:bottom w:val="nil"/>
              <w:right w:val="nil"/>
            </w:tcBorders>
            <w:shd w:val="clear" w:color="auto" w:fill="auto"/>
            <w:vAlign w:val="bottom"/>
          </w:tcPr>
          <w:p w14:paraId="00000227" w14:textId="77777777" w:rsidR="00B133DD" w:rsidRDefault="00A50CB3">
            <w:pPr>
              <w:spacing w:after="0"/>
              <w:jc w:val="center"/>
              <w:rPr>
                <w:rFonts w:ascii="Arial" w:eastAsia="Arial" w:hAnsi="Arial" w:cs="Arial"/>
                <w:color w:val="000000"/>
              </w:rPr>
            </w:pPr>
            <w:r>
              <w:rPr>
                <w:rFonts w:ascii="Arial" w:eastAsia="Arial" w:hAnsi="Arial" w:cs="Arial"/>
                <w:color w:val="000000"/>
              </w:rPr>
              <w:t>0.72</w:t>
            </w:r>
          </w:p>
        </w:tc>
        <w:tc>
          <w:tcPr>
            <w:tcW w:w="1332" w:type="dxa"/>
            <w:tcBorders>
              <w:top w:val="nil"/>
              <w:left w:val="nil"/>
              <w:bottom w:val="nil"/>
              <w:right w:val="nil"/>
            </w:tcBorders>
            <w:shd w:val="clear" w:color="auto" w:fill="auto"/>
            <w:vAlign w:val="bottom"/>
          </w:tcPr>
          <w:p w14:paraId="00000228" w14:textId="77777777" w:rsidR="00B133DD" w:rsidRDefault="00A50CB3">
            <w:pPr>
              <w:spacing w:after="0"/>
              <w:rPr>
                <w:rFonts w:ascii="Arial" w:eastAsia="Arial" w:hAnsi="Arial" w:cs="Arial"/>
                <w:color w:val="000000"/>
              </w:rPr>
            </w:pPr>
            <w:r>
              <w:rPr>
                <w:rFonts w:ascii="Arial" w:eastAsia="Arial" w:hAnsi="Arial" w:cs="Arial"/>
                <w:color w:val="000000"/>
              </w:rPr>
              <w:t>[0.55, 0.89]</w:t>
            </w:r>
          </w:p>
        </w:tc>
        <w:tc>
          <w:tcPr>
            <w:tcW w:w="1141" w:type="dxa"/>
            <w:tcBorders>
              <w:top w:val="nil"/>
              <w:left w:val="nil"/>
              <w:bottom w:val="nil"/>
              <w:right w:val="nil"/>
            </w:tcBorders>
            <w:shd w:val="clear" w:color="auto" w:fill="auto"/>
            <w:vAlign w:val="bottom"/>
          </w:tcPr>
          <w:p w14:paraId="00000229"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2A" w14:textId="77777777" w:rsidR="00B133DD" w:rsidRDefault="00A50CB3">
            <w:pPr>
              <w:spacing w:after="0"/>
              <w:rPr>
                <w:rFonts w:ascii="Arial" w:eastAsia="Arial" w:hAnsi="Arial" w:cs="Arial"/>
                <w:color w:val="000000"/>
              </w:rPr>
            </w:pPr>
            <w:r>
              <w:rPr>
                <w:rFonts w:ascii="Arial" w:eastAsia="Arial" w:hAnsi="Arial" w:cs="Arial"/>
                <w:color w:val="000000"/>
              </w:rPr>
              <w:t>[-1.94, -2.21]</w:t>
            </w:r>
          </w:p>
        </w:tc>
        <w:tc>
          <w:tcPr>
            <w:tcW w:w="261" w:type="dxa"/>
            <w:vAlign w:val="center"/>
          </w:tcPr>
          <w:p w14:paraId="0000022B" w14:textId="77777777" w:rsidR="00B133DD" w:rsidRDefault="00B133DD">
            <w:pPr>
              <w:spacing w:after="0"/>
              <w:rPr>
                <w:rFonts w:ascii="Times New Roman" w:eastAsia="Times New Roman" w:hAnsi="Times New Roman" w:cs="Times New Roman"/>
                <w:sz w:val="20"/>
                <w:szCs w:val="20"/>
              </w:rPr>
            </w:pPr>
          </w:p>
        </w:tc>
      </w:tr>
      <w:tr w:rsidR="007E0FF4" w14:paraId="4F3D046F" w14:textId="77777777" w:rsidTr="00A32BE0">
        <w:trPr>
          <w:trHeight w:val="61"/>
        </w:trPr>
        <w:tc>
          <w:tcPr>
            <w:tcW w:w="1678" w:type="dxa"/>
            <w:tcBorders>
              <w:top w:val="nil"/>
              <w:left w:val="nil"/>
              <w:bottom w:val="nil"/>
              <w:right w:val="nil"/>
            </w:tcBorders>
            <w:shd w:val="clear" w:color="auto" w:fill="auto"/>
            <w:vAlign w:val="bottom"/>
          </w:tcPr>
          <w:p w14:paraId="0000022C"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0" w:type="dxa"/>
            <w:tcBorders>
              <w:top w:val="nil"/>
              <w:left w:val="nil"/>
              <w:bottom w:val="nil"/>
              <w:right w:val="nil"/>
            </w:tcBorders>
            <w:shd w:val="clear" w:color="auto" w:fill="auto"/>
            <w:vAlign w:val="bottom"/>
          </w:tcPr>
          <w:p w14:paraId="0000022D"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911" w:type="dxa"/>
            <w:tcBorders>
              <w:top w:val="nil"/>
              <w:left w:val="nil"/>
              <w:bottom w:val="nil"/>
              <w:right w:val="nil"/>
            </w:tcBorders>
            <w:shd w:val="clear" w:color="auto" w:fill="auto"/>
            <w:vAlign w:val="bottom"/>
          </w:tcPr>
          <w:p w14:paraId="0000022E" w14:textId="77777777" w:rsidR="00B133DD" w:rsidRDefault="00A50CB3">
            <w:pPr>
              <w:spacing w:after="0"/>
              <w:jc w:val="center"/>
              <w:rPr>
                <w:rFonts w:ascii="Arial" w:eastAsia="Arial" w:hAnsi="Arial" w:cs="Arial"/>
                <w:color w:val="000000"/>
              </w:rPr>
            </w:pPr>
            <w:r>
              <w:rPr>
                <w:rFonts w:ascii="Arial" w:eastAsia="Arial" w:hAnsi="Arial" w:cs="Arial"/>
                <w:color w:val="000000"/>
              </w:rPr>
              <w:t>-0.42</w:t>
            </w:r>
          </w:p>
        </w:tc>
        <w:tc>
          <w:tcPr>
            <w:tcW w:w="1539" w:type="dxa"/>
            <w:tcBorders>
              <w:top w:val="nil"/>
              <w:left w:val="nil"/>
              <w:bottom w:val="nil"/>
              <w:right w:val="nil"/>
            </w:tcBorders>
            <w:shd w:val="clear" w:color="auto" w:fill="auto"/>
            <w:vAlign w:val="bottom"/>
          </w:tcPr>
          <w:p w14:paraId="0000022F" w14:textId="77777777" w:rsidR="00B133DD" w:rsidRDefault="00A50CB3">
            <w:pPr>
              <w:spacing w:after="0"/>
              <w:rPr>
                <w:rFonts w:ascii="Arial" w:eastAsia="Arial" w:hAnsi="Arial" w:cs="Arial"/>
                <w:color w:val="000000"/>
              </w:rPr>
            </w:pPr>
            <w:r>
              <w:rPr>
                <w:rFonts w:ascii="Arial" w:eastAsia="Arial" w:hAnsi="Arial" w:cs="Arial"/>
                <w:color w:val="000000"/>
              </w:rPr>
              <w:t>[-0.23, -0.61]</w:t>
            </w:r>
          </w:p>
        </w:tc>
        <w:tc>
          <w:tcPr>
            <w:tcW w:w="1225" w:type="dxa"/>
            <w:tcBorders>
              <w:top w:val="nil"/>
              <w:left w:val="nil"/>
              <w:bottom w:val="nil"/>
              <w:right w:val="nil"/>
            </w:tcBorders>
            <w:shd w:val="clear" w:color="auto" w:fill="auto"/>
            <w:vAlign w:val="bottom"/>
          </w:tcPr>
          <w:p w14:paraId="00000230"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1" w14:textId="77777777" w:rsidR="00B133DD" w:rsidRDefault="00A50CB3">
            <w:pPr>
              <w:spacing w:after="0"/>
              <w:rPr>
                <w:rFonts w:ascii="Arial" w:eastAsia="Arial" w:hAnsi="Arial" w:cs="Arial"/>
                <w:color w:val="000000"/>
              </w:rPr>
            </w:pPr>
            <w:r>
              <w:rPr>
                <w:rFonts w:ascii="Arial" w:eastAsia="Arial" w:hAnsi="Arial" w:cs="Arial"/>
                <w:color w:val="000000"/>
              </w:rPr>
              <w:t>[0.52, 0.87]</w:t>
            </w:r>
          </w:p>
        </w:tc>
        <w:tc>
          <w:tcPr>
            <w:tcW w:w="1141" w:type="dxa"/>
            <w:tcBorders>
              <w:top w:val="nil"/>
              <w:left w:val="nil"/>
              <w:bottom w:val="nil"/>
              <w:right w:val="nil"/>
            </w:tcBorders>
            <w:shd w:val="clear" w:color="auto" w:fill="auto"/>
            <w:vAlign w:val="bottom"/>
          </w:tcPr>
          <w:p w14:paraId="00000232"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3" w14:textId="77777777" w:rsidR="00B133DD" w:rsidRDefault="00A50CB3">
            <w:pPr>
              <w:spacing w:after="0"/>
              <w:rPr>
                <w:rFonts w:ascii="Arial" w:eastAsia="Arial" w:hAnsi="Arial" w:cs="Arial"/>
                <w:color w:val="000000"/>
              </w:rPr>
            </w:pPr>
            <w:r>
              <w:rPr>
                <w:rFonts w:ascii="Arial" w:eastAsia="Arial" w:hAnsi="Arial" w:cs="Arial"/>
                <w:color w:val="000000"/>
              </w:rPr>
              <w:t>[-0.75, -1.48]</w:t>
            </w:r>
          </w:p>
        </w:tc>
        <w:tc>
          <w:tcPr>
            <w:tcW w:w="261" w:type="dxa"/>
            <w:vAlign w:val="center"/>
          </w:tcPr>
          <w:p w14:paraId="00000234" w14:textId="77777777" w:rsidR="00B133DD" w:rsidRDefault="00B133DD">
            <w:pPr>
              <w:spacing w:after="0"/>
              <w:rPr>
                <w:rFonts w:ascii="Times New Roman" w:eastAsia="Times New Roman" w:hAnsi="Times New Roman" w:cs="Times New Roman"/>
                <w:sz w:val="20"/>
                <w:szCs w:val="20"/>
              </w:rPr>
            </w:pPr>
          </w:p>
        </w:tc>
      </w:tr>
      <w:tr w:rsidR="007E0FF4" w14:paraId="72DFE43F" w14:textId="77777777" w:rsidTr="00A32BE0">
        <w:trPr>
          <w:trHeight w:val="61"/>
        </w:trPr>
        <w:tc>
          <w:tcPr>
            <w:tcW w:w="1678" w:type="dxa"/>
            <w:tcBorders>
              <w:top w:val="nil"/>
              <w:left w:val="nil"/>
              <w:bottom w:val="nil"/>
              <w:right w:val="nil"/>
            </w:tcBorders>
            <w:shd w:val="clear" w:color="auto" w:fill="auto"/>
            <w:vAlign w:val="bottom"/>
          </w:tcPr>
          <w:p w14:paraId="00000235"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0" w:type="dxa"/>
            <w:tcBorders>
              <w:top w:val="nil"/>
              <w:left w:val="nil"/>
              <w:bottom w:val="nil"/>
              <w:right w:val="nil"/>
            </w:tcBorders>
            <w:shd w:val="clear" w:color="auto" w:fill="auto"/>
            <w:vAlign w:val="bottom"/>
          </w:tcPr>
          <w:p w14:paraId="00000236"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911" w:type="dxa"/>
            <w:tcBorders>
              <w:top w:val="nil"/>
              <w:left w:val="nil"/>
              <w:bottom w:val="nil"/>
              <w:right w:val="nil"/>
            </w:tcBorders>
            <w:shd w:val="clear" w:color="auto" w:fill="auto"/>
            <w:vAlign w:val="bottom"/>
          </w:tcPr>
          <w:p w14:paraId="00000237" w14:textId="77777777" w:rsidR="00B133DD" w:rsidRDefault="00A50CB3">
            <w:pPr>
              <w:spacing w:after="0"/>
              <w:jc w:val="center"/>
              <w:rPr>
                <w:rFonts w:ascii="Arial" w:eastAsia="Arial" w:hAnsi="Arial" w:cs="Arial"/>
                <w:color w:val="000000"/>
              </w:rPr>
            </w:pPr>
            <w:r>
              <w:rPr>
                <w:rFonts w:ascii="Arial" w:eastAsia="Arial" w:hAnsi="Arial" w:cs="Arial"/>
                <w:color w:val="000000"/>
              </w:rPr>
              <w:t>-0.41</w:t>
            </w:r>
          </w:p>
        </w:tc>
        <w:tc>
          <w:tcPr>
            <w:tcW w:w="1539" w:type="dxa"/>
            <w:tcBorders>
              <w:top w:val="nil"/>
              <w:left w:val="nil"/>
              <w:bottom w:val="nil"/>
              <w:right w:val="nil"/>
            </w:tcBorders>
            <w:shd w:val="clear" w:color="auto" w:fill="auto"/>
            <w:vAlign w:val="bottom"/>
          </w:tcPr>
          <w:p w14:paraId="00000238" w14:textId="77777777" w:rsidR="00B133DD" w:rsidRDefault="00A50CB3">
            <w:pPr>
              <w:spacing w:after="0"/>
              <w:rPr>
                <w:rFonts w:ascii="Arial" w:eastAsia="Arial" w:hAnsi="Arial" w:cs="Arial"/>
                <w:color w:val="000000"/>
              </w:rPr>
            </w:pPr>
            <w:r>
              <w:rPr>
                <w:rFonts w:ascii="Arial" w:eastAsia="Arial" w:hAnsi="Arial" w:cs="Arial"/>
                <w:color w:val="000000"/>
              </w:rPr>
              <w:t>[-0.39, -0.43]</w:t>
            </w:r>
          </w:p>
        </w:tc>
        <w:tc>
          <w:tcPr>
            <w:tcW w:w="1225" w:type="dxa"/>
            <w:tcBorders>
              <w:top w:val="nil"/>
              <w:left w:val="nil"/>
              <w:bottom w:val="nil"/>
              <w:right w:val="nil"/>
            </w:tcBorders>
            <w:shd w:val="clear" w:color="auto" w:fill="auto"/>
            <w:vAlign w:val="bottom"/>
          </w:tcPr>
          <w:p w14:paraId="00000239"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A" w14:textId="77777777" w:rsidR="00B133DD" w:rsidRDefault="00A50CB3">
            <w:pPr>
              <w:spacing w:after="0"/>
              <w:rPr>
                <w:rFonts w:ascii="Arial" w:eastAsia="Arial" w:hAnsi="Arial" w:cs="Arial"/>
                <w:color w:val="000000"/>
              </w:rPr>
            </w:pPr>
            <w:r>
              <w:rPr>
                <w:rFonts w:ascii="Arial" w:eastAsia="Arial" w:hAnsi="Arial" w:cs="Arial"/>
                <w:color w:val="000000"/>
              </w:rPr>
              <w:t>[0.43, 0.97]</w:t>
            </w:r>
          </w:p>
        </w:tc>
        <w:tc>
          <w:tcPr>
            <w:tcW w:w="1141" w:type="dxa"/>
            <w:tcBorders>
              <w:top w:val="nil"/>
              <w:left w:val="nil"/>
              <w:bottom w:val="nil"/>
              <w:right w:val="nil"/>
            </w:tcBorders>
            <w:shd w:val="clear" w:color="auto" w:fill="auto"/>
            <w:vAlign w:val="bottom"/>
          </w:tcPr>
          <w:p w14:paraId="0000023B"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C" w14:textId="77777777" w:rsidR="00B133DD" w:rsidRDefault="00A50CB3">
            <w:pPr>
              <w:spacing w:after="0"/>
              <w:rPr>
                <w:rFonts w:ascii="Arial" w:eastAsia="Arial" w:hAnsi="Arial" w:cs="Arial"/>
                <w:color w:val="000000"/>
              </w:rPr>
            </w:pPr>
            <w:r>
              <w:rPr>
                <w:rFonts w:ascii="Arial" w:eastAsia="Arial" w:hAnsi="Arial" w:cs="Arial"/>
                <w:color w:val="000000"/>
              </w:rPr>
              <w:t>[-0.82, -1.40]</w:t>
            </w:r>
          </w:p>
        </w:tc>
        <w:tc>
          <w:tcPr>
            <w:tcW w:w="261" w:type="dxa"/>
            <w:vAlign w:val="center"/>
          </w:tcPr>
          <w:p w14:paraId="0000023D" w14:textId="77777777" w:rsidR="00B133DD" w:rsidRDefault="00B133DD">
            <w:pPr>
              <w:spacing w:after="0"/>
              <w:rPr>
                <w:rFonts w:ascii="Times New Roman" w:eastAsia="Times New Roman" w:hAnsi="Times New Roman" w:cs="Times New Roman"/>
                <w:sz w:val="20"/>
                <w:szCs w:val="20"/>
              </w:rPr>
            </w:pPr>
          </w:p>
        </w:tc>
      </w:tr>
      <w:tr w:rsidR="007E0FF4" w14:paraId="1244417F" w14:textId="77777777" w:rsidTr="00A32BE0">
        <w:trPr>
          <w:trHeight w:val="61"/>
        </w:trPr>
        <w:tc>
          <w:tcPr>
            <w:tcW w:w="1678" w:type="dxa"/>
            <w:tcBorders>
              <w:top w:val="nil"/>
              <w:left w:val="nil"/>
              <w:bottom w:val="nil"/>
              <w:right w:val="nil"/>
            </w:tcBorders>
            <w:shd w:val="clear" w:color="auto" w:fill="auto"/>
            <w:vAlign w:val="bottom"/>
          </w:tcPr>
          <w:p w14:paraId="0000023E"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0" w:type="dxa"/>
            <w:tcBorders>
              <w:top w:val="nil"/>
              <w:left w:val="nil"/>
              <w:bottom w:val="nil"/>
              <w:right w:val="nil"/>
            </w:tcBorders>
            <w:shd w:val="clear" w:color="auto" w:fill="auto"/>
            <w:vAlign w:val="bottom"/>
          </w:tcPr>
          <w:p w14:paraId="0000023F"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240"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539" w:type="dxa"/>
            <w:tcBorders>
              <w:top w:val="nil"/>
              <w:left w:val="nil"/>
              <w:bottom w:val="nil"/>
              <w:right w:val="nil"/>
            </w:tcBorders>
            <w:shd w:val="clear" w:color="auto" w:fill="auto"/>
            <w:vAlign w:val="bottom"/>
          </w:tcPr>
          <w:p w14:paraId="00000241" w14:textId="77777777" w:rsidR="00B133DD" w:rsidRDefault="00A50CB3">
            <w:pPr>
              <w:spacing w:after="0"/>
              <w:rPr>
                <w:rFonts w:ascii="Arial" w:eastAsia="Arial" w:hAnsi="Arial" w:cs="Arial"/>
                <w:color w:val="000000"/>
              </w:rPr>
            </w:pPr>
            <w:r>
              <w:rPr>
                <w:rFonts w:ascii="Arial" w:eastAsia="Arial" w:hAnsi="Arial" w:cs="Arial"/>
                <w:color w:val="000000"/>
              </w:rPr>
              <w:t>[-2.34, -2.39]</w:t>
            </w:r>
          </w:p>
        </w:tc>
        <w:tc>
          <w:tcPr>
            <w:tcW w:w="1225" w:type="dxa"/>
            <w:tcBorders>
              <w:top w:val="nil"/>
              <w:left w:val="nil"/>
              <w:bottom w:val="nil"/>
              <w:right w:val="nil"/>
            </w:tcBorders>
            <w:shd w:val="clear" w:color="auto" w:fill="auto"/>
            <w:vAlign w:val="bottom"/>
          </w:tcPr>
          <w:p w14:paraId="00000242"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332" w:type="dxa"/>
            <w:tcBorders>
              <w:top w:val="nil"/>
              <w:left w:val="nil"/>
              <w:bottom w:val="nil"/>
              <w:right w:val="nil"/>
            </w:tcBorders>
            <w:shd w:val="clear" w:color="auto" w:fill="auto"/>
            <w:vAlign w:val="bottom"/>
          </w:tcPr>
          <w:p w14:paraId="00000243" w14:textId="77777777" w:rsidR="00B133DD" w:rsidRDefault="00A50CB3">
            <w:pPr>
              <w:spacing w:after="0"/>
              <w:rPr>
                <w:rFonts w:ascii="Arial" w:eastAsia="Arial" w:hAnsi="Arial" w:cs="Arial"/>
                <w:color w:val="000000"/>
              </w:rPr>
            </w:pPr>
            <w:r>
              <w:rPr>
                <w:rFonts w:ascii="Arial" w:eastAsia="Arial" w:hAnsi="Arial" w:cs="Arial"/>
                <w:color w:val="000000"/>
              </w:rPr>
              <w:t>[0.31, 1.19]</w:t>
            </w:r>
          </w:p>
        </w:tc>
        <w:tc>
          <w:tcPr>
            <w:tcW w:w="1141" w:type="dxa"/>
            <w:tcBorders>
              <w:top w:val="nil"/>
              <w:left w:val="nil"/>
              <w:bottom w:val="nil"/>
              <w:right w:val="nil"/>
            </w:tcBorders>
            <w:shd w:val="clear" w:color="auto" w:fill="auto"/>
            <w:vAlign w:val="bottom"/>
          </w:tcPr>
          <w:p w14:paraId="00000244"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523" w:type="dxa"/>
            <w:tcBorders>
              <w:top w:val="nil"/>
              <w:left w:val="nil"/>
              <w:bottom w:val="nil"/>
              <w:right w:val="nil"/>
            </w:tcBorders>
            <w:shd w:val="clear" w:color="auto" w:fill="auto"/>
            <w:vAlign w:val="bottom"/>
          </w:tcPr>
          <w:p w14:paraId="00000245" w14:textId="77777777" w:rsidR="00B133DD" w:rsidRDefault="00A50CB3">
            <w:pPr>
              <w:spacing w:after="0"/>
              <w:rPr>
                <w:rFonts w:ascii="Arial" w:eastAsia="Arial" w:hAnsi="Arial" w:cs="Arial"/>
                <w:color w:val="000000"/>
              </w:rPr>
            </w:pPr>
            <w:r>
              <w:rPr>
                <w:rFonts w:ascii="Arial" w:eastAsia="Arial" w:hAnsi="Arial" w:cs="Arial"/>
                <w:color w:val="000000"/>
              </w:rPr>
              <w:t>[-2.65, -3.58]</w:t>
            </w:r>
          </w:p>
        </w:tc>
        <w:tc>
          <w:tcPr>
            <w:tcW w:w="261" w:type="dxa"/>
            <w:vAlign w:val="center"/>
          </w:tcPr>
          <w:p w14:paraId="00000246" w14:textId="77777777" w:rsidR="00B133DD" w:rsidRDefault="00B133DD">
            <w:pPr>
              <w:spacing w:after="0"/>
              <w:rPr>
                <w:rFonts w:ascii="Times New Roman" w:eastAsia="Times New Roman" w:hAnsi="Times New Roman" w:cs="Times New Roman"/>
                <w:sz w:val="20"/>
                <w:szCs w:val="20"/>
              </w:rPr>
            </w:pPr>
          </w:p>
        </w:tc>
      </w:tr>
      <w:tr w:rsidR="007E0FF4" w14:paraId="5F915B4F" w14:textId="77777777" w:rsidTr="00A32BE0">
        <w:trPr>
          <w:trHeight w:val="61"/>
        </w:trPr>
        <w:tc>
          <w:tcPr>
            <w:tcW w:w="1678" w:type="dxa"/>
            <w:tcBorders>
              <w:top w:val="nil"/>
              <w:left w:val="nil"/>
              <w:bottom w:val="nil"/>
              <w:right w:val="nil"/>
            </w:tcBorders>
            <w:shd w:val="clear" w:color="auto" w:fill="auto"/>
            <w:vAlign w:val="bottom"/>
          </w:tcPr>
          <w:p w14:paraId="00000247"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0" w:type="dxa"/>
            <w:tcBorders>
              <w:top w:val="nil"/>
              <w:left w:val="nil"/>
              <w:bottom w:val="nil"/>
              <w:right w:val="nil"/>
            </w:tcBorders>
            <w:shd w:val="clear" w:color="auto" w:fill="auto"/>
            <w:vAlign w:val="bottom"/>
          </w:tcPr>
          <w:p w14:paraId="00000248"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911" w:type="dxa"/>
            <w:tcBorders>
              <w:top w:val="nil"/>
              <w:left w:val="nil"/>
              <w:bottom w:val="nil"/>
              <w:right w:val="nil"/>
            </w:tcBorders>
            <w:shd w:val="clear" w:color="auto" w:fill="auto"/>
            <w:vAlign w:val="bottom"/>
          </w:tcPr>
          <w:p w14:paraId="00000249" w14:textId="77777777" w:rsidR="00B133DD" w:rsidRDefault="00A50CB3">
            <w:pPr>
              <w:spacing w:after="0"/>
              <w:jc w:val="center"/>
              <w:rPr>
                <w:rFonts w:ascii="Arial" w:eastAsia="Arial" w:hAnsi="Arial" w:cs="Arial"/>
                <w:color w:val="000000"/>
              </w:rPr>
            </w:pPr>
            <w:r>
              <w:rPr>
                <w:rFonts w:ascii="Arial" w:eastAsia="Arial" w:hAnsi="Arial" w:cs="Arial"/>
                <w:color w:val="000000"/>
              </w:rPr>
              <w:t>1.04</w:t>
            </w:r>
          </w:p>
        </w:tc>
        <w:tc>
          <w:tcPr>
            <w:tcW w:w="1539" w:type="dxa"/>
            <w:tcBorders>
              <w:top w:val="nil"/>
              <w:left w:val="nil"/>
              <w:bottom w:val="nil"/>
              <w:right w:val="nil"/>
            </w:tcBorders>
            <w:shd w:val="clear" w:color="auto" w:fill="auto"/>
            <w:vAlign w:val="bottom"/>
          </w:tcPr>
          <w:p w14:paraId="0000024A" w14:textId="77777777" w:rsidR="00B133DD" w:rsidRDefault="00A50CB3">
            <w:pPr>
              <w:spacing w:after="0"/>
              <w:rPr>
                <w:rFonts w:ascii="Arial" w:eastAsia="Arial" w:hAnsi="Arial" w:cs="Arial"/>
                <w:color w:val="000000"/>
              </w:rPr>
            </w:pPr>
            <w:r>
              <w:rPr>
                <w:rFonts w:ascii="Arial" w:eastAsia="Arial" w:hAnsi="Arial" w:cs="Arial"/>
                <w:color w:val="000000"/>
              </w:rPr>
              <w:t>[0.98,    1.11]</w:t>
            </w:r>
          </w:p>
        </w:tc>
        <w:tc>
          <w:tcPr>
            <w:tcW w:w="1225" w:type="dxa"/>
            <w:tcBorders>
              <w:top w:val="nil"/>
              <w:left w:val="nil"/>
              <w:bottom w:val="nil"/>
              <w:right w:val="nil"/>
            </w:tcBorders>
            <w:shd w:val="clear" w:color="auto" w:fill="auto"/>
            <w:vAlign w:val="bottom"/>
          </w:tcPr>
          <w:p w14:paraId="0000024B" w14:textId="77777777" w:rsidR="00B133DD" w:rsidRDefault="00A50CB3">
            <w:pPr>
              <w:spacing w:after="0"/>
              <w:jc w:val="center"/>
              <w:rPr>
                <w:rFonts w:ascii="Arial" w:eastAsia="Arial" w:hAnsi="Arial" w:cs="Arial"/>
                <w:color w:val="000000"/>
              </w:rPr>
            </w:pPr>
            <w:r>
              <w:rPr>
                <w:rFonts w:ascii="Arial" w:eastAsia="Arial" w:hAnsi="Arial" w:cs="Arial"/>
                <w:color w:val="000000"/>
              </w:rPr>
              <w:t>1.37</w:t>
            </w:r>
          </w:p>
        </w:tc>
        <w:tc>
          <w:tcPr>
            <w:tcW w:w="1332" w:type="dxa"/>
            <w:tcBorders>
              <w:top w:val="nil"/>
              <w:left w:val="nil"/>
              <w:bottom w:val="nil"/>
              <w:right w:val="nil"/>
            </w:tcBorders>
            <w:shd w:val="clear" w:color="auto" w:fill="auto"/>
            <w:vAlign w:val="bottom"/>
          </w:tcPr>
          <w:p w14:paraId="0000024C" w14:textId="77777777" w:rsidR="00B133DD" w:rsidRDefault="00A50CB3">
            <w:pPr>
              <w:spacing w:after="0"/>
              <w:rPr>
                <w:rFonts w:ascii="Arial" w:eastAsia="Arial" w:hAnsi="Arial" w:cs="Arial"/>
                <w:color w:val="000000"/>
              </w:rPr>
            </w:pPr>
            <w:r>
              <w:rPr>
                <w:rFonts w:ascii="Arial" w:eastAsia="Arial" w:hAnsi="Arial" w:cs="Arial"/>
                <w:color w:val="000000"/>
              </w:rPr>
              <w:t>[1.12, 1.62]</w:t>
            </w:r>
          </w:p>
        </w:tc>
        <w:tc>
          <w:tcPr>
            <w:tcW w:w="1141" w:type="dxa"/>
            <w:tcBorders>
              <w:top w:val="nil"/>
              <w:left w:val="nil"/>
              <w:bottom w:val="nil"/>
              <w:right w:val="nil"/>
            </w:tcBorders>
            <w:shd w:val="clear" w:color="auto" w:fill="auto"/>
            <w:vAlign w:val="bottom"/>
          </w:tcPr>
          <w:p w14:paraId="0000024D"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523" w:type="dxa"/>
            <w:tcBorders>
              <w:top w:val="nil"/>
              <w:left w:val="nil"/>
              <w:bottom w:val="nil"/>
              <w:right w:val="nil"/>
            </w:tcBorders>
            <w:shd w:val="clear" w:color="auto" w:fill="auto"/>
            <w:vAlign w:val="bottom"/>
          </w:tcPr>
          <w:p w14:paraId="0000024E" w14:textId="77777777" w:rsidR="00B133DD" w:rsidRDefault="00A50CB3">
            <w:pPr>
              <w:spacing w:after="0"/>
              <w:rPr>
                <w:rFonts w:ascii="Arial" w:eastAsia="Arial" w:hAnsi="Arial" w:cs="Arial"/>
                <w:color w:val="000000"/>
              </w:rPr>
            </w:pPr>
            <w:r>
              <w:rPr>
                <w:rFonts w:ascii="Arial" w:eastAsia="Arial" w:hAnsi="Arial" w:cs="Arial"/>
                <w:color w:val="000000"/>
              </w:rPr>
              <w:t>[-0.14, -0.51]</w:t>
            </w:r>
          </w:p>
        </w:tc>
        <w:tc>
          <w:tcPr>
            <w:tcW w:w="261" w:type="dxa"/>
            <w:vAlign w:val="center"/>
          </w:tcPr>
          <w:p w14:paraId="0000024F" w14:textId="77777777" w:rsidR="00B133DD" w:rsidRDefault="00B133DD">
            <w:pPr>
              <w:spacing w:after="0"/>
              <w:rPr>
                <w:rFonts w:ascii="Times New Roman" w:eastAsia="Times New Roman" w:hAnsi="Times New Roman" w:cs="Times New Roman"/>
                <w:sz w:val="20"/>
                <w:szCs w:val="20"/>
              </w:rPr>
            </w:pPr>
          </w:p>
        </w:tc>
      </w:tr>
      <w:tr w:rsidR="007E0FF4" w14:paraId="6668CC0D" w14:textId="77777777" w:rsidTr="00A32BE0">
        <w:trPr>
          <w:trHeight w:val="61"/>
        </w:trPr>
        <w:tc>
          <w:tcPr>
            <w:tcW w:w="1678" w:type="dxa"/>
            <w:tcBorders>
              <w:top w:val="nil"/>
              <w:left w:val="nil"/>
              <w:bottom w:val="nil"/>
              <w:right w:val="nil"/>
            </w:tcBorders>
            <w:shd w:val="clear" w:color="auto" w:fill="auto"/>
            <w:vAlign w:val="bottom"/>
          </w:tcPr>
          <w:p w14:paraId="00000250"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0" w:type="dxa"/>
            <w:tcBorders>
              <w:top w:val="nil"/>
              <w:left w:val="nil"/>
              <w:bottom w:val="nil"/>
              <w:right w:val="nil"/>
            </w:tcBorders>
            <w:shd w:val="clear" w:color="auto" w:fill="auto"/>
            <w:vAlign w:val="bottom"/>
          </w:tcPr>
          <w:p w14:paraId="00000251"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911" w:type="dxa"/>
            <w:tcBorders>
              <w:top w:val="nil"/>
              <w:left w:val="nil"/>
              <w:bottom w:val="nil"/>
              <w:right w:val="nil"/>
            </w:tcBorders>
            <w:shd w:val="clear" w:color="auto" w:fill="auto"/>
            <w:vAlign w:val="bottom"/>
          </w:tcPr>
          <w:p w14:paraId="00000252" w14:textId="77777777" w:rsidR="00B133DD" w:rsidRDefault="00A50CB3">
            <w:pPr>
              <w:spacing w:after="0"/>
              <w:jc w:val="center"/>
              <w:rPr>
                <w:rFonts w:ascii="Arial" w:eastAsia="Arial" w:hAnsi="Arial" w:cs="Arial"/>
                <w:color w:val="000000"/>
              </w:rPr>
            </w:pPr>
            <w:r>
              <w:rPr>
                <w:rFonts w:ascii="Arial" w:eastAsia="Arial" w:hAnsi="Arial" w:cs="Arial"/>
                <w:color w:val="000000"/>
              </w:rPr>
              <w:t>-1.50</w:t>
            </w:r>
          </w:p>
        </w:tc>
        <w:tc>
          <w:tcPr>
            <w:tcW w:w="1539" w:type="dxa"/>
            <w:tcBorders>
              <w:top w:val="nil"/>
              <w:left w:val="nil"/>
              <w:bottom w:val="nil"/>
              <w:right w:val="nil"/>
            </w:tcBorders>
            <w:shd w:val="clear" w:color="auto" w:fill="auto"/>
            <w:vAlign w:val="bottom"/>
          </w:tcPr>
          <w:p w14:paraId="00000253" w14:textId="77777777" w:rsidR="00B133DD" w:rsidRDefault="00A50CB3">
            <w:pPr>
              <w:spacing w:after="0"/>
              <w:rPr>
                <w:rFonts w:ascii="Arial" w:eastAsia="Arial" w:hAnsi="Arial" w:cs="Arial"/>
                <w:color w:val="000000"/>
              </w:rPr>
            </w:pPr>
            <w:r>
              <w:rPr>
                <w:rFonts w:ascii="Arial" w:eastAsia="Arial" w:hAnsi="Arial" w:cs="Arial"/>
                <w:color w:val="000000"/>
              </w:rPr>
              <w:t>[-1.41, -1.58]</w:t>
            </w:r>
          </w:p>
        </w:tc>
        <w:tc>
          <w:tcPr>
            <w:tcW w:w="1225" w:type="dxa"/>
            <w:tcBorders>
              <w:top w:val="nil"/>
              <w:left w:val="nil"/>
              <w:bottom w:val="nil"/>
              <w:right w:val="nil"/>
            </w:tcBorders>
            <w:shd w:val="clear" w:color="auto" w:fill="auto"/>
            <w:vAlign w:val="bottom"/>
          </w:tcPr>
          <w:p w14:paraId="00000254"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255" w14:textId="77777777" w:rsidR="00B133DD" w:rsidRDefault="00A50CB3">
            <w:pPr>
              <w:spacing w:after="0"/>
              <w:rPr>
                <w:rFonts w:ascii="Arial" w:eastAsia="Arial" w:hAnsi="Arial" w:cs="Arial"/>
                <w:color w:val="000000"/>
              </w:rPr>
            </w:pPr>
            <w:r>
              <w:rPr>
                <w:rFonts w:ascii="Arial" w:eastAsia="Arial" w:hAnsi="Arial" w:cs="Arial"/>
                <w:color w:val="000000"/>
              </w:rPr>
              <w:t>[0.41, 0.77]</w:t>
            </w:r>
          </w:p>
        </w:tc>
        <w:tc>
          <w:tcPr>
            <w:tcW w:w="1141" w:type="dxa"/>
            <w:tcBorders>
              <w:top w:val="nil"/>
              <w:left w:val="nil"/>
              <w:bottom w:val="nil"/>
              <w:right w:val="nil"/>
            </w:tcBorders>
            <w:shd w:val="clear" w:color="auto" w:fill="auto"/>
            <w:vAlign w:val="bottom"/>
          </w:tcPr>
          <w:p w14:paraId="00000256"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57" w14:textId="77777777" w:rsidR="00B133DD" w:rsidRDefault="00A50CB3">
            <w:pPr>
              <w:spacing w:after="0"/>
              <w:rPr>
                <w:rFonts w:ascii="Arial" w:eastAsia="Arial" w:hAnsi="Arial" w:cs="Arial"/>
                <w:color w:val="000000"/>
              </w:rPr>
            </w:pPr>
            <w:r>
              <w:rPr>
                <w:rFonts w:ascii="Arial" w:eastAsia="Arial" w:hAnsi="Arial" w:cs="Arial"/>
                <w:color w:val="000000"/>
              </w:rPr>
              <w:t>[-1.82, -2.35]</w:t>
            </w:r>
          </w:p>
        </w:tc>
        <w:tc>
          <w:tcPr>
            <w:tcW w:w="261" w:type="dxa"/>
            <w:vAlign w:val="center"/>
          </w:tcPr>
          <w:p w14:paraId="00000258" w14:textId="77777777" w:rsidR="00B133DD" w:rsidRDefault="00B133DD">
            <w:pPr>
              <w:spacing w:after="0"/>
              <w:rPr>
                <w:rFonts w:ascii="Times New Roman" w:eastAsia="Times New Roman" w:hAnsi="Times New Roman" w:cs="Times New Roman"/>
                <w:sz w:val="20"/>
                <w:szCs w:val="20"/>
              </w:rPr>
            </w:pPr>
          </w:p>
        </w:tc>
      </w:tr>
      <w:tr w:rsidR="007E0FF4" w14:paraId="5D68ED35" w14:textId="77777777" w:rsidTr="00A32BE0">
        <w:trPr>
          <w:trHeight w:val="61"/>
        </w:trPr>
        <w:tc>
          <w:tcPr>
            <w:tcW w:w="1678" w:type="dxa"/>
            <w:tcBorders>
              <w:top w:val="nil"/>
              <w:left w:val="nil"/>
              <w:bottom w:val="nil"/>
              <w:right w:val="nil"/>
            </w:tcBorders>
            <w:shd w:val="clear" w:color="auto" w:fill="auto"/>
            <w:vAlign w:val="bottom"/>
          </w:tcPr>
          <w:p w14:paraId="00000259"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0" w:type="dxa"/>
            <w:tcBorders>
              <w:top w:val="nil"/>
              <w:left w:val="nil"/>
              <w:bottom w:val="nil"/>
              <w:right w:val="nil"/>
            </w:tcBorders>
            <w:shd w:val="clear" w:color="auto" w:fill="auto"/>
            <w:vAlign w:val="bottom"/>
          </w:tcPr>
          <w:p w14:paraId="0000025A"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911" w:type="dxa"/>
            <w:tcBorders>
              <w:top w:val="nil"/>
              <w:left w:val="nil"/>
              <w:bottom w:val="nil"/>
              <w:right w:val="nil"/>
            </w:tcBorders>
            <w:shd w:val="clear" w:color="auto" w:fill="auto"/>
            <w:vAlign w:val="bottom"/>
          </w:tcPr>
          <w:p w14:paraId="0000025B" w14:textId="77777777" w:rsidR="00B133DD" w:rsidRDefault="00A50CB3">
            <w:pPr>
              <w:spacing w:after="0"/>
              <w:jc w:val="center"/>
              <w:rPr>
                <w:rFonts w:ascii="Arial" w:eastAsia="Arial" w:hAnsi="Arial" w:cs="Arial"/>
                <w:color w:val="000000"/>
              </w:rPr>
            </w:pPr>
            <w:r>
              <w:rPr>
                <w:rFonts w:ascii="Arial" w:eastAsia="Arial" w:hAnsi="Arial" w:cs="Arial"/>
                <w:color w:val="000000"/>
              </w:rPr>
              <w:t>-0.09</w:t>
            </w:r>
          </w:p>
        </w:tc>
        <w:tc>
          <w:tcPr>
            <w:tcW w:w="1539" w:type="dxa"/>
            <w:tcBorders>
              <w:top w:val="nil"/>
              <w:left w:val="nil"/>
              <w:bottom w:val="nil"/>
              <w:right w:val="nil"/>
            </w:tcBorders>
            <w:shd w:val="clear" w:color="auto" w:fill="auto"/>
            <w:vAlign w:val="bottom"/>
          </w:tcPr>
          <w:p w14:paraId="0000025C" w14:textId="77777777" w:rsidR="00B133DD" w:rsidRDefault="00A50CB3">
            <w:pPr>
              <w:spacing w:after="0"/>
              <w:rPr>
                <w:rFonts w:ascii="Arial" w:eastAsia="Arial" w:hAnsi="Arial" w:cs="Arial"/>
                <w:color w:val="000000"/>
              </w:rPr>
            </w:pPr>
            <w:r>
              <w:rPr>
                <w:rFonts w:ascii="Arial" w:eastAsia="Arial" w:hAnsi="Arial" w:cs="Arial"/>
                <w:color w:val="000000"/>
              </w:rPr>
              <w:t>[-0.09, -0.10]</w:t>
            </w:r>
          </w:p>
        </w:tc>
        <w:tc>
          <w:tcPr>
            <w:tcW w:w="1225" w:type="dxa"/>
            <w:tcBorders>
              <w:top w:val="nil"/>
              <w:left w:val="nil"/>
              <w:bottom w:val="nil"/>
              <w:right w:val="nil"/>
            </w:tcBorders>
            <w:shd w:val="clear" w:color="auto" w:fill="auto"/>
            <w:vAlign w:val="bottom"/>
          </w:tcPr>
          <w:p w14:paraId="0000025D"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bottom"/>
          </w:tcPr>
          <w:p w14:paraId="0000025E" w14:textId="77777777" w:rsidR="00B133DD" w:rsidRDefault="00A50CB3">
            <w:pPr>
              <w:spacing w:after="0"/>
              <w:rPr>
                <w:rFonts w:ascii="Arial" w:eastAsia="Arial" w:hAnsi="Arial" w:cs="Arial"/>
                <w:color w:val="000000"/>
              </w:rPr>
            </w:pPr>
            <w:r>
              <w:rPr>
                <w:rFonts w:ascii="Arial" w:eastAsia="Arial" w:hAnsi="Arial" w:cs="Arial"/>
                <w:color w:val="000000"/>
              </w:rPr>
              <w:t>[0.59, 0.87]</w:t>
            </w:r>
          </w:p>
        </w:tc>
        <w:tc>
          <w:tcPr>
            <w:tcW w:w="1141" w:type="dxa"/>
            <w:tcBorders>
              <w:top w:val="nil"/>
              <w:left w:val="nil"/>
              <w:bottom w:val="nil"/>
              <w:right w:val="nil"/>
            </w:tcBorders>
            <w:shd w:val="clear" w:color="auto" w:fill="auto"/>
            <w:vAlign w:val="bottom"/>
          </w:tcPr>
          <w:p w14:paraId="0000025F" w14:textId="77777777" w:rsidR="00B133DD" w:rsidRDefault="00A50CB3">
            <w:pPr>
              <w:spacing w:after="0"/>
              <w:jc w:val="center"/>
              <w:rPr>
                <w:rFonts w:ascii="Arial" w:eastAsia="Arial" w:hAnsi="Arial" w:cs="Arial"/>
                <w:color w:val="000000"/>
              </w:rPr>
            </w:pPr>
            <w:r>
              <w:rPr>
                <w:rFonts w:ascii="Arial" w:eastAsia="Arial" w:hAnsi="Arial" w:cs="Arial"/>
                <w:color w:val="000000"/>
              </w:rPr>
              <w:t>-0.82</w:t>
            </w:r>
          </w:p>
        </w:tc>
        <w:tc>
          <w:tcPr>
            <w:tcW w:w="1523" w:type="dxa"/>
            <w:tcBorders>
              <w:top w:val="nil"/>
              <w:left w:val="nil"/>
              <w:bottom w:val="nil"/>
              <w:right w:val="nil"/>
            </w:tcBorders>
            <w:shd w:val="clear" w:color="auto" w:fill="auto"/>
            <w:vAlign w:val="bottom"/>
          </w:tcPr>
          <w:p w14:paraId="00000260" w14:textId="77777777" w:rsidR="00B133DD" w:rsidRDefault="00A50CB3">
            <w:pPr>
              <w:spacing w:after="0"/>
              <w:rPr>
                <w:rFonts w:ascii="Arial" w:eastAsia="Arial" w:hAnsi="Arial" w:cs="Arial"/>
                <w:color w:val="000000"/>
              </w:rPr>
            </w:pPr>
            <w:r>
              <w:rPr>
                <w:rFonts w:ascii="Arial" w:eastAsia="Arial" w:hAnsi="Arial" w:cs="Arial"/>
                <w:color w:val="000000"/>
              </w:rPr>
              <w:t>[-0.67, -0.96]</w:t>
            </w:r>
          </w:p>
        </w:tc>
        <w:tc>
          <w:tcPr>
            <w:tcW w:w="261" w:type="dxa"/>
            <w:vAlign w:val="center"/>
          </w:tcPr>
          <w:p w14:paraId="00000261" w14:textId="77777777" w:rsidR="00B133DD" w:rsidRDefault="00B133DD">
            <w:pPr>
              <w:spacing w:after="0"/>
              <w:rPr>
                <w:rFonts w:ascii="Times New Roman" w:eastAsia="Times New Roman" w:hAnsi="Times New Roman" w:cs="Times New Roman"/>
                <w:sz w:val="20"/>
                <w:szCs w:val="20"/>
              </w:rPr>
            </w:pPr>
          </w:p>
        </w:tc>
      </w:tr>
      <w:tr w:rsidR="007E0FF4" w14:paraId="1D60E5F8" w14:textId="77777777" w:rsidTr="00A32BE0">
        <w:trPr>
          <w:trHeight w:val="61"/>
        </w:trPr>
        <w:tc>
          <w:tcPr>
            <w:tcW w:w="1678" w:type="dxa"/>
            <w:tcBorders>
              <w:top w:val="nil"/>
              <w:left w:val="nil"/>
              <w:bottom w:val="single" w:sz="4" w:space="0" w:color="000000"/>
              <w:right w:val="nil"/>
            </w:tcBorders>
            <w:shd w:val="clear" w:color="auto" w:fill="auto"/>
            <w:vAlign w:val="bottom"/>
          </w:tcPr>
          <w:p w14:paraId="00000262"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0" w:type="dxa"/>
            <w:tcBorders>
              <w:top w:val="nil"/>
              <w:left w:val="nil"/>
              <w:bottom w:val="single" w:sz="4" w:space="0" w:color="000000"/>
              <w:right w:val="nil"/>
            </w:tcBorders>
            <w:shd w:val="clear" w:color="auto" w:fill="auto"/>
            <w:vAlign w:val="bottom"/>
          </w:tcPr>
          <w:p w14:paraId="00000263"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911" w:type="dxa"/>
            <w:tcBorders>
              <w:top w:val="nil"/>
              <w:left w:val="nil"/>
              <w:bottom w:val="single" w:sz="4" w:space="0" w:color="000000"/>
              <w:right w:val="nil"/>
            </w:tcBorders>
            <w:shd w:val="clear" w:color="auto" w:fill="auto"/>
            <w:vAlign w:val="bottom"/>
          </w:tcPr>
          <w:p w14:paraId="00000264"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single" w:sz="4" w:space="0" w:color="000000"/>
              <w:right w:val="nil"/>
            </w:tcBorders>
            <w:shd w:val="clear" w:color="auto" w:fill="auto"/>
            <w:vAlign w:val="bottom"/>
          </w:tcPr>
          <w:p w14:paraId="00000265"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43,  0.10</w:t>
            </w:r>
            <w:proofErr w:type="gramEnd"/>
            <w:r>
              <w:rPr>
                <w:rFonts w:ascii="Arial" w:eastAsia="Arial" w:hAnsi="Arial" w:cs="Arial"/>
                <w:color w:val="000000"/>
              </w:rPr>
              <w:t>]</w:t>
            </w:r>
          </w:p>
        </w:tc>
        <w:tc>
          <w:tcPr>
            <w:tcW w:w="1225" w:type="dxa"/>
            <w:tcBorders>
              <w:top w:val="nil"/>
              <w:left w:val="nil"/>
              <w:bottom w:val="single" w:sz="4" w:space="0" w:color="000000"/>
              <w:right w:val="nil"/>
            </w:tcBorders>
            <w:shd w:val="clear" w:color="auto" w:fill="auto"/>
            <w:vAlign w:val="bottom"/>
          </w:tcPr>
          <w:p w14:paraId="00000266" w14:textId="77777777" w:rsidR="00B133DD" w:rsidRDefault="00A50CB3">
            <w:pPr>
              <w:spacing w:after="0"/>
              <w:jc w:val="center"/>
              <w:rPr>
                <w:rFonts w:ascii="Arial" w:eastAsia="Arial" w:hAnsi="Arial" w:cs="Arial"/>
                <w:color w:val="000000"/>
              </w:rPr>
            </w:pPr>
            <w:r>
              <w:rPr>
                <w:rFonts w:ascii="Arial" w:eastAsia="Arial" w:hAnsi="Arial" w:cs="Arial"/>
                <w:color w:val="000000"/>
              </w:rPr>
              <w:t>0.91</w:t>
            </w:r>
          </w:p>
        </w:tc>
        <w:tc>
          <w:tcPr>
            <w:tcW w:w="1332" w:type="dxa"/>
            <w:tcBorders>
              <w:top w:val="nil"/>
              <w:left w:val="nil"/>
              <w:bottom w:val="single" w:sz="4" w:space="0" w:color="000000"/>
              <w:right w:val="nil"/>
            </w:tcBorders>
            <w:shd w:val="clear" w:color="auto" w:fill="auto"/>
            <w:vAlign w:val="bottom"/>
          </w:tcPr>
          <w:p w14:paraId="00000267" w14:textId="77777777" w:rsidR="00B133DD" w:rsidRDefault="00A50CB3">
            <w:pPr>
              <w:spacing w:after="0"/>
              <w:rPr>
                <w:rFonts w:ascii="Arial" w:eastAsia="Arial" w:hAnsi="Arial" w:cs="Arial"/>
                <w:color w:val="000000"/>
              </w:rPr>
            </w:pPr>
            <w:r>
              <w:rPr>
                <w:rFonts w:ascii="Arial" w:eastAsia="Arial" w:hAnsi="Arial" w:cs="Arial"/>
                <w:color w:val="000000"/>
              </w:rPr>
              <w:t>[0.71, 1.11]</w:t>
            </w:r>
          </w:p>
        </w:tc>
        <w:tc>
          <w:tcPr>
            <w:tcW w:w="1141" w:type="dxa"/>
            <w:tcBorders>
              <w:top w:val="nil"/>
              <w:left w:val="nil"/>
              <w:bottom w:val="single" w:sz="4" w:space="0" w:color="000000"/>
              <w:right w:val="nil"/>
            </w:tcBorders>
            <w:shd w:val="clear" w:color="auto" w:fill="auto"/>
            <w:vAlign w:val="bottom"/>
          </w:tcPr>
          <w:p w14:paraId="00000268"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523" w:type="dxa"/>
            <w:tcBorders>
              <w:top w:val="nil"/>
              <w:left w:val="nil"/>
              <w:bottom w:val="single" w:sz="4" w:space="0" w:color="000000"/>
              <w:right w:val="nil"/>
            </w:tcBorders>
            <w:shd w:val="clear" w:color="auto" w:fill="auto"/>
            <w:vAlign w:val="bottom"/>
          </w:tcPr>
          <w:p w14:paraId="00000269" w14:textId="77777777" w:rsidR="00B133DD" w:rsidRDefault="00A50CB3">
            <w:pPr>
              <w:spacing w:after="0"/>
              <w:rPr>
                <w:rFonts w:ascii="Arial" w:eastAsia="Arial" w:hAnsi="Arial" w:cs="Arial"/>
                <w:color w:val="000000"/>
              </w:rPr>
            </w:pPr>
            <w:r>
              <w:rPr>
                <w:rFonts w:ascii="Arial" w:eastAsia="Arial" w:hAnsi="Arial" w:cs="Arial"/>
                <w:color w:val="000000"/>
              </w:rPr>
              <w:t>[-1.14, -1.01]</w:t>
            </w:r>
          </w:p>
        </w:tc>
        <w:tc>
          <w:tcPr>
            <w:tcW w:w="261" w:type="dxa"/>
            <w:vAlign w:val="center"/>
          </w:tcPr>
          <w:p w14:paraId="0000026A" w14:textId="77777777" w:rsidR="00B133DD" w:rsidRDefault="00B133DD">
            <w:pPr>
              <w:spacing w:after="0"/>
              <w:rPr>
                <w:rFonts w:ascii="Times New Roman" w:eastAsia="Times New Roman" w:hAnsi="Times New Roman" w:cs="Times New Roman"/>
                <w:sz w:val="20"/>
                <w:szCs w:val="20"/>
              </w:rPr>
            </w:pPr>
          </w:p>
        </w:tc>
      </w:tr>
    </w:tbl>
    <w:p w14:paraId="7A9FD52C" w14:textId="02D10B7E" w:rsidR="00A32BE0" w:rsidRDefault="0083595B" w:rsidP="00972727">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lastRenderedPageBreak/>
        <w:t>Source: Gateway to Global Aging Data, Produced by the Program on Global Aging, Health &amp; Policy, University of Southern California with funding from the National Institute on Aging (R01 AG030153).</w:t>
      </w:r>
    </w:p>
    <w:p w14:paraId="28B2A3E9" w14:textId="77777777" w:rsidR="0064509E" w:rsidRDefault="0064509E" w:rsidP="00972727">
      <w:pPr>
        <w:keepNext/>
        <w:spacing w:before="240" w:after="240" w:line="360" w:lineRule="auto"/>
        <w:jc w:val="both"/>
        <w:rPr>
          <w:rFonts w:ascii="Arial" w:eastAsia="Arial" w:hAnsi="Arial" w:cs="Arial"/>
          <w:sz w:val="18"/>
          <w:szCs w:val="18"/>
          <w:highlight w:val="white"/>
        </w:rPr>
      </w:pPr>
    </w:p>
    <w:p w14:paraId="3663D323" w14:textId="742A8338" w:rsidR="00972727" w:rsidRDefault="00972727" w:rsidP="00972727">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What Figures 2 and 3</w:t>
      </w:r>
      <w:r w:rsidR="000F1580">
        <w:rPr>
          <w:rFonts w:ascii="Arial" w:eastAsia="Arial" w:hAnsi="Arial" w:cs="Arial"/>
          <w:sz w:val="24"/>
          <w:szCs w:val="24"/>
          <w:highlight w:val="white"/>
        </w:rPr>
        <w:t xml:space="preserve"> both</w:t>
      </w:r>
      <w:r>
        <w:rPr>
          <w:rFonts w:ascii="Arial" w:eastAsia="Arial" w:hAnsi="Arial" w:cs="Arial"/>
          <w:sz w:val="24"/>
          <w:szCs w:val="24"/>
          <w:highlight w:val="white"/>
        </w:rPr>
        <w:t xml:space="preserve"> </w:t>
      </w:r>
      <w:r w:rsidR="0064509E">
        <w:rPr>
          <w:rFonts w:ascii="Arial" w:eastAsia="Arial" w:hAnsi="Arial" w:cs="Arial"/>
          <w:sz w:val="24"/>
          <w:szCs w:val="24"/>
          <w:highlight w:val="white"/>
        </w:rPr>
        <w:t>indicate</w:t>
      </w:r>
      <w:r>
        <w:rPr>
          <w:rFonts w:ascii="Arial" w:eastAsia="Arial" w:hAnsi="Arial" w:cs="Arial"/>
          <w:sz w:val="24"/>
          <w:szCs w:val="24"/>
          <w:highlight w:val="white"/>
        </w:rPr>
        <w:t xml:space="preserve"> that countries with similar gender gaps do not necessarily have the same mortality and health effect. In addition, when we group countries according to the</w:t>
      </w:r>
      <w:r w:rsidR="00F62067">
        <w:rPr>
          <w:rFonts w:ascii="Arial" w:eastAsia="Arial" w:hAnsi="Arial" w:cs="Arial"/>
          <w:sz w:val="24"/>
          <w:szCs w:val="24"/>
          <w:highlight w:val="white"/>
        </w:rPr>
        <w:t>ir</w:t>
      </w:r>
      <w:r>
        <w:rPr>
          <w:rFonts w:ascii="Arial" w:eastAsia="Arial" w:hAnsi="Arial" w:cs="Arial"/>
          <w:sz w:val="24"/>
          <w:szCs w:val="24"/>
          <w:highlight w:val="white"/>
        </w:rPr>
        <w:t xml:space="preserve"> </w:t>
      </w:r>
      <w:r w:rsidR="00EB679E">
        <w:rPr>
          <w:rFonts w:ascii="Arial" w:eastAsia="Arial" w:hAnsi="Arial" w:cs="Arial"/>
          <w:sz w:val="24"/>
          <w:szCs w:val="24"/>
          <w:highlight w:val="white"/>
        </w:rPr>
        <w:t>gender gap</w:t>
      </w:r>
      <w:r w:rsidR="00F62067">
        <w:rPr>
          <w:rFonts w:ascii="Arial" w:eastAsia="Arial" w:hAnsi="Arial" w:cs="Arial"/>
          <w:sz w:val="24"/>
          <w:szCs w:val="24"/>
          <w:highlight w:val="white"/>
        </w:rPr>
        <w:t xml:space="preserve"> in</w:t>
      </w:r>
      <w:r w:rsidR="00EB679E">
        <w:rPr>
          <w:rFonts w:ascii="Arial" w:eastAsia="Arial" w:hAnsi="Arial" w:cs="Arial"/>
          <w:sz w:val="24"/>
          <w:szCs w:val="24"/>
          <w:highlight w:val="white"/>
        </w:rPr>
        <w:t xml:space="preserve"> years</w:t>
      </w:r>
      <w:r>
        <w:rPr>
          <w:rFonts w:ascii="Arial" w:eastAsia="Arial" w:hAnsi="Arial" w:cs="Arial"/>
          <w:sz w:val="24"/>
          <w:szCs w:val="24"/>
          <w:highlight w:val="white"/>
        </w:rPr>
        <w:t xml:space="preserve">, very different countries in terms of development levels, health care system and gender roles can be in the same category. The lack of a systematic pattern across countries as regards their gender gap in DFLE and CFLE signals that similar gaps do not necessarily capture the inequality in health conditions across women and men in these countries.    </w:t>
      </w:r>
    </w:p>
    <w:p w14:paraId="0000026E" w14:textId="4D175188" w:rsidR="00B133DD" w:rsidRPr="005A0B32" w:rsidRDefault="00ED5BF3">
      <w:pPr>
        <w:keepNext/>
        <w:spacing w:before="240" w:after="240" w:line="360" w:lineRule="auto"/>
        <w:jc w:val="both"/>
        <w:rPr>
          <w:rFonts w:ascii="Arial" w:eastAsia="Arial" w:hAnsi="Arial" w:cs="Arial"/>
          <w:sz w:val="24"/>
          <w:szCs w:val="24"/>
          <w:highlight w:val="white"/>
        </w:rPr>
      </w:pPr>
      <w:ins w:id="320" w:author="Nepomuceno, Marilia" w:date="2023-05-22T16:31:00Z">
        <w:r w:rsidRPr="00ED5BF3">
          <w:rPr>
            <w:rFonts w:ascii="Arial" w:eastAsia="Arial" w:hAnsi="Arial" w:cs="Arial"/>
            <w:sz w:val="24"/>
            <w:szCs w:val="24"/>
          </w:rPr>
          <w:t>Figure 4 highlights the substantial variations in country rankings when considering gaps in DFLE and CFLE compared to the contributions of</w:t>
        </w:r>
      </w:ins>
      <w:ins w:id="321" w:author="Nepomuceno, Marilia" w:date="2023-05-22T16:36:00Z">
        <w:r w:rsidR="004C0A67">
          <w:rPr>
            <w:rFonts w:ascii="Arial" w:eastAsia="Arial" w:hAnsi="Arial" w:cs="Arial"/>
            <w:sz w:val="24"/>
            <w:szCs w:val="24"/>
          </w:rPr>
          <w:t xml:space="preserve"> the</w:t>
        </w:r>
      </w:ins>
      <w:ins w:id="322" w:author="Nepomuceno, Marilia" w:date="2023-05-22T16:31:00Z">
        <w:r w:rsidRPr="00ED5BF3">
          <w:rPr>
            <w:rFonts w:ascii="Arial" w:eastAsia="Arial" w:hAnsi="Arial" w:cs="Arial"/>
            <w:sz w:val="24"/>
            <w:szCs w:val="24"/>
          </w:rPr>
          <w:t xml:space="preserve"> </w:t>
        </w:r>
      </w:ins>
      <w:ins w:id="323" w:author="Nepomuceno, Marilia" w:date="2023-05-22T16:34:00Z">
        <w:r w:rsidR="00C035F2">
          <w:rPr>
            <w:rFonts w:ascii="Arial" w:eastAsia="Arial" w:hAnsi="Arial" w:cs="Arial"/>
            <w:sz w:val="24"/>
            <w:szCs w:val="24"/>
          </w:rPr>
          <w:t>health</w:t>
        </w:r>
      </w:ins>
      <w:ins w:id="324" w:author="Nepomuceno, Marilia" w:date="2023-05-22T16:31:00Z">
        <w:r w:rsidRPr="00ED5BF3">
          <w:rPr>
            <w:rFonts w:ascii="Arial" w:eastAsia="Arial" w:hAnsi="Arial" w:cs="Arial"/>
            <w:sz w:val="24"/>
            <w:szCs w:val="24"/>
          </w:rPr>
          <w:t xml:space="preserve"> effect.</w:t>
        </w:r>
      </w:ins>
      <w:del w:id="325" w:author="Nepomuceno, Marilia" w:date="2023-05-22T16:34:00Z">
        <w:r w:rsidR="005A0B32" w:rsidDel="00C035F2">
          <w:rPr>
            <w:rFonts w:ascii="Arial" w:eastAsia="Arial" w:hAnsi="Arial" w:cs="Arial"/>
            <w:sz w:val="24"/>
            <w:szCs w:val="24"/>
            <w:highlight w:val="white"/>
          </w:rPr>
          <w:delText xml:space="preserve">As seen in Figure 4, countries can have very different rankings if the criteria adopted are gaps in DFLE and CFLE versus the </w:delText>
        </w:r>
        <w:r w:rsidR="005A0B32" w:rsidDel="00C035F2">
          <w:rPr>
            <w:rFonts w:ascii="Arial" w:eastAsia="Arial" w:hAnsi="Arial" w:cs="Arial"/>
            <w:sz w:val="24"/>
            <w:szCs w:val="24"/>
            <w:highlight w:val="white"/>
          </w:rPr>
          <w:lastRenderedPageBreak/>
          <w:delText>contribution of disability and mortality effects</w:delText>
        </w:r>
        <w:r w:rsidR="005A0B32" w:rsidDel="004C0A67">
          <w:rPr>
            <w:rFonts w:ascii="Arial" w:eastAsia="Arial" w:hAnsi="Arial" w:cs="Arial"/>
            <w:sz w:val="24"/>
            <w:szCs w:val="24"/>
            <w:highlight w:val="white"/>
          </w:rPr>
          <w:delText>.</w:delText>
        </w:r>
      </w:del>
      <w:r w:rsidR="005A0B32">
        <w:rPr>
          <w:rFonts w:ascii="Arial" w:eastAsia="Arial" w:hAnsi="Arial" w:cs="Arial"/>
          <w:sz w:val="24"/>
          <w:szCs w:val="24"/>
          <w:highlight w:val="white"/>
        </w:rPr>
        <w:t xml:space="preserve"> Low gender gaps are first places in the ranks while the last ranks are high gender gaps</w:t>
      </w:r>
      <w:r w:rsidR="00F22B16">
        <w:rPr>
          <w:rFonts w:ascii="Arial" w:eastAsia="Arial" w:hAnsi="Arial" w:cs="Arial"/>
          <w:sz w:val="24"/>
          <w:szCs w:val="24"/>
          <w:highlight w:val="white"/>
        </w:rPr>
        <w:t xml:space="preserve"> or high contribution of health component</w:t>
      </w:r>
      <w:r w:rsidR="005A0B32">
        <w:rPr>
          <w:rFonts w:ascii="Arial" w:eastAsia="Arial" w:hAnsi="Arial" w:cs="Arial"/>
          <w:sz w:val="24"/>
          <w:szCs w:val="24"/>
          <w:highlight w:val="white"/>
        </w:rPr>
        <w:t xml:space="preserve">.  </w:t>
      </w:r>
    </w:p>
    <w:p w14:paraId="357913C4" w14:textId="6FE9DE65" w:rsidR="002F5852" w:rsidRPr="00BD1717" w:rsidRDefault="006D2668">
      <w:pPr>
        <w:keepNext/>
        <w:spacing w:before="240" w:after="240" w:line="360" w:lineRule="auto"/>
        <w:jc w:val="both"/>
        <w:rPr>
          <w:rFonts w:ascii="Georgia" w:eastAsia="Georgia" w:hAnsi="Georgia" w:cs="Georgia"/>
          <w:sz w:val="24"/>
          <w:szCs w:val="24"/>
          <w:highlight w:val="white"/>
        </w:rPr>
      </w:pPr>
      <w:r w:rsidRPr="006D2668">
        <w:rPr>
          <w:rFonts w:ascii="Georgia" w:eastAsia="Georgia" w:hAnsi="Georgia" w:cs="Georgia"/>
          <w:noProof/>
          <w:sz w:val="24"/>
          <w:szCs w:val="24"/>
          <w:highlight w:val="white"/>
        </w:rPr>
        <w:drawing>
          <wp:inline distT="0" distB="0" distL="0" distR="0" wp14:anchorId="7A05AF44" wp14:editId="25EE5C06">
            <wp:extent cx="6412675" cy="4387933"/>
            <wp:effectExtent l="0" t="0" r="7620" b="0"/>
            <wp:docPr id="7" name="Picture 3">
              <a:extLst xmlns:a="http://schemas.openxmlformats.org/drawingml/2006/main">
                <a:ext uri="{FF2B5EF4-FFF2-40B4-BE49-F238E27FC236}">
                  <a16:creationId xmlns:a16="http://schemas.microsoft.com/office/drawing/2014/main" id="{6B5C0E48-72F2-484A-9EF6-5B9A627052F2}"/>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5C0E48-72F2-484A-9EF6-5B9A627052F2}"/>
                        </a:ext>
                      </a:extLst>
                    </pic:cNvPr>
                    <pic:cNvPicPr/>
                  </pic:nvPicPr>
                  <pic:blipFill rotWithShape="1">
                    <a:blip r:embed="rId15" cstate="print">
                      <a:extLst>
                        <a:ext uri="{28A0092B-C50C-407E-A947-70E740481C1C}">
                          <a14:useLocalDpi xmlns:a14="http://schemas.microsoft.com/office/drawing/2010/main" val="0"/>
                        </a:ext>
                      </a:extLst>
                    </a:blip>
                    <a:srcRect l="6296"/>
                    <a:stretch/>
                  </pic:blipFill>
                  <pic:spPr>
                    <a:xfrm>
                      <a:off x="0" y="0"/>
                      <a:ext cx="6485535" cy="4437788"/>
                    </a:xfrm>
                    <a:prstGeom prst="rect">
                      <a:avLst/>
                    </a:prstGeom>
                  </pic:spPr>
                </pic:pic>
              </a:graphicData>
            </a:graphic>
          </wp:inline>
        </w:drawing>
      </w:r>
    </w:p>
    <w:p w14:paraId="0000026F" w14:textId="0C923113" w:rsidR="00B133DD" w:rsidRDefault="00A50CB3">
      <w:pPr>
        <w:keepNext/>
        <w:spacing w:before="240" w:after="240" w:line="360" w:lineRule="auto"/>
        <w:jc w:val="both"/>
        <w:rPr>
          <w:rFonts w:ascii="Georgia" w:eastAsia="Georgia" w:hAnsi="Georgia" w:cs="Georgia"/>
          <w:sz w:val="24"/>
          <w:szCs w:val="24"/>
          <w:highlight w:val="white"/>
        </w:rPr>
      </w:pPr>
      <w:r>
        <w:rPr>
          <w:rFonts w:ascii="Arial" w:eastAsia="Arial" w:hAnsi="Arial" w:cs="Arial"/>
          <w:b/>
          <w:sz w:val="24"/>
          <w:szCs w:val="24"/>
          <w:highlight w:val="white"/>
        </w:rPr>
        <w:t>Figure 4.</w:t>
      </w:r>
      <w:r>
        <w:rPr>
          <w:rFonts w:ascii="Arial" w:eastAsia="Arial" w:hAnsi="Arial" w:cs="Arial"/>
          <w:sz w:val="24"/>
          <w:szCs w:val="24"/>
          <w:highlight w:val="white"/>
        </w:rPr>
        <w:t xml:space="preserve"> </w:t>
      </w:r>
      <w:r w:rsidR="007E0FF4">
        <w:rPr>
          <w:rFonts w:ascii="Arial" w:eastAsia="Arial" w:hAnsi="Arial" w:cs="Arial"/>
          <w:sz w:val="24"/>
          <w:szCs w:val="24"/>
          <w:highlight w:val="white"/>
        </w:rPr>
        <w:t xml:space="preserve">Ranking of countries </w:t>
      </w:r>
      <w:r w:rsidR="00725202">
        <w:rPr>
          <w:rFonts w:ascii="Arial" w:eastAsia="Arial" w:hAnsi="Arial" w:cs="Arial"/>
          <w:sz w:val="24"/>
          <w:szCs w:val="24"/>
          <w:highlight w:val="white"/>
        </w:rPr>
        <w:t xml:space="preserve">(from </w:t>
      </w:r>
      <w:r w:rsidR="00C90CA5">
        <w:rPr>
          <w:rFonts w:ascii="Arial" w:eastAsia="Arial" w:hAnsi="Arial" w:cs="Arial"/>
          <w:sz w:val="24"/>
          <w:szCs w:val="24"/>
          <w:highlight w:val="white"/>
        </w:rPr>
        <w:t>lower to higher</w:t>
      </w:r>
      <w:r w:rsidR="00725202">
        <w:rPr>
          <w:rFonts w:ascii="Arial" w:eastAsia="Arial" w:hAnsi="Arial" w:cs="Arial"/>
          <w:sz w:val="24"/>
          <w:szCs w:val="24"/>
          <w:highlight w:val="white"/>
        </w:rPr>
        <w:t xml:space="preserve"> gap</w:t>
      </w:r>
      <w:r w:rsidR="00C90CA5">
        <w:rPr>
          <w:rFonts w:ascii="Arial" w:eastAsia="Arial" w:hAnsi="Arial" w:cs="Arial"/>
          <w:sz w:val="24"/>
          <w:szCs w:val="24"/>
          <w:highlight w:val="white"/>
        </w:rPr>
        <w:t>s</w:t>
      </w:r>
      <w:r w:rsidR="00725202">
        <w:rPr>
          <w:rFonts w:ascii="Arial" w:eastAsia="Arial" w:hAnsi="Arial" w:cs="Arial"/>
          <w:sz w:val="24"/>
          <w:szCs w:val="24"/>
          <w:highlight w:val="white"/>
        </w:rPr>
        <w:t xml:space="preserve">) </w:t>
      </w:r>
      <w:r w:rsidR="007E0FF4">
        <w:rPr>
          <w:rFonts w:ascii="Arial" w:eastAsia="Arial" w:hAnsi="Arial" w:cs="Arial"/>
          <w:sz w:val="24"/>
          <w:szCs w:val="24"/>
          <w:highlight w:val="white"/>
        </w:rPr>
        <w:t>by</w:t>
      </w:r>
      <w:r>
        <w:rPr>
          <w:rFonts w:ascii="Arial" w:eastAsia="Arial" w:hAnsi="Arial" w:cs="Arial"/>
          <w:sz w:val="24"/>
          <w:szCs w:val="24"/>
          <w:highlight w:val="white"/>
        </w:rPr>
        <w:t xml:space="preserve"> gender gap in </w:t>
      </w:r>
      <w:r w:rsidR="00C27F32">
        <w:rPr>
          <w:rFonts w:ascii="Arial" w:eastAsia="Arial" w:hAnsi="Arial" w:cs="Arial"/>
          <w:sz w:val="24"/>
          <w:szCs w:val="24"/>
          <w:highlight w:val="white"/>
        </w:rPr>
        <w:t xml:space="preserve">life expectancy, </w:t>
      </w:r>
      <w:r w:rsidR="007E0FF4">
        <w:rPr>
          <w:rFonts w:ascii="Arial" w:eastAsia="Arial" w:hAnsi="Arial" w:cs="Arial"/>
          <w:sz w:val="24"/>
          <w:szCs w:val="24"/>
          <w:highlight w:val="white"/>
        </w:rPr>
        <w:t xml:space="preserve">disability and </w:t>
      </w:r>
      <w:r>
        <w:rPr>
          <w:rFonts w:ascii="Arial" w:eastAsia="Arial" w:hAnsi="Arial" w:cs="Arial"/>
          <w:sz w:val="24"/>
          <w:szCs w:val="24"/>
          <w:highlight w:val="white"/>
        </w:rPr>
        <w:t>chronic disease-free life expectancy (</w:t>
      </w:r>
      <w:r w:rsidR="007E0FF4">
        <w:rPr>
          <w:rFonts w:ascii="Arial" w:eastAsia="Arial" w:hAnsi="Arial" w:cs="Arial"/>
          <w:sz w:val="24"/>
          <w:szCs w:val="24"/>
          <w:highlight w:val="white"/>
        </w:rPr>
        <w:t xml:space="preserve">DFLE, </w:t>
      </w:r>
      <w:r>
        <w:rPr>
          <w:rFonts w:ascii="Arial" w:eastAsia="Arial" w:hAnsi="Arial" w:cs="Arial"/>
          <w:sz w:val="24"/>
          <w:szCs w:val="24"/>
          <w:highlight w:val="white"/>
        </w:rPr>
        <w:t>CFLE)</w:t>
      </w:r>
      <w:r w:rsidR="00C27F32">
        <w:rPr>
          <w:rFonts w:ascii="Arial" w:eastAsia="Arial" w:hAnsi="Arial" w:cs="Arial"/>
          <w:sz w:val="24"/>
          <w:szCs w:val="24"/>
          <w:highlight w:val="white"/>
        </w:rPr>
        <w:t xml:space="preserve">, and the </w:t>
      </w:r>
      <w:commentRangeStart w:id="326"/>
      <w:commentRangeStart w:id="327"/>
      <w:r w:rsidR="00C27F32">
        <w:rPr>
          <w:rFonts w:ascii="Arial" w:eastAsia="Arial" w:hAnsi="Arial" w:cs="Arial"/>
          <w:sz w:val="24"/>
          <w:szCs w:val="24"/>
          <w:highlight w:val="white"/>
        </w:rPr>
        <w:t xml:space="preserve">contribution of </w:t>
      </w:r>
      <w:commentRangeEnd w:id="326"/>
      <w:r w:rsidR="004C0A67">
        <w:rPr>
          <w:rStyle w:val="CommentReference"/>
          <w:rFonts w:ascii="Times New Roman" w:eastAsia="Times New Roman" w:hAnsi="Times New Roman" w:cs="Times New Roman"/>
        </w:rPr>
        <w:commentReference w:id="326"/>
      </w:r>
      <w:commentRangeEnd w:id="327"/>
      <w:r w:rsidR="00994A69">
        <w:rPr>
          <w:rStyle w:val="CommentReference"/>
          <w:rFonts w:ascii="Times New Roman" w:eastAsia="Times New Roman" w:hAnsi="Times New Roman" w:cs="Times New Roman"/>
        </w:rPr>
        <w:commentReference w:id="327"/>
      </w:r>
      <w:r w:rsidR="00C27F32">
        <w:rPr>
          <w:rFonts w:ascii="Arial" w:eastAsia="Arial" w:hAnsi="Arial" w:cs="Arial"/>
          <w:sz w:val="24"/>
          <w:szCs w:val="24"/>
          <w:highlight w:val="white"/>
        </w:rPr>
        <w:t>disability and chronic component to the total gender gap</w:t>
      </w:r>
      <w:r>
        <w:rPr>
          <w:rFonts w:ascii="Arial" w:eastAsia="Arial" w:hAnsi="Arial" w:cs="Arial"/>
          <w:sz w:val="24"/>
          <w:szCs w:val="24"/>
          <w:highlight w:val="white"/>
        </w:rPr>
        <w:t xml:space="preserve"> at ages 60+</w:t>
      </w:r>
      <w:r w:rsidR="007E0FF4">
        <w:rPr>
          <w:rFonts w:ascii="Arial" w:eastAsia="Arial" w:hAnsi="Arial" w:cs="Arial"/>
          <w:sz w:val="24"/>
          <w:szCs w:val="24"/>
          <w:highlight w:val="white"/>
        </w:rPr>
        <w:t xml:space="preserve">, </w:t>
      </w:r>
      <w:r>
        <w:rPr>
          <w:rFonts w:ascii="Arial" w:eastAsia="Arial" w:hAnsi="Arial" w:cs="Arial"/>
          <w:sz w:val="24"/>
          <w:szCs w:val="24"/>
          <w:highlight w:val="white"/>
        </w:rPr>
        <w:t xml:space="preserve">by country. </w:t>
      </w:r>
      <w:r w:rsidR="00C27F32" w:rsidRPr="00C27F32">
        <w:rPr>
          <w:rFonts w:ascii="Arial" w:eastAsia="Arial" w:hAnsi="Arial" w:cs="Arial"/>
          <w:sz w:val="18"/>
          <w:szCs w:val="18"/>
          <w:highlight w:val="white"/>
        </w:rPr>
        <w:t>Note:</w:t>
      </w:r>
      <w:r w:rsidR="00313987">
        <w:rPr>
          <w:rFonts w:ascii="Arial" w:eastAsia="Arial" w:hAnsi="Arial" w:cs="Arial"/>
          <w:sz w:val="18"/>
          <w:szCs w:val="18"/>
          <w:highlight w:val="white"/>
        </w:rPr>
        <w:t xml:space="preserve"> </w:t>
      </w:r>
      <w:r w:rsidR="00CA569A">
        <w:rPr>
          <w:rFonts w:ascii="Arial" w:eastAsia="Arial" w:hAnsi="Arial" w:cs="Arial"/>
          <w:sz w:val="18"/>
          <w:szCs w:val="18"/>
          <w:highlight w:val="white"/>
        </w:rPr>
        <w:t>In terms of gap</w:t>
      </w:r>
      <w:r w:rsidR="00A14635">
        <w:rPr>
          <w:rFonts w:ascii="Arial" w:eastAsia="Arial" w:hAnsi="Arial" w:cs="Arial"/>
          <w:sz w:val="18"/>
          <w:szCs w:val="18"/>
          <w:highlight w:val="white"/>
        </w:rPr>
        <w:t>s</w:t>
      </w:r>
      <w:r w:rsidR="00CA569A">
        <w:rPr>
          <w:rFonts w:ascii="Arial" w:eastAsia="Arial" w:hAnsi="Arial" w:cs="Arial"/>
          <w:sz w:val="18"/>
          <w:szCs w:val="18"/>
          <w:highlight w:val="white"/>
        </w:rPr>
        <w:t xml:space="preserve">, the ranking is from low to high gap </w:t>
      </w:r>
      <w:r w:rsidR="00A14635">
        <w:rPr>
          <w:rFonts w:ascii="Arial" w:eastAsia="Arial" w:hAnsi="Arial" w:cs="Arial"/>
          <w:sz w:val="18"/>
          <w:szCs w:val="18"/>
          <w:highlight w:val="white"/>
        </w:rPr>
        <w:t>and in terms of disability and chronic from low to high contributions of these components to the total gap.</w:t>
      </w:r>
    </w:p>
    <w:p w14:paraId="00000270" w14:textId="77777777" w:rsidR="00B133DD" w:rsidRDefault="00B133DD">
      <w:pPr>
        <w:keepNext/>
        <w:pBdr>
          <w:top w:val="nil"/>
          <w:left w:val="nil"/>
          <w:bottom w:val="nil"/>
          <w:right w:val="nil"/>
          <w:between w:val="nil"/>
        </w:pBdr>
        <w:spacing w:after="0"/>
        <w:jc w:val="both"/>
        <w:rPr>
          <w:rFonts w:ascii="Arial" w:eastAsia="Arial" w:hAnsi="Arial" w:cs="Arial"/>
          <w:sz w:val="24"/>
          <w:szCs w:val="24"/>
        </w:rPr>
      </w:pPr>
    </w:p>
    <w:p w14:paraId="00000271" w14:textId="32BAAE1E" w:rsidR="00B133DD" w:rsidRPr="00377B69" w:rsidRDefault="005A0B32" w:rsidP="00377B69">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Indeed, Portugal has the lowest gender gap across all countries in DFLE</w:t>
      </w:r>
      <w:r w:rsidR="00B45C95">
        <w:rPr>
          <w:rFonts w:ascii="Arial" w:eastAsia="Arial" w:hAnsi="Arial" w:cs="Arial"/>
          <w:sz w:val="24"/>
          <w:szCs w:val="24"/>
          <w:highlight w:val="white"/>
        </w:rPr>
        <w:t xml:space="preserve"> (Rank 1)</w:t>
      </w:r>
      <w:r>
        <w:rPr>
          <w:rFonts w:ascii="Arial" w:eastAsia="Arial" w:hAnsi="Arial" w:cs="Arial"/>
          <w:sz w:val="24"/>
          <w:szCs w:val="24"/>
          <w:highlight w:val="white"/>
        </w:rPr>
        <w:t xml:space="preserve">, but the country with the strongest </w:t>
      </w:r>
      <w:r w:rsidR="00A93FE6">
        <w:rPr>
          <w:rFonts w:ascii="Arial" w:eastAsia="Arial" w:hAnsi="Arial" w:cs="Arial"/>
          <w:sz w:val="24"/>
          <w:szCs w:val="24"/>
          <w:highlight w:val="white"/>
        </w:rPr>
        <w:t>effect of disability, pushing it to the last place</w:t>
      </w:r>
      <w:r w:rsidR="00B45C95">
        <w:rPr>
          <w:rFonts w:ascii="Arial" w:eastAsia="Arial" w:hAnsi="Arial" w:cs="Arial"/>
          <w:sz w:val="24"/>
          <w:szCs w:val="24"/>
          <w:highlight w:val="white"/>
        </w:rPr>
        <w:t xml:space="preserve"> (Rank 25). At the same time, it is among the countries with the highest gaps in total life expectancy (Rank 16 out of 25). </w:t>
      </w:r>
      <w:r w:rsidR="00A93FE6">
        <w:rPr>
          <w:rFonts w:ascii="Arial" w:eastAsia="Arial" w:hAnsi="Arial" w:cs="Arial"/>
          <w:sz w:val="24"/>
          <w:szCs w:val="24"/>
          <w:highlight w:val="white"/>
        </w:rPr>
        <w:t xml:space="preserve"> </w:t>
      </w:r>
      <w:r w:rsidR="00802F76">
        <w:rPr>
          <w:rFonts w:ascii="Arial" w:eastAsia="Arial" w:hAnsi="Arial" w:cs="Arial"/>
          <w:sz w:val="24"/>
          <w:szCs w:val="24"/>
          <w:highlight w:val="white"/>
        </w:rPr>
        <w:lastRenderedPageBreak/>
        <w:t>Denmark is the opposite, being placed at first Rank when considering the effect of disability, while it is among the last countries (Rank 21) when considering the gender gap in DFLE.</w:t>
      </w:r>
    </w:p>
    <w:p w14:paraId="00000272"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00000273" w14:textId="77777777" w:rsidR="00B133DD" w:rsidRDefault="00A50CB3">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Discussion </w:t>
      </w:r>
    </w:p>
    <w:p w14:paraId="00000274" w14:textId="0287D642" w:rsidR="00B133DD" w:rsidRDefault="00B133DD" w:rsidP="0025608A">
      <w:pPr>
        <w:pBdr>
          <w:top w:val="nil"/>
          <w:left w:val="nil"/>
          <w:bottom w:val="nil"/>
          <w:right w:val="nil"/>
          <w:between w:val="nil"/>
        </w:pBdr>
        <w:spacing w:after="0"/>
        <w:jc w:val="both"/>
        <w:rPr>
          <w:rFonts w:ascii="Arial" w:eastAsia="Arial" w:hAnsi="Arial" w:cs="Arial"/>
          <w:color w:val="000000"/>
          <w:sz w:val="24"/>
          <w:szCs w:val="24"/>
        </w:rPr>
      </w:pPr>
    </w:p>
    <w:p w14:paraId="7C2DA22B" w14:textId="3B91B2E6"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Gender gap indices in health and mortality are routinely used as indicators of inequality. Gaps are used by policy makers to benchmark countries, monitor changes over time, and identify the pace at which countries are closing or widening gender gaps in health</w:t>
      </w:r>
      <w:r w:rsidR="006F5A22">
        <w:rPr>
          <w:rFonts w:ascii="Arial" w:eastAsia="Arial" w:hAnsi="Arial" w:cs="Arial"/>
          <w:color w:val="000000"/>
          <w:sz w:val="24"/>
          <w:szCs w:val="24"/>
        </w:rPr>
        <w:t xml:space="preserve"> </w:t>
      </w:r>
      <w:r w:rsidR="006F5A22">
        <w:rPr>
          <w:rFonts w:ascii="Arial" w:eastAsia="Arial" w:hAnsi="Arial" w:cs="Arial"/>
          <w:color w:val="000000"/>
          <w:sz w:val="24"/>
          <w:szCs w:val="24"/>
        </w:rPr>
        <w:fldChar w:fldCharType="begin" w:fldLock="1"/>
      </w:r>
      <w:r w:rsidR="00083FD8">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Health","type":"report"},"uris":["http://www.mendeley.com/documents/?uuid=fd6fbcb5-2fe4-42ff-af5f-181da538f995"]}],"mendeley":{"formattedCitation":"(WHO 2020; European Institute for Gender Equality 2021; World Economic Forum 2021)","plainTextFormattedCitation":"(WHO 2020; European Institute for Gender Equality 2021; World Economic Forum 2021)","previouslyFormattedCitation":"(WHO 2020; European Institute for Gender Equality 2021; World Economic Forum 2021)"},"properties":{"noteIndex":0},"schema":"https://github.com/citation-style-language/schema/raw/master/csl-citation.json"}</w:instrText>
      </w:r>
      <w:r w:rsidR="006F5A22">
        <w:rPr>
          <w:rFonts w:ascii="Arial" w:eastAsia="Arial" w:hAnsi="Arial" w:cs="Arial"/>
          <w:color w:val="000000"/>
          <w:sz w:val="24"/>
          <w:szCs w:val="24"/>
        </w:rPr>
        <w:fldChar w:fldCharType="separate"/>
      </w:r>
      <w:r w:rsidR="006F5A22" w:rsidRPr="006F5A22">
        <w:rPr>
          <w:rFonts w:ascii="Arial" w:eastAsia="Arial" w:hAnsi="Arial" w:cs="Arial"/>
          <w:noProof/>
          <w:color w:val="000000"/>
          <w:sz w:val="24"/>
          <w:szCs w:val="24"/>
        </w:rPr>
        <w:t>(WHO 2020; European Institute for Gender Equality 2021; World Economic Forum 2021)</w:t>
      </w:r>
      <w:r w:rsidR="006F5A22">
        <w:rPr>
          <w:rFonts w:ascii="Arial" w:eastAsia="Arial" w:hAnsi="Arial" w:cs="Arial"/>
          <w:color w:val="000000"/>
          <w:sz w:val="24"/>
          <w:szCs w:val="24"/>
        </w:rPr>
        <w:fldChar w:fldCharType="end"/>
      </w:r>
      <w:r w:rsidRPr="00337D4B">
        <w:rPr>
          <w:rFonts w:ascii="Arial" w:eastAsia="Arial" w:hAnsi="Arial" w:cs="Arial"/>
          <w:color w:val="000000"/>
          <w:sz w:val="24"/>
          <w:szCs w:val="24"/>
        </w:rPr>
        <w:t>. Aggregate indices, such as the World Bank Global Gender Gap Index, measure gender equality based on gaps between women and men across health, education, economy, and politics. Likewise, the WHO European Health Equity Status Report initiative (</w:t>
      </w:r>
      <w:proofErr w:type="spellStart"/>
      <w:r w:rsidRPr="00337D4B">
        <w:rPr>
          <w:rFonts w:ascii="Arial" w:eastAsia="Arial" w:hAnsi="Arial" w:cs="Arial"/>
          <w:color w:val="000000"/>
          <w:sz w:val="24"/>
          <w:szCs w:val="24"/>
        </w:rPr>
        <w:t>HESRi</w:t>
      </w:r>
      <w:proofErr w:type="spellEnd"/>
      <w:r w:rsidRPr="00337D4B">
        <w:rPr>
          <w:rFonts w:ascii="Arial" w:eastAsia="Arial" w:hAnsi="Arial" w:cs="Arial"/>
          <w:color w:val="000000"/>
          <w:sz w:val="24"/>
          <w:szCs w:val="24"/>
        </w:rPr>
        <w:t xml:space="preserve">) uses gender gaps in disability-adjusted life years (DALYs) and life expectancy to implement policy action for health equity and well-being in the European Region. Gender gaps </w:t>
      </w:r>
      <w:r w:rsidR="006F5A22">
        <w:rPr>
          <w:rFonts w:ascii="Arial" w:eastAsia="Arial" w:hAnsi="Arial" w:cs="Arial"/>
          <w:color w:val="000000"/>
          <w:sz w:val="24"/>
          <w:szCs w:val="24"/>
        </w:rPr>
        <w:t xml:space="preserve">in healthy life years </w:t>
      </w:r>
      <w:r w:rsidRPr="00337D4B">
        <w:rPr>
          <w:rFonts w:ascii="Arial" w:eastAsia="Arial" w:hAnsi="Arial" w:cs="Arial"/>
          <w:color w:val="000000"/>
          <w:sz w:val="24"/>
          <w:szCs w:val="24"/>
        </w:rPr>
        <w:t>are also used by the Gender Equality Index to assess gender inequalities in the EU.</w:t>
      </w:r>
    </w:p>
    <w:p w14:paraId="4DAC135F" w14:textId="77777777"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p>
    <w:p w14:paraId="2DC0943D" w14:textId="215B490E" w:rsidR="009469DB" w:rsidRPr="009469DB" w:rsidRDefault="006F5405" w:rsidP="009469DB">
      <w:pPr>
        <w:keepNext/>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 xml:space="preserve">Overall, gaps are widely used because they are an easy and straightforward way to relate the difference between two quantities. However, </w:t>
      </w:r>
      <w:r>
        <w:rPr>
          <w:rFonts w:ascii="Arial" w:eastAsia="Arial" w:hAnsi="Arial" w:cs="Arial"/>
          <w:color w:val="000000"/>
          <w:sz w:val="24"/>
          <w:szCs w:val="24"/>
        </w:rPr>
        <w:t xml:space="preserve">we show how using gender gaps in health as </w:t>
      </w:r>
      <w:r w:rsidR="00E15D8C">
        <w:rPr>
          <w:rFonts w:ascii="Arial" w:eastAsia="Arial" w:hAnsi="Arial" w:cs="Arial"/>
          <w:color w:val="000000"/>
          <w:sz w:val="24"/>
          <w:szCs w:val="24"/>
        </w:rPr>
        <w:t>a metric for</w:t>
      </w:r>
      <w:r>
        <w:rPr>
          <w:rFonts w:ascii="Arial" w:eastAsia="Arial" w:hAnsi="Arial" w:cs="Arial"/>
          <w:color w:val="000000"/>
          <w:sz w:val="24"/>
          <w:szCs w:val="24"/>
        </w:rPr>
        <w:t xml:space="preserve"> inequality</w:t>
      </w:r>
      <w:r w:rsidRPr="00337D4B">
        <w:rPr>
          <w:rFonts w:ascii="Arial" w:eastAsia="Arial" w:hAnsi="Arial" w:cs="Arial"/>
          <w:color w:val="000000"/>
          <w:sz w:val="24"/>
          <w:szCs w:val="24"/>
        </w:rPr>
        <w:t xml:space="preserve"> can be misleading</w:t>
      </w:r>
      <w:r>
        <w:rPr>
          <w:rFonts w:ascii="Arial" w:eastAsia="Arial" w:hAnsi="Arial" w:cs="Arial"/>
          <w:color w:val="000000"/>
          <w:sz w:val="24"/>
          <w:szCs w:val="24"/>
        </w:rPr>
        <w:t>.  Reducing gender gaps in health expectancy may not necessarily mean that we are reducing inequality between women and men. It is important to take a cautionary approach when interpreting those gaps</w:t>
      </w:r>
      <w:r>
        <w:rPr>
          <w:rFonts w:ascii="Arial" w:eastAsia="Arial" w:hAnsi="Arial" w:cs="Arial"/>
          <w:sz w:val="24"/>
          <w:szCs w:val="24"/>
        </w:rPr>
        <w:t xml:space="preserve"> and especially when using them to guide policy. </w:t>
      </w:r>
      <w:r w:rsidR="00A50CB3">
        <w:rPr>
          <w:rFonts w:ascii="Arial" w:eastAsia="Arial" w:hAnsi="Arial" w:cs="Arial"/>
          <w:sz w:val="24"/>
          <w:szCs w:val="24"/>
        </w:rPr>
        <w:t>Recent work has shown that policies that aim to advance gender equality in health across different countries have surprisingly poor design and implementation flaws, which are mostly due to scarcity of relevant data and accurate indicators</w:t>
      </w:r>
      <w:r w:rsidR="00BA4B06">
        <w:rPr>
          <w:rFonts w:ascii="Arial" w:eastAsia="Arial" w:hAnsi="Arial" w:cs="Arial"/>
          <w:sz w:val="24"/>
          <w:szCs w:val="24"/>
        </w:rPr>
        <w:t xml:space="preserve"> </w:t>
      </w:r>
      <w:r w:rsidR="00BA4B06">
        <w:rPr>
          <w:rFonts w:ascii="Arial" w:eastAsia="Arial" w:hAnsi="Arial" w:cs="Arial"/>
          <w:sz w:val="24"/>
          <w:szCs w:val="24"/>
        </w:rPr>
        <w:fldChar w:fldCharType="begin" w:fldLock="1"/>
      </w:r>
      <w:r w:rsidR="00DF2CAF">
        <w:rPr>
          <w:rFonts w:ascii="Arial" w:eastAsia="Arial" w:hAnsi="Arial" w:cs="Arial"/>
          <w:sz w:val="24"/>
          <w:szCs w:val="24"/>
        </w:rPr>
        <w:instrText>ADDIN CSL_CITATION {"citationItems":[{"id":"ITEM-1","itemData":{"DOI":"10.3390/ijerph18010327","ISSN":"1660-4601","abstract":"Gender is recognized as one of the most relevant determinants of health inequalities. This scoping review sought to identify and analyse policies, either implemented or formulated as proposals, which aimed to reduce gender inequalities in health. We searched Medline, Web of Science, and Scielo. Of 2895 records, 91 full text articles were analysed, and 33 papers were included. Of these papers, 22 described the process of formulation, implementation, or evaluation of policies whose aim was to reduce gender inequalities in health; six focused on recommendations, and the remaining five dealt with both issues. Our review showed that the policies aimed at reducing gender inequalities in health, either implemented or formulated as proposals, are scarce. Moreover, despite some success, overall progress has been slow. The studies show failures in design and particularly in the implementation process. We found a lack of awareness and capacity in the policy-making progress, under-financing, bureaucratization, shortage of relevant data, and absence of women’s participation in decision-making. Therefore, an emphasis on the design and implementation of gender-sensitive policies seems essential to advance gender equality in health. This scoping review gathers evidence to support the design of such policies and recommendations that can facilitate their implementation.","author":[{"dropping-particle":"","family":"Crespí-Lloréns","given":"Nuria","non-dropping-particle":"","parse-names":false,"suffix":""},{"dropping-particle":"","family":"Hernández-Aguado","given":"Ildefonso","non-dropping-particle":"","parse-names":false,"suffix":""},{"dropping-particle":"","family":"Chilet-Rosell","given":"Elisa","non-dropping-particle":"","parse-names":false,"suffix":""}],"container-title":"International Journal of Environmental Research and Public Health","id":"ITEM-1","issue":"1","issued":{"date-parts":[["2021","1","5"]]},"page":"327","title":"Have Policies Tackled Gender Inequalities in Health? A Scoping Review","type":"article-journal","volume":"18"},"uris":["http://www.mendeley.com/documents/?uuid=6d99780c-5d4c-4e5a-8a04-5601bd84c3d8"]}],"mendeley":{"formattedCitation":"(Crespí-Lloréns et al. 2021)","plainTextFormattedCitation":"(Crespí-Lloréns et al. 2021)","previouslyFormattedCitation":"(Crespí-Lloréns et al. 2021)"},"properties":{"noteIndex":0},"schema":"https://github.com/citation-style-language/schema/raw/master/csl-citation.json"}</w:instrText>
      </w:r>
      <w:r w:rsidR="00BA4B06">
        <w:rPr>
          <w:rFonts w:ascii="Arial" w:eastAsia="Arial" w:hAnsi="Arial" w:cs="Arial"/>
          <w:sz w:val="24"/>
          <w:szCs w:val="24"/>
        </w:rPr>
        <w:fldChar w:fldCharType="separate"/>
      </w:r>
      <w:r w:rsidR="00BA4B06" w:rsidRPr="00BA4B06">
        <w:rPr>
          <w:rFonts w:ascii="Arial" w:eastAsia="Arial" w:hAnsi="Arial" w:cs="Arial"/>
          <w:noProof/>
          <w:sz w:val="24"/>
          <w:szCs w:val="24"/>
        </w:rPr>
        <w:t>(Crespí-Lloréns et al. 2021)</w:t>
      </w:r>
      <w:r w:rsidR="00BA4B06">
        <w:rPr>
          <w:rFonts w:ascii="Arial" w:eastAsia="Arial" w:hAnsi="Arial" w:cs="Arial"/>
          <w:sz w:val="24"/>
          <w:szCs w:val="24"/>
        </w:rPr>
        <w:fldChar w:fldCharType="end"/>
      </w:r>
      <w:r w:rsidR="00BA4B06">
        <w:rPr>
          <w:rFonts w:ascii="Arial" w:eastAsia="Arial" w:hAnsi="Arial" w:cs="Arial"/>
          <w:sz w:val="24"/>
          <w:szCs w:val="24"/>
        </w:rPr>
        <w:t>.</w:t>
      </w:r>
      <w:r>
        <w:rPr>
          <w:rFonts w:ascii="Arial" w:eastAsia="Arial" w:hAnsi="Arial" w:cs="Arial"/>
          <w:color w:val="000000"/>
          <w:sz w:val="24"/>
          <w:szCs w:val="24"/>
        </w:rPr>
        <w:t xml:space="preserve"> </w:t>
      </w:r>
      <w:r w:rsidR="00A50CB3">
        <w:rPr>
          <w:rFonts w:ascii="Arial" w:eastAsia="Arial" w:hAnsi="Arial" w:cs="Arial"/>
          <w:color w:val="000000"/>
          <w:sz w:val="24"/>
          <w:szCs w:val="24"/>
        </w:rPr>
        <w:t>Taking gender gaps as a standpoint for conducting studies on gender differences when they are masking important underlying differences in health and mortality may also explain why some studies find conflicting results or no correlation between cross-national variation in gender gaps and societal-level gender inequality</w:t>
      </w:r>
      <w:r w:rsidR="00DF2CAF">
        <w:rPr>
          <w:rFonts w:ascii="Arial" w:eastAsia="Arial" w:hAnsi="Arial" w:cs="Arial"/>
          <w:color w:val="000000"/>
          <w:sz w:val="24"/>
          <w:szCs w:val="24"/>
        </w:rPr>
        <w:t xml:space="preserve"> </w:t>
      </w:r>
      <w:r w:rsidR="00DF2CAF">
        <w:rPr>
          <w:rFonts w:ascii="Arial" w:eastAsia="Arial" w:hAnsi="Arial" w:cs="Arial"/>
          <w:color w:val="000000"/>
          <w:sz w:val="24"/>
          <w:szCs w:val="24"/>
        </w:rPr>
        <w:fldChar w:fldCharType="begin" w:fldLock="1"/>
      </w:r>
      <w:r w:rsidR="001524B4">
        <w:rPr>
          <w:rFonts w:ascii="Arial" w:eastAsia="Arial" w:hAnsi="Arial" w:cs="Arial"/>
          <w:color w:val="000000"/>
          <w:sz w:val="24"/>
          <w:szCs w:val="24"/>
        </w:rPr>
        <w:instrText>ADDIN CSL_CITATION {"citationItems":[{"id":"ITEM-1","itemData":{"DOI":"10.1016/J.SOCSCIMED.2013.08.028","ISSN":"02779536","PMID":"24331878","abstract":"Multiple studies have found that women report being in worse health despite living longer. Gender gaps vary cross-nationally, but relatively little is known about the causes of comparative differences. Existing literature is inconclusive as to whether gender gaps in health are smaller in more gender equal societies. We analyze gender gaps in self-rated health (SRH) and limiting longstanding illness (LLI) with five waves of European Social Survey data for 191,104 respondents from 28 countries. We use means, odds ratios, logistic regressions, and multilevel random slopes logistic regressions. Gender gaps in subjective health vary visibly across Europe. In many countries (especially in Eastern and Southern Europe), women report distinctly worse health, while in others (such as Estonia, Finland, and Great Britain) there are small or no differences. Logistic regressions ran separately for each country revealed that individual-level socioeconomic and demographic variables explain a majority of these gaps in some countries, but contribute little to their understanding in most countries. In yet other countries, men had worse health when these variables were controlled for. Cross-national variation in the gender gaps exists after accounting for individual-level factors. Against expectations, the remaining gaps are not systematically related to societal-level gender inequality in the multilevel analyses. Our findings stress persistent cross-national variability in gender gaps in health and call for further analysis. © 2013 Elsevier Ltd.","author":[{"dropping-particle":"","family":"Dahlin","given":"Johanna","non-dropping-particle":"","parse-names":false,"suffix":""},{"dropping-particle":"","family":"Härkönen","given":"Juho","non-dropping-particle":"","parse-names":false,"suffix":""}],"container-title":"Social Science and Medicine","id":"ITEM-1","issued":{"date-parts":[["2013","12"]]},"page":"24-28","title":"Cross-national differences in the gender gap in subjective health in Europe: Does country-level gender equality matter?","type":"article-journal","volume":"98"},"uris":["http://www.mendeley.com/documents/?uuid=2e0b4eed-b1e8-39d4-993a-4b3e17db333d"]}],"mendeley":{"formattedCitation":"(Dahlin and Härkönen 2013)","plainTextFormattedCitation":"(Dahlin and Härkönen 2013)","previouslyFormattedCitation":"(Dahlin and Härkönen 2013)"},"properties":{"noteIndex":0},"schema":"https://github.com/citation-style-language/schema/raw/master/csl-citation.json"}</w:instrText>
      </w:r>
      <w:r w:rsidR="00DF2CAF">
        <w:rPr>
          <w:rFonts w:ascii="Arial" w:eastAsia="Arial" w:hAnsi="Arial" w:cs="Arial"/>
          <w:color w:val="000000"/>
          <w:sz w:val="24"/>
          <w:szCs w:val="24"/>
        </w:rPr>
        <w:fldChar w:fldCharType="separate"/>
      </w:r>
      <w:r w:rsidR="00DF2CAF" w:rsidRPr="00DF2CAF">
        <w:rPr>
          <w:rFonts w:ascii="Arial" w:eastAsia="Arial" w:hAnsi="Arial" w:cs="Arial"/>
          <w:noProof/>
          <w:color w:val="000000"/>
          <w:sz w:val="24"/>
          <w:szCs w:val="24"/>
        </w:rPr>
        <w:t>(Dahlin and Härkönen 2013)</w:t>
      </w:r>
      <w:r w:rsidR="00DF2CAF">
        <w:rPr>
          <w:rFonts w:ascii="Arial" w:eastAsia="Arial" w:hAnsi="Arial" w:cs="Arial"/>
          <w:color w:val="000000"/>
          <w:sz w:val="24"/>
          <w:szCs w:val="24"/>
        </w:rPr>
        <w:fldChar w:fldCharType="end"/>
      </w:r>
      <w:r w:rsidR="00A50CB3">
        <w:rPr>
          <w:rFonts w:ascii="Arial" w:eastAsia="Arial" w:hAnsi="Arial" w:cs="Arial"/>
          <w:color w:val="000000"/>
          <w:sz w:val="24"/>
          <w:szCs w:val="24"/>
        </w:rPr>
        <w:t>. By focusing on the gap, these studies may be missing important changes in the patterns of health and mortality, which may not go together with societal level changes in health and gender inequality.</w:t>
      </w:r>
      <w:r w:rsidR="00DF2CAF">
        <w:rPr>
          <w:rFonts w:ascii="Arial" w:eastAsia="Arial" w:hAnsi="Arial" w:cs="Arial"/>
          <w:color w:val="000000"/>
          <w:sz w:val="24"/>
          <w:szCs w:val="24"/>
        </w:rPr>
        <w:t xml:space="preserve"> </w:t>
      </w:r>
      <w:r w:rsidR="00FA1FD2">
        <w:rPr>
          <w:rFonts w:ascii="Arial" w:eastAsia="Arial" w:hAnsi="Arial" w:cs="Arial"/>
          <w:color w:val="000000"/>
          <w:sz w:val="24"/>
          <w:szCs w:val="24"/>
        </w:rPr>
        <w:t xml:space="preserve">This is particularly due to the relationship between health and mortality and the specific role of certain conditions among </w:t>
      </w:r>
      <w:r w:rsidR="00FA1FD2">
        <w:rPr>
          <w:rFonts w:ascii="Arial" w:eastAsia="Arial" w:hAnsi="Arial" w:cs="Arial"/>
          <w:color w:val="000000"/>
          <w:sz w:val="24"/>
          <w:szCs w:val="24"/>
        </w:rPr>
        <w:lastRenderedPageBreak/>
        <w:t xml:space="preserve">women and men. </w:t>
      </w:r>
      <w:r w:rsidR="001524B4">
        <w:rPr>
          <w:rFonts w:ascii="Arial" w:eastAsia="Arial" w:hAnsi="Arial" w:cs="Arial"/>
          <w:color w:val="000000"/>
          <w:sz w:val="24"/>
          <w:szCs w:val="24"/>
        </w:rPr>
        <w:t xml:space="preserve">Women </w:t>
      </w:r>
      <w:r w:rsidR="00526DD5">
        <w:rPr>
          <w:rFonts w:ascii="Arial" w:eastAsia="Arial" w:hAnsi="Arial" w:cs="Arial"/>
          <w:color w:val="000000"/>
          <w:sz w:val="24"/>
          <w:szCs w:val="24"/>
        </w:rPr>
        <w:t xml:space="preserve">live longer but </w:t>
      </w:r>
      <w:r w:rsidR="001524B4">
        <w:rPr>
          <w:rFonts w:ascii="Arial" w:eastAsia="Arial" w:hAnsi="Arial" w:cs="Arial"/>
          <w:color w:val="000000"/>
          <w:sz w:val="24"/>
          <w:szCs w:val="24"/>
        </w:rPr>
        <w:t xml:space="preserve">face a higher burden of chronic, non-lethal but debilitating conditions, such as arthritis </w:t>
      </w:r>
      <w:r w:rsidR="001524B4">
        <w:rPr>
          <w:rFonts w:ascii="Arial" w:eastAsia="Arial" w:hAnsi="Arial" w:cs="Arial"/>
          <w:color w:val="000000"/>
          <w:sz w:val="24"/>
          <w:szCs w:val="24"/>
        </w:rPr>
        <w:fldChar w:fldCharType="begin" w:fldLock="1"/>
      </w:r>
      <w:r w:rsidR="00526DD5">
        <w:rPr>
          <w:rFonts w:ascii="Arial" w:eastAsia="Arial" w:hAnsi="Arial" w:cs="Arial"/>
          <w:color w:val="000000"/>
          <w:sz w:val="24"/>
          <w:szCs w:val="24"/>
        </w:rPr>
        <w:instrText>ADDIN CSL_CITATION {"citationItems":[{"id":"ITEM-1","itemData":{"DOI":"10.1186/s12889-016-3352-y","ISSN":"1471-2458","abstract":"Background: While surveys in high-income countries show that women generally have poorer self-reported health than men, much less is known about gender differences in other regions of the world. Such data can be used to examine the determinants of sex differences. Methods: We analysed data on respondents 18 years and over from the World Health Surveys 2002-04 in 59 countries, which included multiple measures of self-reported health, eight domains of functioning and presumptive diagnoses of chronic conditions. The age-standardized female excess fraction was computed for all indicators and analysed for five regional groups of countries. Multivariate regression models were used to examine the association between country gaps in self-reported health between the sexes with societal and other background characteristics. Results: Women reported significantly poorer health than men on all self-reported health indicators. The excess fraction was 15 % for the health score based on the eight domains, 28 % for \"poor\" or \"very poor\" self-rated health on the single question, and 26 % for \"severe\" or \"extreme\" on a single question on limitations. The excess female reporting of poorer health occurred at all ages, but was smaller at ages 60 and over. The female excess was observed in all regions, and was smallest in the European high-income countries. Women more frequently reported problems in specific health domains, with the excess fraction ranging from 25 % for vision to 35 % for mobility, pain and sleep, and with considerable variation between regions. Angina, arthritis and depression had female excess fractions of 33, 32 and 42 % respectively. Higher female prevalence of the presumptive diagnoses was observed in all regional country groups. The main factors affecting the size of the gender gap in self-reported health were the female-male gaps in the prevalence of chronic conditions, especially arthritis and depression and gender characteristics of the society. Conclusions: Large female-male differences in self-reported health and functioning, equivalent to a decade of growing older, consistently occurred in all regions of the world, irrespective of differences in mortality levels or societal factors. The multi-country study suggests that a mix of biological factors and societal gender inequalities are major contributing factors to gender gap in self-reported measures of health.","author":[{"dropping-particle":"","family":"Boerma","given":"Ties","non-dropping-particle":"","parse-names":false,"suffix":""},{"dropping-particle":"","family":"Hosseinpoor","given":"Ahmad Reza","non-dropping-particle":"","parse-names":false,"suffix":""},{"dropping-particle":"","family":"Verdes","given":"Emese","non-dropping-particle":"","parse-names":false,"suffix":""},{"dropping-particle":"","family":"Chatterji","given":"Somnath","non-dropping-particle":"","parse-names":false,"suffix":""}],"container-title":"BMC Public Health","id":"ITEM-1","issue":"1","issued":{"date-parts":[["2016","12","30"]]},"page":"675","publisher":"BioMed Central Ltd.","title":"A global assessment of the gender gap in self-reported health with survey data from 59 countries","type":"article-journal","volume":"16"},"uris":["http://www.mendeley.com/documents/?uuid=d6f1b707-3e19-3e59-8a91-507caf8401a2"]}],"mendeley":{"formattedCitation":"(Boerma et al. 2016)","plainTextFormattedCitation":"(Boerma et al. 2016)","previouslyFormattedCitation":"(Boerma et al. 2016)"},"properties":{"noteIndex":0},"schema":"https://github.com/citation-style-language/schema/raw/master/csl-citation.json"}</w:instrText>
      </w:r>
      <w:r w:rsidR="001524B4">
        <w:rPr>
          <w:rFonts w:ascii="Arial" w:eastAsia="Arial" w:hAnsi="Arial" w:cs="Arial"/>
          <w:color w:val="000000"/>
          <w:sz w:val="24"/>
          <w:szCs w:val="24"/>
        </w:rPr>
        <w:fldChar w:fldCharType="separate"/>
      </w:r>
      <w:r w:rsidR="001524B4" w:rsidRPr="001524B4">
        <w:rPr>
          <w:rFonts w:ascii="Arial" w:eastAsia="Arial" w:hAnsi="Arial" w:cs="Arial"/>
          <w:noProof/>
          <w:color w:val="000000"/>
          <w:sz w:val="24"/>
          <w:szCs w:val="24"/>
        </w:rPr>
        <w:t>(Boerma et al. 2016)</w:t>
      </w:r>
      <w:r w:rsidR="001524B4">
        <w:rPr>
          <w:rFonts w:ascii="Arial" w:eastAsia="Arial" w:hAnsi="Arial" w:cs="Arial"/>
          <w:color w:val="000000"/>
          <w:sz w:val="24"/>
          <w:szCs w:val="24"/>
        </w:rPr>
        <w:fldChar w:fldCharType="end"/>
      </w:r>
      <w:r w:rsidR="00526DD5">
        <w:rPr>
          <w:rFonts w:ascii="Arial" w:eastAsia="Arial" w:hAnsi="Arial" w:cs="Arial"/>
          <w:sz w:val="24"/>
          <w:szCs w:val="24"/>
        </w:rPr>
        <w:t xml:space="preserve">, while men experience higher levels of </w:t>
      </w:r>
      <w:r w:rsidR="00A50CB3">
        <w:rPr>
          <w:rFonts w:ascii="Arial" w:eastAsia="Arial" w:hAnsi="Arial" w:cs="Arial"/>
          <w:sz w:val="24"/>
          <w:szCs w:val="24"/>
        </w:rPr>
        <w:t xml:space="preserve">diabetes and heart disease </w:t>
      </w:r>
      <w:r w:rsidR="00526DD5">
        <w:rPr>
          <w:rFonts w:ascii="Arial" w:eastAsia="Arial" w:hAnsi="Arial" w:cs="Arial"/>
          <w:sz w:val="24"/>
          <w:szCs w:val="24"/>
        </w:rPr>
        <w:t xml:space="preserve"> </w:t>
      </w:r>
      <w:r w:rsidR="00526DD5">
        <w:rPr>
          <w:rFonts w:ascii="Arial" w:eastAsia="Arial" w:hAnsi="Arial" w:cs="Arial"/>
          <w:sz w:val="24"/>
          <w:szCs w:val="24"/>
        </w:rPr>
        <w:fldChar w:fldCharType="begin" w:fldLock="1"/>
      </w:r>
      <w:r w:rsidR="009469DB">
        <w:rPr>
          <w:rFonts w:ascii="Arial" w:eastAsia="Arial" w:hAnsi="Arial" w:cs="Arial"/>
          <w:sz w:val="24"/>
          <w:szCs w:val="24"/>
        </w:rPr>
        <w:instrText>ADDIN CSL_CITATION {"citationItems":[{"id":"ITEM-1","itemData":{"DOI":"10.1093/gerona/glx224","ISSN":"1758535X","abstract":"Background International comparisons of disease prevalence have been useful in understanding what proportion of disease might be preventable and in informing potential policy interventions in different cultural and economic contexts. Using newly available, harmonized data from 20 countries, we compare disability and morbidity of older adults between the ages of 55 and 74. Methods The Gateway to Global Aging Data, a data and information portal, provides access to easy-to-use individual-level longitudinal data from 10 surveys covering over 30 countries. Exploiting harmonized measures available from the Gateway, we descriptively examine how disability and morbidity differ across countries. Results Significant cross-country differences are observed for several health indicators. Comparing countries with the highest and lowest prevalence rates, we observe that hypertension rates vary twofold and stroke rates vary threefold, while disability and arthritis rates vary more than fivefold. Among women, higher gross domestic product and life expectancy are related to lower diabetes, heart disease, and better functioning. Among men, national indicators of economic conditions are not significantly associated with reported disease prevalence. Conclusions We document substantial heterogeneity in disability and morbidity across countries, separately for men and women and after controlling for population age composition and education. Rich data from various surveys across the world offers remarkable opportunities for cross-country analyses, calling for further investigation of what drives observed differences. The Gateway to Global Aging Data provides easy-to-use harmonized data files and tools to facilitate this type of research.","author":[{"dropping-particle":"","family":"Lee","given":"Jinkook","non-dropping-particle":"","parse-names":false,"suffix":""},{"dropping-particle":"","family":"Phillips","given":"Drystan","non-dropping-particle":"","parse-names":false,"suffix":""},{"dropping-particle":"","family":"Wilkens","given":"Jenny","non-dropping-particle":"","parse-names":false,"suffix":""},{"dropping-particle":"","family":"Chien","given":"Sandy","non-dropping-particle":"","parse-names":false,"suffix":""},{"dropping-particle":"","family":"Lin","given":"Yu Chen","non-dropping-particle":"","parse-names":false,"suffix":""},{"dropping-particle":"","family":"Angrisani","given":"Marco","non-dropping-particle":"","parse-names":false,"suffix":""},{"dropping-particle":"","family":"Crimmins","given":"Eileen","non-dropping-particle":"","parse-names":false,"suffix":""}],"container-title":"Journals of Gerontology - Series A Biological Sciences and Medical Sciences","id":"ITEM-1","issue":"11","issued":{"date-parts":[["2018","10","8"]]},"page":"1519-1524","publisher":"Oxford University Press","title":"Cross-country comparisons of disability and morbidity: Evidence from the gateway to global aging data","type":"article-journal","volume":"73"},"uris":["http://www.mendeley.com/documents/?uuid=98ab343c-9469-3d0d-8fb8-6e5c4c7a00d8"]}],"mendeley":{"formattedCitation":"(Lee et al. 2018)","plainTextFormattedCitation":"(Lee et al. 2018)","previouslyFormattedCitation":"(Lee et al. 2018)"},"properties":{"noteIndex":0},"schema":"https://github.com/citation-style-language/schema/raw/master/csl-citation.json"}</w:instrText>
      </w:r>
      <w:r w:rsidR="00526DD5">
        <w:rPr>
          <w:rFonts w:ascii="Arial" w:eastAsia="Arial" w:hAnsi="Arial" w:cs="Arial"/>
          <w:sz w:val="24"/>
          <w:szCs w:val="24"/>
        </w:rPr>
        <w:fldChar w:fldCharType="separate"/>
      </w:r>
      <w:r w:rsidR="00526DD5" w:rsidRPr="00526DD5">
        <w:rPr>
          <w:rFonts w:ascii="Arial" w:eastAsia="Arial" w:hAnsi="Arial" w:cs="Arial"/>
          <w:noProof/>
          <w:sz w:val="24"/>
          <w:szCs w:val="24"/>
        </w:rPr>
        <w:t>(Lee et al. 2018)</w:t>
      </w:r>
      <w:r w:rsidR="00526DD5">
        <w:rPr>
          <w:rFonts w:ascii="Arial" w:eastAsia="Arial" w:hAnsi="Arial" w:cs="Arial"/>
          <w:sz w:val="24"/>
          <w:szCs w:val="24"/>
        </w:rPr>
        <w:fldChar w:fldCharType="end"/>
      </w:r>
      <w:r w:rsidR="00A50CB3">
        <w:rPr>
          <w:rFonts w:ascii="Arial" w:eastAsia="Arial" w:hAnsi="Arial" w:cs="Arial"/>
          <w:sz w:val="24"/>
          <w:szCs w:val="24"/>
        </w:rPr>
        <w:t>.</w:t>
      </w:r>
      <w:r w:rsidR="009469DB">
        <w:rPr>
          <w:rFonts w:ascii="Arial" w:eastAsia="Arial" w:hAnsi="Arial" w:cs="Arial"/>
          <w:sz w:val="24"/>
          <w:szCs w:val="24"/>
        </w:rPr>
        <w:t xml:space="preserve"> </w:t>
      </w:r>
      <w:r w:rsidR="009469DB" w:rsidRPr="00337D4B">
        <w:rPr>
          <w:rFonts w:ascii="Arial" w:eastAsia="Arial" w:hAnsi="Arial" w:cs="Arial"/>
          <w:color w:val="000000"/>
          <w:sz w:val="24"/>
          <w:szCs w:val="24"/>
        </w:rPr>
        <w:t>Despite long standing effort from researchers worldwide</w:t>
      </w:r>
      <w:r w:rsidR="009469DB">
        <w:rPr>
          <w:rFonts w:ascii="Arial" w:eastAsia="Arial" w:hAnsi="Arial" w:cs="Arial"/>
          <w:color w:val="000000"/>
          <w:sz w:val="24"/>
          <w:szCs w:val="24"/>
        </w:rPr>
        <w:t xml:space="preserve"> to understand </w:t>
      </w:r>
      <w:r w:rsidR="009469DB" w:rsidRPr="00337D4B">
        <w:rPr>
          <w:rFonts w:ascii="Arial" w:eastAsia="Arial" w:hAnsi="Arial" w:cs="Arial"/>
          <w:color w:val="000000"/>
          <w:sz w:val="24"/>
          <w:szCs w:val="24"/>
        </w:rPr>
        <w:t>gender disparities in health</w:t>
      </w:r>
      <w:r w:rsidR="009469DB">
        <w:rPr>
          <w:rFonts w:ascii="Arial" w:eastAsia="Arial" w:hAnsi="Arial" w:cs="Arial"/>
          <w:color w:val="000000"/>
          <w:sz w:val="24"/>
          <w:szCs w:val="24"/>
        </w:rPr>
        <w:t>,</w:t>
      </w:r>
      <w:r w:rsidR="009469DB" w:rsidRPr="00337D4B">
        <w:rPr>
          <w:rFonts w:ascii="Arial" w:eastAsia="Arial" w:hAnsi="Arial" w:cs="Arial"/>
          <w:color w:val="000000"/>
          <w:sz w:val="24"/>
          <w:szCs w:val="24"/>
        </w:rPr>
        <w:t xml:space="preserve"> there has been no conclusive explanation for why, despite living longer than men, women experience poorer health for most outcomes</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9469DB">
        <w:rPr>
          <w:rFonts w:ascii="Arial" w:eastAsia="Arial" w:hAnsi="Arial" w:cs="Arial"/>
          <w:color w:val="000000"/>
          <w:sz w:val="24"/>
          <w:szCs w:val="24"/>
        </w:rPr>
        <w:instrText>ADDIN CSL_CITATION {"citationItems":[{"id":"ITEM-1","itemData":{"ISSN":"0070-3370","PMID":"15986983","abstract":"Women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-1","issue":"2","issued":{"date-parts":[["2005","5"]]},"page":"189-214","title":"Sex differences in morbidity and mortality.","type":"article-journal","volume":"42"},"uris":["http://www.mendeley.com/documents/?uuid=8163c422-4a69-47ae-aa7f-019cea0b73b2"]},{"id":"ITEM-2","itemData":{"DOI":"10.1093/eurpub/ckq022","ISBN":"1464-360X (Electronic)\\r1101-1262 (Linking)","ISSN":"1464-360X","PMID":"20237171","abstract":"We examine gender differences in health at ages 50 years and older in 11 European countries, England and the USA.","author":[{"dropping-particle":"","family":"Crimmins","given":"Eileen M.","non-dropping-particle":"","parse-names":false,"suffix":""},{"dropping-particle":"","family":"Kim","given":"Jung Ki","non-dropping-particle":"","parse-names":false,"suffix":""},{"dropping-particle":"","family":"Solé-Auró","given":"Aïda","non-dropping-particle":"","parse-names":false,"suffix":""}],"container-title":"European Journal of Public Health","id":"ITEM-2","issue":"1","issued":{"date-parts":[["2011","2"]]},"page":"81-91","title":"Gender differences in health: results from SHARE, ELSA and HRS","type":"article-journal","volume":"21"},"uris":["http://www.mendeley.com/documents/?uuid=fc93dd47-6c79-430f-b9d6-18ed14c0e624"]},{"id":"ITEM-3","itemData":{"DOI":"10.1300/J013v12n02_07","ISSN":"0363-0242","author":[{"dropping-particle":"","family":"Verbrugge","given":"Lois M.","non-dropping-particle":"","parse-names":false,"suffix":""},{"dropping-particle":"","family":"Wingard","given":"Deborah L.","non-dropping-particle":"","parse-names":false,"suffix":""}],"container-title":"Women &amp; Health","id":"ITEM-3","issue":"2","issued":{"date-parts":[["1987","11","4"]]},"page":"103-145","title":"Sex Differentials in Health and Mortality","type":"article-journal","volume":"12"},"uris":["http://www.mendeley.com/documents/?uuid=a38bd138-4907-4027-8208-1e8cb9e14727"]},{"id":"ITEM-4","itemData":{"DOI":"10.1016/j.whi.2010.08.007","ISSN":"10493867","author":[{"dropping-particle":"","family":"Drumond Andrade","given":"Flávia Cristina","non-dropping-particle":"","parse-names":false,"suffix":""},{"dropping-particle":"","family":"Guevara","given":"Pilar Egüez","non-dropping-particle":"","parse-names":false,"suffix":""},{"dropping-particle":"","family":"Lebrão","given":"Maria Lúcia","non-dropping-particle":"","parse-names":false,"suffix":""},{"dropping-particle":"","family":"Oliveira Duarte","given":"Yeda Aparecida","non-dropping-particle":"de","parse-names":false,"suffix":""},{"dropping-particle":"","family":"Santos","given":"Jair Lício Ferreira","non-dropping-particle":"","parse-names":false,"suffix":""}],"container-title":"Women's Health Issues","id":"ITEM-4","issue":"1","issued":{"date-parts":[["2011","1"]]},"page":"64-70","title":"Gender Differences in Life Expectancy and Disability-Free Life Expectancy Among Older Adults in São Paulo, Brazil","type":"article-journal","volume":"21"},"uris":["http://www.mendeley.com/documents/?uuid=301b5e04-6afc-46df-9a95-36b4acf82f1a"]},{"id":"ITEM-5","itemData":{"DOI":"10.1007/978-3-030-37668-0_11","author":[{"dropping-particle":"","family":"Lego","given":"Vanessa","non-dropping-particle":"Di","parse-names":false,"suffix":""},{"dropping-particle":"","family":"Giulio","given":"Paola","non-dropping-particle":"Di","parse-names":false,"suffix":""},{"dropping-particle":"","family":"Luy","given":"Marc","non-dropping-particle":"","parse-names":false,"suffix":""}],"id":"ITEM-5","issued":{"date-parts":[["2020"]]},"page":"151-172","title":"Gender Differences in Healthy and Unhealthy Life Expectancy","type":"chapter"},"uris":["http://www.mendeley.com/documents/?uuid=6c4d9332-30fc-3481-9ca2-2b71f34f6be9"]},{"id":"ITEM-6","itemData":{"DOI":"10.1007/s10433-010-0170-4","ISSN":"1613-9372","author":[{"dropping-particle":"","family":"Oksuzyan","given":"Anna","non-dropping-particle":"","parse-names":false,"suffix":""},{"dropping-particle":"","family":"Brønnum-Hansen","given":"Henrik","non-dropping-particle":"","parse-names":false,"suffix":""},{"dropping-particle":"","family":"Jeune","given":"Bernard","non-dropping-particle":"","parse-names":false,"suffix":""}],"container-title":"European Journal of Ageing","id":"ITEM-6","issue":"4","issued":{"date-parts":[["2010","12","4"]]},"page":"213-218","title":"Gender gap in health expectancy","type":"article-journal","volume":"7"},"uris":["http://www.mendeley.com/documents/?uuid=ee6c3c7c-ad4c-436f-9720-ca1a1b4168b2"]},{"id":"ITEM-7","itemData":{"ISSN":"1209-1367","PMID":"25517936","abstract":"BACKGROUND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reports","id":"ITEM-7","issue":"12","issued":{"date-parts":[["2014","12"]]},"page":"12-9","title":"Gender gaps--Life expectancy and proportion of life in poor health.","type":"article-journal","volume":"25"},"uris":["http://www.mendeley.com/documents/?uuid=56d6d9a3-5c20-4c8c-b98c-7713a2efcdca"]}],"mendeley":{"formattedCitation":"(Verbrugge and Wingard 1987; Case and Paxson 2005; Oksuzyan et al. 2010; Drumond Andrade et al. 2011; Crimmins et al. 2011; Luy and Minagawa 2014; Di Lego et al. 2020)","plainTextFormattedCitation":"(Verbrugge and Wingard 1987; Case and Paxson 2005; Oksuzyan et al. 2010; Drumond Andrade et al. 2011; Crimmins et al. 2011; Luy and Minagawa 2014; Di Lego et al. 2020)","previouslyFormattedCitation":"(Verbrugge and Wingard 1987; Case and Paxson 2005; Oksuzyan et al. 2010; Drumond Andrade et al. 2011; Crimmins et al. 2011; Luy and Minagawa 2014; Di Lego et al. 2020)"},"properties":{"noteIndex":0},"schema":"https://github.com/citation-style-language/schema/raw/master/csl-citation.json"}</w:instrText>
      </w:r>
      <w:r w:rsidR="009469DB">
        <w:rPr>
          <w:rFonts w:ascii="Arial" w:eastAsia="Arial" w:hAnsi="Arial" w:cs="Arial"/>
          <w:color w:val="000000"/>
          <w:sz w:val="24"/>
          <w:szCs w:val="24"/>
        </w:rPr>
        <w:fldChar w:fldCharType="separate"/>
      </w:r>
      <w:r w:rsidR="009469DB" w:rsidRPr="00083FD8">
        <w:rPr>
          <w:rFonts w:ascii="Arial" w:eastAsia="Arial" w:hAnsi="Arial" w:cs="Arial"/>
          <w:noProof/>
          <w:color w:val="000000"/>
          <w:sz w:val="24"/>
          <w:szCs w:val="24"/>
        </w:rPr>
        <w:t>(Verbrugge and Wingard 1987; Case and Paxson 2005; Oksuzyan et al. 2010; Drumond Andrade et al. 2011; Crimmins et al. 2011; Luy and Minagawa 2014; Di Lego et al. 2020)</w:t>
      </w:r>
      <w:r w:rsidR="009469DB">
        <w:rPr>
          <w:rFonts w:ascii="Arial" w:eastAsia="Arial" w:hAnsi="Arial" w:cs="Arial"/>
          <w:color w:val="000000"/>
          <w:sz w:val="24"/>
          <w:szCs w:val="24"/>
        </w:rPr>
        <w:fldChar w:fldCharType="end"/>
      </w:r>
      <w:r w:rsidR="009469DB" w:rsidRPr="00337D4B">
        <w:rPr>
          <w:rFonts w:ascii="Arial" w:eastAsia="Arial" w:hAnsi="Arial" w:cs="Arial"/>
          <w:color w:val="000000"/>
          <w:sz w:val="24"/>
          <w:szCs w:val="24"/>
        </w:rPr>
        <w:t xml:space="preserve">. </w:t>
      </w:r>
      <w:r w:rsidR="009469DB">
        <w:rPr>
          <w:rFonts w:ascii="Arial" w:eastAsia="Arial" w:hAnsi="Arial" w:cs="Arial"/>
          <w:color w:val="000000"/>
          <w:sz w:val="24"/>
          <w:szCs w:val="24"/>
        </w:rPr>
        <w:t>This has</w:t>
      </w:r>
      <w:r w:rsidR="009469DB" w:rsidRPr="00C44C07">
        <w:rPr>
          <w:rFonts w:ascii="Arial" w:eastAsia="Arial" w:hAnsi="Arial" w:cs="Arial"/>
          <w:color w:val="000000"/>
          <w:sz w:val="24"/>
          <w:szCs w:val="24"/>
        </w:rPr>
        <w:t xml:space="preserve"> startling effects since debilitating conditions such as arthritis limit the ability</w:t>
      </w:r>
      <w:r w:rsidR="009469DB">
        <w:rPr>
          <w:rFonts w:ascii="Arial" w:eastAsia="Arial" w:hAnsi="Arial" w:cs="Arial"/>
          <w:color w:val="000000"/>
          <w:sz w:val="24"/>
          <w:szCs w:val="24"/>
        </w:rPr>
        <w:t xml:space="preserve"> of women</w:t>
      </w:r>
      <w:r w:rsidR="009469DB" w:rsidRPr="00C44C07">
        <w:rPr>
          <w:rFonts w:ascii="Arial" w:eastAsia="Arial" w:hAnsi="Arial" w:cs="Arial"/>
          <w:color w:val="000000"/>
          <w:sz w:val="24"/>
          <w:szCs w:val="24"/>
        </w:rPr>
        <w:t xml:space="preserve"> to remain independent, engage in social activities, and usually demand long-term care</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4F2072">
        <w:rPr>
          <w:rFonts w:ascii="Arial" w:eastAsia="Arial" w:hAnsi="Arial" w:cs="Arial"/>
          <w:color w:val="000000"/>
          <w:sz w:val="24"/>
          <w:szCs w:val="24"/>
        </w:rPr>
        <w:instrText>ADDIN CSL_CITATION {"citationItems":[{"id":"ITEM-1","itemData":{"DOI":"10.2105/AJPH.2016.303089","ISSN":"0090-0036","abstract":"Objectives. To examine changes in active life expectancy in the United States over 30 years for older men and women (aged ≥ 65 years). Methods.We used the 1982 and 2004 National Long Term Care Survey and the 2011 National Health and Aging Trends Study to estimate age-specific mortality and disability rates, the overall chances of survival and of surviving without disability, and years of active life for men and women. Results. For older men, longevity has increased, disability has been postponed to older ages, disability prevalence has fallen, and the percentage of remaining life spent active has increased. However, for older women, small longevity increases have been accompanied by even smaller postponements in disability, a reversal of a downward trend in moderate disability, and stagnation of active life as a percentage of life expectancy. As a consequence, older women no longer live more active years than men, despite their longer lives. Conclusions. Neither a compression nor expansion of late-life disability is inevitable. Public health measures directed at older women to postpone disability may be needed to offset impending long-term care pressures related to population aging.","author":[{"dropping-particle":"","family":"Freedman","given":"Vicki A.","non-dropping-particle":"","parse-names":false,"suffix":""},{"dropping-particle":"","family":"Wolf","given":"Douglas A.","non-dropping-particle":"","parse-names":false,"suffix":""},{"dropping-particle":"","family":"Spillman","given":"Brenda C.","non-dropping-particle":"","parse-names":false,"suffix":""}],"container-title":"American Journal of Public Health","id":"ITEM-1","issue":"6","issued":{"date-parts":[["2016","6","1"]]},"page":"1079-1085","publisher":"American Public Health Association Inc.","title":"Disability-Free Life Expectancy Over 30 Years: A Growing Female Disadvantage in the US Population","type":"article-journal","volume":"106"},"uris":["http://www.mendeley.com/documents/?uuid=1f4cdf09-0b4a-3838-9868-f7934a4e832f"]}],"mendeley":{"formattedCitation":"(Freedman et al. 2016)","plainTextFormattedCitation":"(Freedman et al. 2016)","previouslyFormattedCitation":"(Freedman et al. 2016)"},"properties":{"noteIndex":0},"schema":"https://github.com/citation-style-language/schema/raw/master/csl-citation.json"}</w:instrText>
      </w:r>
      <w:r w:rsidR="009469DB">
        <w:rPr>
          <w:rFonts w:ascii="Arial" w:eastAsia="Arial" w:hAnsi="Arial" w:cs="Arial"/>
          <w:color w:val="000000"/>
          <w:sz w:val="24"/>
          <w:szCs w:val="24"/>
        </w:rPr>
        <w:fldChar w:fldCharType="separate"/>
      </w:r>
      <w:r w:rsidR="009469DB" w:rsidRPr="009469DB">
        <w:rPr>
          <w:rFonts w:ascii="Arial" w:eastAsia="Arial" w:hAnsi="Arial" w:cs="Arial"/>
          <w:noProof/>
          <w:color w:val="000000"/>
          <w:sz w:val="24"/>
          <w:szCs w:val="24"/>
        </w:rPr>
        <w:t>(Freedman et al. 2016)</w:t>
      </w:r>
      <w:r w:rsidR="009469DB">
        <w:rPr>
          <w:rFonts w:ascii="Arial" w:eastAsia="Arial" w:hAnsi="Arial" w:cs="Arial"/>
          <w:color w:val="000000"/>
          <w:sz w:val="24"/>
          <w:szCs w:val="24"/>
        </w:rPr>
        <w:fldChar w:fldCharType="end"/>
      </w:r>
      <w:r w:rsidR="009469DB">
        <w:rPr>
          <w:rFonts w:ascii="Arial" w:eastAsia="Arial" w:hAnsi="Arial" w:cs="Arial"/>
          <w:color w:val="000000"/>
          <w:sz w:val="24"/>
          <w:szCs w:val="24"/>
        </w:rPr>
        <w:t xml:space="preserve">. </w:t>
      </w:r>
    </w:p>
    <w:p w14:paraId="24E6145C" w14:textId="4CF7ECB9" w:rsidR="008747FF" w:rsidRPr="00337D4B" w:rsidRDefault="008747FF" w:rsidP="008747FF">
      <w:pPr>
        <w:pBdr>
          <w:top w:val="nil"/>
          <w:left w:val="nil"/>
          <w:bottom w:val="nil"/>
          <w:right w:val="nil"/>
          <w:between w:val="nil"/>
        </w:pBdr>
        <w:spacing w:after="0" w:line="360" w:lineRule="auto"/>
        <w:jc w:val="both"/>
        <w:rPr>
          <w:rFonts w:ascii="Arial" w:eastAsia="Arial" w:hAnsi="Arial" w:cs="Arial"/>
          <w:color w:val="000000"/>
          <w:sz w:val="24"/>
          <w:szCs w:val="24"/>
        </w:rPr>
      </w:pPr>
    </w:p>
    <w:p w14:paraId="37378912" w14:textId="3A63F6EB" w:rsidR="00A176F6" w:rsidRDefault="00C13944"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r>
        <w:rPr>
          <w:rFonts w:ascii="Arial" w:eastAsia="Arial" w:hAnsi="Arial" w:cs="Arial"/>
          <w:sz w:val="24"/>
          <w:szCs w:val="24"/>
        </w:rPr>
        <w:t xml:space="preserve">In addition, since gender gaps in health expectancy can be masking important effects of health, they may also hinder appropriate country-specific analysis. </w:t>
      </w:r>
      <w:r w:rsidR="00EF735F">
        <w:rPr>
          <w:rFonts w:ascii="Arial" w:eastAsia="Arial" w:hAnsi="Arial" w:cs="Arial"/>
          <w:sz w:val="24"/>
          <w:szCs w:val="24"/>
        </w:rPr>
        <w:t xml:space="preserve">As we have shown, countries from very different epidemiological contexts can have similar gaps at a given point in time. </w:t>
      </w:r>
      <w:r w:rsidR="004F2072">
        <w:rPr>
          <w:rFonts w:ascii="Arial" w:eastAsia="Arial" w:hAnsi="Arial" w:cs="Arial"/>
          <w:sz w:val="24"/>
          <w:szCs w:val="24"/>
        </w:rPr>
        <w:t xml:space="preserve">Countries may also have similar results but driven by very different contexts. </w:t>
      </w:r>
      <w:r w:rsidR="00A645E5">
        <w:rPr>
          <w:rFonts w:ascii="Arial" w:eastAsia="Arial" w:hAnsi="Arial" w:cs="Arial"/>
          <w:sz w:val="24"/>
          <w:szCs w:val="24"/>
        </w:rPr>
        <w:t>It</w:t>
      </w:r>
      <w:r w:rsidR="00EF735F">
        <w:rPr>
          <w:rFonts w:ascii="Arial" w:eastAsia="Arial" w:hAnsi="Arial" w:cs="Arial"/>
          <w:sz w:val="24"/>
          <w:szCs w:val="24"/>
        </w:rPr>
        <w:t xml:space="preserve"> has been shown that </w:t>
      </w:r>
      <w:r w:rsidR="004F2072" w:rsidRPr="0063355F">
        <w:rPr>
          <w:rFonts w:ascii="Arial" w:hAnsi="Arial" w:cs="Arial"/>
          <w:bCs/>
          <w:color w:val="000000"/>
          <w:sz w:val="24"/>
          <w:szCs w:val="24"/>
        </w:rPr>
        <w:t>the son preference in Chinese traditions</w:t>
      </w:r>
      <w:r w:rsidR="004F2072">
        <w:rPr>
          <w:rFonts w:ascii="Arial" w:hAnsi="Arial" w:cs="Arial"/>
          <w:bCs/>
          <w:color w:val="000000"/>
          <w:sz w:val="24"/>
          <w:szCs w:val="24"/>
        </w:rPr>
        <w:t xml:space="preserve"> has impacted female health in very different ways than other countries in the western world</w:t>
      </w:r>
      <w:r w:rsidR="000167F6">
        <w:rPr>
          <w:rFonts w:ascii="Arial" w:hAnsi="Arial" w:cs="Arial"/>
          <w:bCs/>
          <w:color w:val="000000"/>
          <w:sz w:val="24"/>
          <w:szCs w:val="24"/>
        </w:rPr>
        <w:t xml:space="preserve">, where families </w:t>
      </w:r>
      <w:r w:rsidR="000167F6" w:rsidRPr="004C093A">
        <w:rPr>
          <w:rFonts w:ascii="Arial" w:hAnsi="Arial" w:cs="Arial"/>
          <w:bCs/>
          <w:color w:val="000000"/>
          <w:sz w:val="24"/>
          <w:szCs w:val="24"/>
        </w:rPr>
        <w:t>often invested more in sons at the expenses of daughters</w:t>
      </w:r>
      <w:r w:rsidR="003E7433">
        <w:rPr>
          <w:rFonts w:ascii="Arial" w:hAnsi="Arial" w:cs="Arial"/>
          <w:bCs/>
          <w:color w:val="000000"/>
          <w:sz w:val="24"/>
          <w:szCs w:val="24"/>
        </w:rPr>
        <w:t xml:space="preserve"> </w:t>
      </w:r>
      <w:r w:rsidR="003E7433">
        <w:rPr>
          <w:rFonts w:ascii="Arial" w:hAnsi="Arial" w:cs="Arial"/>
          <w:bCs/>
          <w:color w:val="000000"/>
          <w:sz w:val="24"/>
          <w:szCs w:val="24"/>
        </w:rPr>
        <w:fldChar w:fldCharType="begin" w:fldLock="1"/>
      </w:r>
      <w:r w:rsidR="00445CE8">
        <w:rPr>
          <w:rFonts w:ascii="Arial" w:hAnsi="Arial" w:cs="Arial"/>
          <w:bCs/>
          <w:color w:val="000000"/>
          <w:sz w:val="24"/>
          <w:szCs w:val="24"/>
        </w:rPr>
        <w:instrText>ADDIN CSL_CITATION {"citationItems":[{"id":"ITEM-1","itemData":{"DOI":"10.1016/J.EHB.2015.03.001","ISSN":"1873-6130","PMID":"25867249","abstract":"Around the world, and in spite of their higher life expectancy, women tend to report worse health than men until old age. Explanations for this gender gap in self-perceived health may be different in China than in other countries due to the traditional phenomenon of son preference. We examine several possible reasons for the gap using the Chinese SAGE data. We first rule out differential reporting by gender as a possible explanation, exploiting information on anchoring vignettes in eight domains of health functioning. Decomposing the gap in general self-assessed health, we find that about 31% can be explained by socio-demographic factors, most of all by discrimination against women in education in the 20th century. A more complete specification including chronic conditions and health functioning fully explains the remainder of the gap (about 69%). Adding chronic conditions and health functioning also explains at least two thirds of the education contribution, suggesting how education may affect health. In particular, women's higher rates of arthritis, angina and eye diseases make the largest contributions to the gender health gap, by limiting mobility, increasing pain and discomfort, and causing sleep problems and a feeling of low energy.","author":[{"dropping-particle":"","family":"Zhang","given":"Hao","non-dropping-particle":"","parse-names":false,"suffix":""},{"dropping-particle":"","family":"Bago D'Uva","given":"Teresa","non-dropping-particle":"","parse-names":false,"suffix":""},{"dropping-particle":"","family":"Doorslaer","given":"Eddy","non-dropping-particle":"Van","parse-names":false,"suffix":""}],"container-title":"Economics and human biology","id":"ITEM-1","issued":{"date-parts":[["2015","7","1"]]},"page":"13-26","publisher":"Econ Hum Biol","title":"The gender health gap in China: A decomposition analysis","type":"article-journal","volume":"18"},"uris":["http://www.mendeley.com/documents/?uuid=f1379a79-d88d-316f-9c51-a8fcd96fd1cd"]}],"mendeley":{"formattedCitation":"(Zhang et al. 2015)","plainTextFormattedCitation":"(Zhang et al. 2015)","previouslyFormattedCitation":"(Zhang et al. 2015)"},"properties":{"noteIndex":0},"schema":"https://github.com/citation-style-language/schema/raw/master/csl-citation.json"}</w:instrText>
      </w:r>
      <w:r w:rsidR="003E7433">
        <w:rPr>
          <w:rFonts w:ascii="Arial" w:hAnsi="Arial" w:cs="Arial"/>
          <w:bCs/>
          <w:color w:val="000000"/>
          <w:sz w:val="24"/>
          <w:szCs w:val="24"/>
        </w:rPr>
        <w:fldChar w:fldCharType="separate"/>
      </w:r>
      <w:r w:rsidR="003E7433" w:rsidRPr="003E7433">
        <w:rPr>
          <w:rFonts w:ascii="Arial" w:hAnsi="Arial" w:cs="Arial"/>
          <w:bCs/>
          <w:noProof/>
          <w:color w:val="000000"/>
          <w:sz w:val="24"/>
          <w:szCs w:val="24"/>
        </w:rPr>
        <w:t>(Zhang et al. 2015)</w:t>
      </w:r>
      <w:r w:rsidR="003E7433">
        <w:rPr>
          <w:rFonts w:ascii="Arial" w:hAnsi="Arial" w:cs="Arial"/>
          <w:bCs/>
          <w:color w:val="000000"/>
          <w:sz w:val="24"/>
          <w:szCs w:val="24"/>
        </w:rPr>
        <w:fldChar w:fldCharType="end"/>
      </w:r>
      <w:r w:rsidR="003E7433">
        <w:rPr>
          <w:rFonts w:ascii="Arial" w:hAnsi="Arial" w:cs="Arial"/>
          <w:bCs/>
          <w:color w:val="000000"/>
          <w:sz w:val="24"/>
          <w:szCs w:val="24"/>
        </w:rPr>
        <w:t xml:space="preserve">. </w:t>
      </w:r>
      <w:r w:rsidR="000167F6">
        <w:rPr>
          <w:rFonts w:ascii="Arial" w:hAnsi="Arial" w:cs="Arial"/>
          <w:bCs/>
          <w:color w:val="000000"/>
          <w:sz w:val="24"/>
          <w:szCs w:val="24"/>
        </w:rPr>
        <w:t>Indeed, our results showed how China is the only country where heart conditions among women is more prevalent than among men. This is</w:t>
      </w:r>
      <w:r w:rsidR="00970004">
        <w:rPr>
          <w:rFonts w:ascii="Arial" w:hAnsi="Arial" w:cs="Arial"/>
          <w:bCs/>
          <w:color w:val="000000"/>
          <w:sz w:val="24"/>
          <w:szCs w:val="24"/>
        </w:rPr>
        <w:t xml:space="preserve"> in</w:t>
      </w:r>
      <w:r w:rsidR="000167F6">
        <w:rPr>
          <w:rFonts w:ascii="Arial" w:hAnsi="Arial" w:cs="Arial"/>
          <w:bCs/>
          <w:color w:val="000000"/>
          <w:sz w:val="24"/>
          <w:szCs w:val="24"/>
        </w:rPr>
        <w:t xml:space="preserve"> line with previous studies that have shown that among </w:t>
      </w:r>
      <w:r w:rsidR="004F2072" w:rsidRPr="0083318A">
        <w:rPr>
          <w:rFonts w:ascii="Arial" w:hAnsi="Arial" w:cs="Arial"/>
          <w:bCs/>
          <w:color w:val="000000"/>
          <w:sz w:val="24"/>
          <w:szCs w:val="24"/>
        </w:rPr>
        <w:t>chronic conditions, women</w:t>
      </w:r>
      <w:r w:rsidR="000167F6">
        <w:rPr>
          <w:rFonts w:ascii="Arial" w:hAnsi="Arial" w:cs="Arial"/>
          <w:bCs/>
          <w:color w:val="000000"/>
          <w:sz w:val="24"/>
          <w:szCs w:val="24"/>
        </w:rPr>
        <w:t xml:space="preserve"> have </w:t>
      </w:r>
      <w:r w:rsidR="004F2072" w:rsidRPr="0083318A">
        <w:rPr>
          <w:rFonts w:ascii="Arial" w:hAnsi="Arial" w:cs="Arial"/>
          <w:bCs/>
          <w:color w:val="000000"/>
          <w:sz w:val="24"/>
          <w:szCs w:val="24"/>
        </w:rPr>
        <w:t>higher rates in arthritis and angina</w:t>
      </w:r>
      <w:r w:rsidR="00445CE8">
        <w:rPr>
          <w:rFonts w:ascii="Arial" w:hAnsi="Arial" w:cs="Arial"/>
          <w:bCs/>
          <w:color w:val="000000"/>
          <w:sz w:val="24"/>
          <w:szCs w:val="24"/>
        </w:rPr>
        <w:t xml:space="preserve"> and are less covered by health insurance than men </w:t>
      </w:r>
      <w:r w:rsidR="00445CE8">
        <w:rPr>
          <w:rFonts w:ascii="Arial" w:hAnsi="Arial" w:cs="Arial"/>
          <w:bCs/>
          <w:color w:val="000000"/>
          <w:sz w:val="24"/>
          <w:szCs w:val="24"/>
        </w:rPr>
        <w:fldChar w:fldCharType="begin" w:fldLock="1"/>
      </w:r>
      <w:r w:rsidR="00FF2C8B">
        <w:rPr>
          <w:rFonts w:ascii="Arial" w:hAnsi="Arial" w:cs="Arial"/>
          <w:bCs/>
          <w:color w:val="000000"/>
          <w:sz w:val="24"/>
          <w:szCs w:val="24"/>
        </w:rPr>
        <w:instrText>ADDIN CSL_CITATION {"citationItems":[{"id":"ITEM-1","itemData":{"DOI":"10.1186/s12939-021-01383-9","ISSN":"14759276","PMID":"33526037","abstract":"Background: China initiated a reform of the health insurance system in the late 1990s. The new insurance, Urban Employee Basic Medical Insurance (UEBMI), is employment-based, which makes it more difficult than it used to be for those unemployed or informal employed (most of whom are women) to be covered by health insurance. Methods: Based on three large sample of micro datasets, we first use statistical methods to identify gender differences in health insurance. Next, we construct a logistic regression model to capture the differences in insurance coverage across age groups using the parameter of interaction terms for gender and age groups. Results: Based on data from a demographic survey that covers a large sample, we find that in the below 50 (in 2005) or 60 (in 2015) years age group, the coverage gap of UEBMI between men and women was relatively smaller, while a larger disparity existed in the above 50 (in 2005) or 60 (in 2015) group. Moreover, gender differences in health insurance were more significant in the low-education group, while no gender differences were found in the high-education group. Conclusions: This paper explains the gender gap in health insurance and the reason for the wider gap among older people. Our study indicates that because the UEBMI in China mainly covers people with formal jobs, a lower labor participation rate (even much lower in formal jobs) of women has led to their greater difficulty in obtaining health insurance. Since the older women’s greater difficulty in obtaining jobs or susceptibility to lay-offs during the period of the UEBMI’s implementation, the possibility of being covered was even much lower. In fact, it was because of the combined effects of the UEBMI system and the labor market condition at that time that older women had a lower proportion of being covered under the UEBMI.","author":[{"dropping-particle":"","family":"Zhou","given":"Mei","non-dropping-particle":"","parse-names":false,"suffix":""},{"dropping-particle":"","family":"Zhao","given":"Shaoyang","non-dropping-particle":"","parse-names":false,"suffix":""},{"dropping-particle":"","family":"Zhao","given":"Zhi","non-dropping-particle":"","parse-names":false,"suffix":""}],"container-title":"International Journal for Equity in Health","id":"ITEM-1","issue":"1","issued":{"date-parts":[["2021","12","1"]]},"publisher":"BioMed Central Ltd","title":"Gender differences in health insurance coverage in China","type":"article-journal","volume":"20"},"uris":["http://www.mendeley.com/documents/?uuid=f194858a-80ae-303f-8fb8-1e88c5bd68ae"]}],"mendeley":{"formattedCitation":"(Zhou et al. 2021)","plainTextFormattedCitation":"(Zhou et al. 2021)","previouslyFormattedCitation":"(Zhou et al. 2021)"},"properties":{"noteIndex":0},"schema":"https://github.com/citation-style-language/schema/raw/master/csl-citation.json"}</w:instrText>
      </w:r>
      <w:r w:rsidR="00445CE8">
        <w:rPr>
          <w:rFonts w:ascii="Arial" w:hAnsi="Arial" w:cs="Arial"/>
          <w:bCs/>
          <w:color w:val="000000"/>
          <w:sz w:val="24"/>
          <w:szCs w:val="24"/>
        </w:rPr>
        <w:fldChar w:fldCharType="separate"/>
      </w:r>
      <w:r w:rsidR="00445CE8" w:rsidRPr="00445CE8">
        <w:rPr>
          <w:rFonts w:ascii="Arial" w:hAnsi="Arial" w:cs="Arial"/>
          <w:bCs/>
          <w:noProof/>
          <w:color w:val="000000"/>
          <w:sz w:val="24"/>
          <w:szCs w:val="24"/>
        </w:rPr>
        <w:t>(Zhou et al. 2021)</w:t>
      </w:r>
      <w:r w:rsidR="00445CE8">
        <w:rPr>
          <w:rFonts w:ascii="Arial" w:hAnsi="Arial" w:cs="Arial"/>
          <w:bCs/>
          <w:color w:val="000000"/>
          <w:sz w:val="24"/>
          <w:szCs w:val="24"/>
        </w:rPr>
        <w:fldChar w:fldCharType="end"/>
      </w:r>
      <w:r w:rsidR="00445CE8">
        <w:rPr>
          <w:rFonts w:ascii="Arial" w:hAnsi="Arial" w:cs="Arial"/>
          <w:bCs/>
          <w:color w:val="000000"/>
          <w:sz w:val="24"/>
          <w:szCs w:val="24"/>
        </w:rPr>
        <w:t>.</w:t>
      </w:r>
      <w:r w:rsidR="00FF2C8B">
        <w:rPr>
          <w:rFonts w:ascii="Arial" w:hAnsi="Arial" w:cs="Arial"/>
          <w:bCs/>
          <w:color w:val="000000"/>
          <w:sz w:val="24"/>
          <w:szCs w:val="24"/>
        </w:rPr>
        <w:t xml:space="preserve"> Korea is also a remarkable case, where in our sample it has the highest female advantage in survival, with a </w:t>
      </w:r>
      <w:r w:rsidR="00FF2C8B" w:rsidRPr="0092646F">
        <w:rPr>
          <w:rFonts w:ascii="Arial" w:hAnsi="Arial" w:cs="Arial"/>
          <w:bCs/>
          <w:color w:val="000000"/>
          <w:sz w:val="24"/>
          <w:szCs w:val="24"/>
        </w:rPr>
        <w:t>5.56</w:t>
      </w:r>
      <w:r w:rsidR="00FF2C8B">
        <w:rPr>
          <w:rFonts w:ascii="Arial" w:hAnsi="Arial" w:cs="Arial"/>
          <w:bCs/>
          <w:color w:val="000000"/>
          <w:sz w:val="24"/>
          <w:szCs w:val="24"/>
        </w:rPr>
        <w:t xml:space="preserve"> difference in life expectancy at age 60. Some studies have showed that the persistently high gap in life expectancy at older ages in Korea is due to excess male mortality</w:t>
      </w:r>
      <w:r w:rsidR="00FF2C8B" w:rsidRPr="00173A16">
        <w:rPr>
          <w:rFonts w:ascii="Arial" w:hAnsi="Arial" w:cs="Arial"/>
          <w:bCs/>
          <w:color w:val="000000"/>
          <w:sz w:val="24"/>
          <w:szCs w:val="24"/>
        </w:rPr>
        <w:t xml:space="preserve"> from lung cancer</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suicide</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chronic lower respiratory diseases, and ischemic heart diseases</w:t>
      </w:r>
      <w:r w:rsidR="00FF2C8B">
        <w:rPr>
          <w:rFonts w:ascii="Arial" w:hAnsi="Arial" w:cs="Arial"/>
          <w:bCs/>
          <w:color w:val="000000"/>
          <w:sz w:val="24"/>
          <w:szCs w:val="24"/>
        </w:rPr>
        <w:t xml:space="preserve">, most of all which have been attributed to smoking </w:t>
      </w:r>
      <w:r w:rsidR="00FF2C8B">
        <w:rPr>
          <w:rFonts w:ascii="Arial" w:hAnsi="Arial" w:cs="Arial"/>
          <w:bCs/>
          <w:color w:val="000000"/>
          <w:sz w:val="24"/>
          <w:szCs w:val="24"/>
        </w:rPr>
        <w:fldChar w:fldCharType="begin" w:fldLock="1"/>
      </w:r>
      <w:r w:rsidR="00C314D9">
        <w:rPr>
          <w:rFonts w:ascii="Arial" w:hAnsi="Arial" w:cs="Arial"/>
          <w:bCs/>
          <w:color w:val="000000"/>
          <w:sz w:val="24"/>
          <w:szCs w:val="24"/>
        </w:rPr>
        <w:instrText>ADDIN CSL_CITATION {"citationItems":[{"id":"ITEM-1","itemData":{"DOI":"10.1016/j.socscimed.2012.04.026","ISSN":"02779536","PMID":"22739261","abstract":"Women live much longer than men in Korea, with remarkable gains in life expectancy at birth for the past decades. The gender differential has steadily increased over time, reaching a peak of more than 8 years in 1980s, and decreased thereafter to 6.7 years in 2005. Studies to investigate the pattern and contributing factors to changes in the life expectancy gender gap have been mostly from Western countries, and there has been no such study in Asian countries, except in Japan. We therefore aimed to examine age- and cause-specific contributions to the changing gender differentials in life expectancy in Korea, in particular the decline of the gap, using a decomposition method. Between 1970 and 1979 when the gender gap in life expectancy widened, faster mortality decline among women in ages 20-44 explained 66% of the total increase in the gender gap, which would be due to substantial improvements in reproductive health among women and excess male mortality in occupational injuries and transport accidents. Although greater survival advantage among elderly women over 70 contributed to further increase in the gender gap, the contributions from younger ages with the ages 15-64 contributing the most (-2 years) resulted in the overall reduction of the gender gap which began in 1992 and continued to 2005. Among causes of death, liver diseases (-0.5 years, 38% of the total decline), transport accidents (-0.4 years, 31%), hypertensive diseases (-0.3 years, 19%), stroke (-0.1 years, 11%), and tuberculosis (-0.1 years) contributed the most to the overall 1.4 years reduction in the gender gap. However, changes in mortality from lung cancer (+0.3 years), suicide (+0.3 years), chronic lower respiratory diseases (+0.2 years), and ischemic heart diseases (+0.1 years) contributed to widening the gap during the same period. In sum, while smoking-related causes of death have contributed most to the narrowing gap in most other industrialized countries, these causes contributed toward increasing the gender gap in Korea. Instead, liver disease, hypertension-related diseases, and transport accidents were major contributing causes of death to the narrowing of gender differentials in life expectancy in Korea. © 2012 Elsevier Ltd.","author":[{"dropping-particle":"","family":"Yang","given":"Seungmi","non-dropping-particle":"","parse-names":false,"suffix":""},{"dropping-particle":"","family":"Khang","given":"Young Ho","non-dropping-particle":"","parse-names":false,"suffix":""},{"dropping-particle":"","family":"Chun","given":"Heeran","non-dropping-particle":"","parse-names":false,"suffix":""},{"dropping-particle":"","family":"Harper","given":"Sam","non-dropping-particle":"","parse-names":false,"suffix":""},{"dropping-particle":"","family":"Lynch","given":"John","non-dropping-particle":"","parse-names":false,"suffix":""}],"container-title":"Social Science and Medicine","id":"ITEM-1","issue":"7","issued":{"date-parts":[["2012","10"]]},"page":"1280-1287","title":"The changing gender differences in life expectancy in Korea 1970-2005","type":"article-journal","volume":"75"},"uris":["http://www.mendeley.com/documents/?uuid=58cf9264-4359-3062-97c3-ace7e1dc21b1"]}],"mendeley":{"formattedCitation":"(Yang et al. 2012)","plainTextFormattedCitation":"(Yang et al. 2012)","previouslyFormattedCitation":"(Yang et al. 2012)"},"properties":{"noteIndex":0},"schema":"https://github.com/citation-style-language/schema/raw/master/csl-citation.json"}</w:instrText>
      </w:r>
      <w:r w:rsidR="00FF2C8B">
        <w:rPr>
          <w:rFonts w:ascii="Arial" w:hAnsi="Arial" w:cs="Arial"/>
          <w:bCs/>
          <w:color w:val="000000"/>
          <w:sz w:val="24"/>
          <w:szCs w:val="24"/>
        </w:rPr>
        <w:fldChar w:fldCharType="separate"/>
      </w:r>
      <w:r w:rsidR="00FF2C8B" w:rsidRPr="00FF2C8B">
        <w:rPr>
          <w:rFonts w:ascii="Arial" w:hAnsi="Arial" w:cs="Arial"/>
          <w:bCs/>
          <w:noProof/>
          <w:color w:val="000000"/>
          <w:sz w:val="24"/>
          <w:szCs w:val="24"/>
        </w:rPr>
        <w:t>(Yang et al. 2012)</w:t>
      </w:r>
      <w:r w:rsidR="00FF2C8B">
        <w:rPr>
          <w:rFonts w:ascii="Arial" w:hAnsi="Arial" w:cs="Arial"/>
          <w:bCs/>
          <w:color w:val="000000"/>
          <w:sz w:val="24"/>
          <w:szCs w:val="24"/>
        </w:rPr>
        <w:fldChar w:fldCharType="end"/>
      </w:r>
      <w:r w:rsidR="00FF2C8B">
        <w:rPr>
          <w:rFonts w:ascii="Arial" w:hAnsi="Arial" w:cs="Arial"/>
          <w:bCs/>
          <w:color w:val="000000"/>
          <w:sz w:val="24"/>
          <w:szCs w:val="24"/>
        </w:rPr>
        <w:t>.</w:t>
      </w:r>
      <w:r w:rsidR="00A176F6">
        <w:rPr>
          <w:rFonts w:ascii="Arial" w:hAnsi="Arial" w:cs="Arial"/>
          <w:bCs/>
          <w:color w:val="000000"/>
          <w:sz w:val="24"/>
          <w:szCs w:val="24"/>
        </w:rPr>
        <w:t xml:space="preserve"> </w:t>
      </w:r>
      <w:r w:rsidR="007D2716">
        <w:rPr>
          <w:rFonts w:ascii="Arial" w:hAnsi="Arial" w:cs="Arial"/>
          <w:bCs/>
          <w:color w:val="000000"/>
          <w:sz w:val="24"/>
          <w:szCs w:val="24"/>
        </w:rPr>
        <w:t>Another case noteworthy of mention is India, where</w:t>
      </w:r>
      <w:r w:rsidR="00C314D9">
        <w:rPr>
          <w:rFonts w:ascii="Arial" w:hAnsi="Arial" w:cs="Arial"/>
          <w:bCs/>
          <w:color w:val="000000"/>
          <w:sz w:val="24"/>
          <w:szCs w:val="24"/>
        </w:rPr>
        <w:t xml:space="preserve"> we found</w:t>
      </w:r>
      <w:r w:rsidR="007D2716">
        <w:rPr>
          <w:rFonts w:ascii="Arial" w:hAnsi="Arial" w:cs="Arial"/>
          <w:bCs/>
          <w:color w:val="000000"/>
          <w:sz w:val="24"/>
          <w:szCs w:val="24"/>
        </w:rPr>
        <w:t xml:space="preserve"> the gap between women and men is negative, i.e., women have lower DFLE than man.</w:t>
      </w:r>
      <w:r w:rsidR="00C314D9">
        <w:rPr>
          <w:rFonts w:ascii="Arial" w:hAnsi="Arial" w:cs="Arial"/>
          <w:bCs/>
          <w:color w:val="000000"/>
          <w:sz w:val="24"/>
          <w:szCs w:val="24"/>
        </w:rPr>
        <w:t xml:space="preserve"> This result is in line with what was found in other studies using different data, such as the </w:t>
      </w:r>
      <w:r w:rsidR="00A176F6">
        <w:rPr>
          <w:rFonts w:ascii="Arial" w:hAnsi="Arial" w:cs="Arial"/>
          <w:bCs/>
          <w:color w:val="000000"/>
          <w:sz w:val="24"/>
          <w:szCs w:val="24"/>
        </w:rPr>
        <w:t xml:space="preserve"> </w:t>
      </w:r>
      <w:r w:rsidR="00A176F6" w:rsidRPr="00815940">
        <w:rPr>
          <w:rFonts w:ascii="Arial" w:hAnsi="Arial" w:cs="Arial"/>
          <w:bCs/>
          <w:color w:val="000000"/>
          <w:sz w:val="24"/>
          <w:szCs w:val="24"/>
        </w:rPr>
        <w:t xml:space="preserve">nationally representative survey </w:t>
      </w:r>
      <w:r w:rsidR="00A176F6">
        <w:rPr>
          <w:rFonts w:ascii="Arial" w:hAnsi="Arial" w:cs="Arial"/>
          <w:bCs/>
          <w:color w:val="000000"/>
          <w:sz w:val="24"/>
          <w:szCs w:val="24"/>
        </w:rPr>
        <w:t xml:space="preserve">of </w:t>
      </w:r>
      <w:r w:rsidR="00A176F6" w:rsidRPr="00815940">
        <w:rPr>
          <w:rFonts w:ascii="Arial" w:hAnsi="Arial" w:cs="Arial"/>
          <w:bCs/>
          <w:color w:val="000000"/>
          <w:sz w:val="24"/>
          <w:szCs w:val="24"/>
        </w:rPr>
        <w:t>Bangladesh</w:t>
      </w:r>
      <w:r w:rsidR="00A176F6">
        <w:rPr>
          <w:rFonts w:ascii="Arial" w:hAnsi="Arial" w:cs="Arial"/>
          <w:bCs/>
          <w:color w:val="000000"/>
          <w:sz w:val="24"/>
          <w:szCs w:val="24"/>
        </w:rPr>
        <w:t xml:space="preserve"> on</w:t>
      </w:r>
      <w:r w:rsidR="00A176F6" w:rsidRPr="00815940">
        <w:rPr>
          <w:rFonts w:ascii="Arial" w:hAnsi="Arial" w:cs="Arial"/>
          <w:bCs/>
          <w:color w:val="000000"/>
          <w:sz w:val="24"/>
          <w:szCs w:val="24"/>
        </w:rPr>
        <w:t xml:space="preserve"> Household Income and Expenditure Survey-2010)</w:t>
      </w:r>
      <w:r w:rsidR="00C314D9">
        <w:rPr>
          <w:rFonts w:ascii="Arial" w:hAnsi="Arial" w:cs="Arial"/>
          <w:bCs/>
          <w:color w:val="000000"/>
          <w:sz w:val="24"/>
          <w:szCs w:val="24"/>
        </w:rPr>
        <w:t xml:space="preserve"> </w:t>
      </w:r>
      <w:r w:rsidR="00C314D9">
        <w:rPr>
          <w:rFonts w:ascii="Arial" w:hAnsi="Arial" w:cs="Arial"/>
          <w:bCs/>
          <w:color w:val="000000"/>
          <w:sz w:val="24"/>
          <w:szCs w:val="24"/>
        </w:rPr>
        <w:fldChar w:fldCharType="begin" w:fldLock="1"/>
      </w:r>
      <w:r w:rsidR="00A645E5">
        <w:rPr>
          <w:rFonts w:ascii="Arial" w:hAnsi="Arial" w:cs="Arial"/>
          <w:bCs/>
          <w:color w:val="000000"/>
          <w:sz w:val="24"/>
          <w:szCs w:val="24"/>
        </w:rPr>
        <w:instrText>ADDIN CSL_CITATION {"citationItems":[{"id":"ITEM-1","itemData":{"DOI":"10.1177/0898264313501388","ISSN":"08982643","abstract":"Objective: We examined gender differences in the prevalence of disability and Disability-free Life Expectancy (DFLE) for Bangladeshi older adults. Method: We used data representing 4,189 elderly subjects aged 60 years and over from a nationally representative survey (Bangladesh's Household Income and Expenditure Survey-2010). The Sullivan method was used to compute DFLE. Results: Eyesight disability is prevalent among 28.94 and 36.47 men and women, respectively, and is the most prevalent type of disability in Bangladesh. Women have each disability and at least one disability in significantly higher percentages than men. At all ages, and in both numbers and proportion, women have longer life expectancy but shorter DFLE than men. Discussion: Attention should be given to the elderly, with special care devoted to elderly women. The findings of the current study have important implications for risk of disability and the need for, and use of, long-term care services.","author":[{"dropping-particle":"","family":"Tareque","given":"Md Ismail","non-dropping-particle":"","parse-names":false,"suffix":""},{"dropping-particle":"","family":"Begum","given":"Sharifa","non-dropping-particle":"","parse-names":false,"suffix":""},{"dropping-particle":"","family":"Saito","given":"Yasuhiko","non-dropping-particle":"","parse-names":false,"suffix":""}],"container-title":"Journal of Aging and Health","id":"ITEM-1","issue":"8","issued":{"date-parts":[["2013","12"]]},"page":"1299-1312","title":"Gender differences in disability-free life expectancy at old ages in Bangladesh","type":"article-journal","volume":"25"},"uris":["http://www.mendeley.com/documents/?uuid=bcfe3561-9a30-3e73-a05e-413e07a2a952"]}],"mendeley":{"formattedCitation":"(Tareque et al. 2013)","plainTextFormattedCitation":"(Tareque et al. 2013)","previouslyFormattedCitation":"(Tareque et al. 2013)"},"properties":{"noteIndex":0},"schema":"https://github.com/citation-style-language/schema/raw/master/csl-citation.json"}</w:instrText>
      </w:r>
      <w:r w:rsidR="00C314D9">
        <w:rPr>
          <w:rFonts w:ascii="Arial" w:hAnsi="Arial" w:cs="Arial"/>
          <w:bCs/>
          <w:color w:val="000000"/>
          <w:sz w:val="24"/>
          <w:szCs w:val="24"/>
        </w:rPr>
        <w:fldChar w:fldCharType="separate"/>
      </w:r>
      <w:r w:rsidR="00C314D9" w:rsidRPr="00C314D9">
        <w:rPr>
          <w:rFonts w:ascii="Arial" w:hAnsi="Arial" w:cs="Arial"/>
          <w:bCs/>
          <w:noProof/>
          <w:color w:val="000000"/>
          <w:sz w:val="24"/>
          <w:szCs w:val="24"/>
        </w:rPr>
        <w:t>(Tareque et al. 2013)</w:t>
      </w:r>
      <w:r w:rsidR="00C314D9">
        <w:rPr>
          <w:rFonts w:ascii="Arial" w:hAnsi="Arial" w:cs="Arial"/>
          <w:bCs/>
          <w:color w:val="000000"/>
          <w:sz w:val="24"/>
          <w:szCs w:val="24"/>
        </w:rPr>
        <w:fldChar w:fldCharType="end"/>
      </w:r>
      <w:r w:rsidR="00A176F6" w:rsidRPr="00815940">
        <w:rPr>
          <w:rFonts w:ascii="Arial" w:hAnsi="Arial" w:cs="Arial"/>
          <w:bCs/>
          <w:color w:val="000000"/>
          <w:sz w:val="24"/>
          <w:szCs w:val="24"/>
        </w:rPr>
        <w:t>.</w:t>
      </w:r>
      <w:r w:rsidR="00C314D9">
        <w:rPr>
          <w:rFonts w:ascii="Arial" w:hAnsi="Arial" w:cs="Arial"/>
          <w:bCs/>
          <w:color w:val="000000"/>
          <w:sz w:val="24"/>
          <w:szCs w:val="24"/>
        </w:rPr>
        <w:t xml:space="preserve"> This aspect deserves further investigation and stresses the importance of health.</w:t>
      </w:r>
      <w:r w:rsidR="00A645E5">
        <w:rPr>
          <w:rFonts w:ascii="Arial" w:hAnsi="Arial" w:cs="Arial"/>
          <w:bCs/>
          <w:color w:val="000000"/>
          <w:sz w:val="24"/>
          <w:szCs w:val="24"/>
        </w:rPr>
        <w:t xml:space="preserve"> The fact that the prevalence of doctor diagnosed </w:t>
      </w:r>
      <w:r w:rsidR="00A645E5">
        <w:rPr>
          <w:rFonts w:ascii="Arial" w:hAnsi="Arial" w:cs="Arial"/>
          <w:bCs/>
          <w:color w:val="000000"/>
          <w:sz w:val="24"/>
          <w:szCs w:val="24"/>
        </w:rPr>
        <w:lastRenderedPageBreak/>
        <w:t xml:space="preserve">conditions was so low in India suggests that healthcare access is limited and people do not have proper access to diagnosis of diseases and that patterns of diagnosis may differ for women and men </w:t>
      </w:r>
      <w:r w:rsidR="00A645E5">
        <w:rPr>
          <w:rFonts w:ascii="Arial" w:hAnsi="Arial" w:cs="Arial"/>
          <w:bCs/>
          <w:color w:val="000000"/>
          <w:sz w:val="24"/>
          <w:szCs w:val="24"/>
        </w:rPr>
        <w:fldChar w:fldCharType="begin" w:fldLock="1"/>
      </w:r>
      <w:r w:rsidR="00970004">
        <w:rPr>
          <w:rFonts w:ascii="Arial" w:hAnsi="Arial" w:cs="Arial"/>
          <w:bCs/>
          <w:color w:val="000000"/>
          <w:sz w:val="24"/>
          <w:szCs w:val="24"/>
        </w:rPr>
        <w:instrText>ADDIN CSL_CITATION {"citationItems":[{"id":"ITEM-1","itemData":{"DOI":"10.1016/S0140-6736(20)31561-0","abstract":"Clinicians can encounter sex and gender disparities in diagnostic and therapeutic responses. These disparities are noted in epidemiology, pathophysiology, clinical manifestations, disease progression, and response to treatment. This Review discusses the fundamental influences of sex and gender as modifiers of the major causes of death and morbidity. We articulate how the genetic, epigenetic, and hormonal influences of biological sex influence physiology and disease, and how the social constructs of gender affect the behaviour of the community, clinicians, and patients in the health-care system and interact with pathobiology. We aim to guide clinicians and researchers to consider sex and gender in their approach to diagnosis, prevention, and treatment of diseases as a necessary and fundamental step towards precision medicine, which will benefit men's and women's health.","author":[{"dropping-particle":"","family":"Mauvais-Jarvis","given":"Franck","non-dropping-particle":"","parse-names":false,"suffix":""},{"dropping-particle":"","family":"Bairey Merz","given":"Noel","non-dropping-particle":"","parse-names":false,"suffix":""},{"dropping-particle":"","family":"Barnes","given":"Peter J.","non-dropping-particle":"","parse-names":false,"suffix":""},{"dropping-particle":"","family":"Brinton","given":"Roberta D.","non-dropping-particle":"","parse-names":false,"suffix":""},{"dropping-particle":"","family":"Carrero","given":"Juan Jesus","non-dropping-particle":"","parse-names":false,"suffix":""},{"dropping-particle":"","family":"DeMeo","given":"Dawn L.","non-dropping-particle":"","parse-names":false,"suffix":""},{"dropping-particle":"","family":"Vries","given":"Geert J.","non-dropping-particle":"De","parse-names":false,"suffix":""},{"dropping-particle":"","family":"Epperson","given":"C. Neill","non-dropping-particle":"","parse-names":false,"suffix":""},{"dropping-particle":"","family":"Govindan","given":"Ramaswamy","non-dropping-particle":"","parse-names":false,"suffix":""},{"dropping-particle":"","family":"Klein","given":"Sabra L.","non-dropping-particle":"","parse-names":false,"suffix":""},{"dropping-particle":"","family":"Lonardo","given":"Amedeo","non-dropping-particle":"","parse-names":false,"suffix":""},{"dropping-particle":"","family":"Maki","given":"Pauline M.","non-dropping-particle":"","parse-names":false,"suffix":""},{"dropping-particle":"","family":"McCullough","given":"Louise D.","non-dropping-particle":"","parse-names":false,"suffix":""},{"dropping-particle":"","family":"Regitz-Zagrosek","given":"Vera","non-dropping-particle":"","parse-names":false,"suffix":""},{"dropping-particle":"","family":"Regensteiner","given":"Judith G.","non-dropping-particle":"","parse-names":false,"suffix":""},{"dropping-particle":"","family":"Rubin","given":"Joshua B.","non-dropping-particle":"","parse-names":false,"suffix":""},{"dropping-particle":"","family":"Sandberg","given":"Kathryn","non-dropping-particle":"","parse-names":false,"suffix":""},{"dropping-particle":"","family":"Suzuki","given":"Ayako","non-dropping-particle":"","parse-names":false,"suffix":""}],"container-title":"The Lancet","id":"ITEM-1","issue":"10250","issued":{"date-parts":[["2020","8","22"]]},"page":"565-582","publisher":"Lancet Publishing Group","title":"Sex and gender: modifiers of health, disease, and medicine","type":"article-journal","volume":"396"},"uris":["http://www.mendeley.com/documents/?uuid=6e850630-c461-35fe-a253-252ee01fecb5"]}],"mendeley":{"formattedCitation":"(Mauvais-Jarvis et al. 2020)","plainTextFormattedCitation":"(Mauvais-Jarvis et al. 2020)","previouslyFormattedCitation":"(Mauvais-Jarvis et al. 2020)"},"properties":{"noteIndex":0},"schema":"https://github.com/citation-style-language/schema/raw/master/csl-citation.json"}</w:instrText>
      </w:r>
      <w:r w:rsidR="00A645E5">
        <w:rPr>
          <w:rFonts w:ascii="Arial" w:hAnsi="Arial" w:cs="Arial"/>
          <w:bCs/>
          <w:color w:val="000000"/>
          <w:sz w:val="24"/>
          <w:szCs w:val="24"/>
        </w:rPr>
        <w:fldChar w:fldCharType="separate"/>
      </w:r>
      <w:r w:rsidR="00A645E5" w:rsidRPr="00A645E5">
        <w:rPr>
          <w:rFonts w:ascii="Arial" w:hAnsi="Arial" w:cs="Arial"/>
          <w:bCs/>
          <w:noProof/>
          <w:color w:val="000000"/>
          <w:sz w:val="24"/>
          <w:szCs w:val="24"/>
        </w:rPr>
        <w:t>(Mauvais-Jarvis et al. 2020)</w:t>
      </w:r>
      <w:r w:rsidR="00A645E5">
        <w:rPr>
          <w:rFonts w:ascii="Arial" w:hAnsi="Arial" w:cs="Arial"/>
          <w:bCs/>
          <w:color w:val="000000"/>
          <w:sz w:val="24"/>
          <w:szCs w:val="24"/>
        </w:rPr>
        <w:fldChar w:fldCharType="end"/>
      </w:r>
      <w:r w:rsidR="00A645E5">
        <w:rPr>
          <w:rFonts w:ascii="Arial" w:hAnsi="Arial" w:cs="Arial"/>
          <w:bCs/>
          <w:color w:val="000000"/>
          <w:sz w:val="24"/>
          <w:szCs w:val="24"/>
        </w:rPr>
        <w:t xml:space="preserve">. </w:t>
      </w:r>
    </w:p>
    <w:p w14:paraId="3C73A841" w14:textId="3C0A8F6B" w:rsidR="00A645E5" w:rsidRDefault="00A645E5"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p>
    <w:p w14:paraId="6CE23B55" w14:textId="4BB79107" w:rsidR="004B7C1F" w:rsidRDefault="00970004" w:rsidP="004B7C1F">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hAnsi="Arial" w:cs="Arial"/>
          <w:bCs/>
          <w:color w:val="000000"/>
          <w:sz w:val="24"/>
          <w:szCs w:val="24"/>
        </w:rPr>
        <w:t xml:space="preserve">Furthermore, </w:t>
      </w:r>
      <w:r>
        <w:rPr>
          <w:rFonts w:ascii="Arial" w:eastAsia="Arial" w:hAnsi="Arial" w:cs="Arial"/>
          <w:color w:val="000000"/>
          <w:sz w:val="24"/>
          <w:szCs w:val="24"/>
        </w:rPr>
        <w:t>a</w:t>
      </w:r>
      <w:r w:rsidR="00A50CB3">
        <w:rPr>
          <w:rFonts w:ascii="Arial" w:eastAsia="Arial" w:hAnsi="Arial" w:cs="Arial"/>
          <w:color w:val="000000"/>
          <w:sz w:val="24"/>
          <w:szCs w:val="24"/>
        </w:rPr>
        <w:t>n</w:t>
      </w:r>
      <w:r w:rsidR="00CE70DE">
        <w:rPr>
          <w:rFonts w:ascii="Arial" w:eastAsia="Arial" w:hAnsi="Arial" w:cs="Arial"/>
          <w:color w:val="000000"/>
          <w:sz w:val="24"/>
          <w:szCs w:val="24"/>
        </w:rPr>
        <w:t xml:space="preserve"> important</w:t>
      </w:r>
      <w:r w:rsidR="00A50CB3">
        <w:rPr>
          <w:rFonts w:ascii="Arial" w:eastAsia="Arial" w:hAnsi="Arial" w:cs="Arial"/>
          <w:color w:val="000000"/>
          <w:sz w:val="24"/>
          <w:szCs w:val="24"/>
        </w:rPr>
        <w:t xml:space="preserve"> contribution of this study is the extent of the comparative analysis. </w:t>
      </w:r>
      <w:r w:rsidR="002A7EE3">
        <w:rPr>
          <w:rFonts w:ascii="Arial" w:eastAsia="Arial" w:hAnsi="Arial" w:cs="Arial"/>
          <w:color w:val="000000"/>
          <w:sz w:val="24"/>
          <w:szCs w:val="24"/>
        </w:rPr>
        <w:t>S</w:t>
      </w:r>
      <w:r w:rsidR="002A7EE3">
        <w:rPr>
          <w:rFonts w:ascii="Arial" w:eastAsia="Arial" w:hAnsi="Arial" w:cs="Arial"/>
          <w:sz w:val="24"/>
          <w:szCs w:val="24"/>
        </w:rPr>
        <w:t xml:space="preserve">o far, most of the research has focused on western countries, with few studies including countries like China, India and Korea and even fewer that include developing or Latin American countries like Mexico in the study. </w:t>
      </w:r>
      <w:r w:rsidR="002A7EE3">
        <w:rPr>
          <w:rFonts w:ascii="Arial" w:eastAsia="Arial" w:hAnsi="Arial" w:cs="Arial"/>
          <w:color w:val="000000"/>
          <w:sz w:val="24"/>
          <w:szCs w:val="24"/>
        </w:rPr>
        <w:t xml:space="preserve">Performing cross-country comparisons is crucial to identify common patterns and divergences that exist in health and mortality for different societal regimes </w:t>
      </w:r>
      <w:r w:rsidR="00A50CB3">
        <w:rPr>
          <w:rFonts w:ascii="Arial" w:eastAsia="Arial" w:hAnsi="Arial" w:cs="Arial"/>
          <w:sz w:val="24"/>
          <w:szCs w:val="24"/>
        </w:rPr>
        <w:t>Studies that have performed global comparisons use less detailed health indicators and often lack in harmonization across the indicators healt</w:t>
      </w:r>
      <w:r>
        <w:rPr>
          <w:rFonts w:ascii="Arial" w:eastAsia="Arial" w:hAnsi="Arial" w:cs="Arial"/>
          <w:sz w:val="24"/>
          <w:szCs w:val="24"/>
        </w:rPr>
        <w:t xml:space="preserve">h </w:t>
      </w:r>
      <w:r>
        <w:rPr>
          <w:rFonts w:ascii="Arial" w:eastAsia="Arial" w:hAnsi="Arial" w:cs="Arial"/>
          <w:sz w:val="24"/>
          <w:szCs w:val="24"/>
        </w:rPr>
        <w:fldChar w:fldCharType="begin" w:fldLock="1"/>
      </w:r>
      <w:r w:rsidR="00B73BDF">
        <w:rPr>
          <w:rFonts w:ascii="Arial" w:eastAsia="Arial" w:hAnsi="Arial" w:cs="Arial"/>
          <w:sz w:val="24"/>
          <w:szCs w:val="24"/>
        </w:rPr>
        <w:instrText>ADDIN CSL_CITATION {"citationItems":[{"id":"ITEM-1","itemData":{"DOI":"10.1186/S13690-021-00734-W","ISSN":"2049-3258","abstract":"Health indicators are used to monitor the health status and determinants of health of the population and population sub-groups, identify existing or emerging health problems which would require prevention and health promotion activities, help to target health care resources in the most adequate way as well as for evaluation of the success of public health actions both at the national and international level. The quality and validity of the health indicator depends both on available data and used indicator definition. In this study we will evaluate existing knowledge about comparability of different data sources for definition of health indicators, compare how selected health indicators presented in different international databases possibly differ, and finally, present the results from a case study from Finland on comparability of health indicators derived from different data sources at national level. For comparisons, four health indicators were selected that were commonly available in international databases and available for the Finnish case study. These were prevalence of obesity, hypertension, diabetes, and asthma in the adult populations. Our evaluation has three parts: 1) a scoping review of the latest literature, 2) comparison of the prevalences presented in different international databases, and 3) a case study using data from Finland. Literature shows that comparability of estimated outcomes for health indicators using different data sources such as self-reported questionnaire data from surveys, measured data from surveys or data from administrative health registers, varies between indicators. Also, the case study from Finland showed that diseases which require regular health care visits such as diabetes, comparability is high while for health outcomes which can remain asymptomatic for a long time such as hypertension, comparability is lower. In different international health related databases, country specific results differ due to variations in the used data sources but also due to differences in indicator definitions. Reliable comparison of the health indicators over time and between regions within a country or across the countries requires common indicator definitions, similar data sources and standardized data collection methods.","author":[{"dropping-particle":"","family":"Tolonen","given":"Hanna","non-dropping-particle":"","parse-names":false,"suffix":""},{"dropping-particle":"","family":"Reinikainen","given":"Jaakko","non-dropping-particle":"","parse-names":false,"suffix":""},{"dropping-particle":"","family":"Koponen","given":"Päivikki","non-dropping-particle":"","parse-names":false,"suffix":""},{"dropping-particle":"","family":"Elonheimo","given":"Hanna","non-dropping-particle":"","parse-names":false,"suffix":""},{"dropping-particle":"","family":"Palmieri","given":"Luigi","non-dropping-particle":"","parse-names":false,"suffix":""},{"dropping-particle":"","family":"Tijhuis","given":"Mariken J.","non-dropping-particle":"","parse-names":false,"suffix":""}],"container-title":"Archives of Public Health 2021 79:1","id":"ITEM-1","issue":"1","issued":{"date-parts":[["2021","11","25"]]},"page":"1-14","publisher":"BioMed Central","title":"Cross-national comparisons of health indicators require standardized definitions and common data sources","type":"article-journal","volume":"79"},"uris":["http://www.mendeley.com/documents/?uuid=973effd9-5063-3f2e-bb1f-249a1a4d4296"]}],"mendeley":{"formattedCitation":"(Tolonen et al. 2021)","plainTextFormattedCitation":"(Tolonen et al. 2021)","previouslyFormattedCitation":"(Tolonen et al. 2021)"},"properties":{"noteIndex":0},"schema":"https://github.com/citation-style-language/schema/raw/master/csl-citation.json"}</w:instrText>
      </w:r>
      <w:r>
        <w:rPr>
          <w:rFonts w:ascii="Arial" w:eastAsia="Arial" w:hAnsi="Arial" w:cs="Arial"/>
          <w:sz w:val="24"/>
          <w:szCs w:val="24"/>
        </w:rPr>
        <w:fldChar w:fldCharType="separate"/>
      </w:r>
      <w:r w:rsidR="007B2F24" w:rsidRPr="007B2F24">
        <w:rPr>
          <w:rFonts w:ascii="Arial" w:eastAsia="Arial" w:hAnsi="Arial" w:cs="Arial"/>
          <w:noProof/>
          <w:sz w:val="24"/>
          <w:szCs w:val="24"/>
        </w:rPr>
        <w:t>(Tolonen et al. 2021)</w:t>
      </w:r>
      <w:r>
        <w:rPr>
          <w:rFonts w:ascii="Arial" w:eastAsia="Arial" w:hAnsi="Arial" w:cs="Arial"/>
          <w:sz w:val="24"/>
          <w:szCs w:val="24"/>
        </w:rPr>
        <w:fldChar w:fldCharType="end"/>
      </w:r>
      <w:r>
        <w:rPr>
          <w:rFonts w:ascii="Arial" w:eastAsia="Arial" w:hAnsi="Arial" w:cs="Arial"/>
          <w:sz w:val="24"/>
          <w:szCs w:val="24"/>
        </w:rPr>
        <w:t>.</w:t>
      </w:r>
      <w:r w:rsidR="00F92781">
        <w:rPr>
          <w:rFonts w:ascii="Arial" w:eastAsia="Arial" w:hAnsi="Arial" w:cs="Arial"/>
          <w:sz w:val="24"/>
          <w:szCs w:val="24"/>
        </w:rPr>
        <w:t xml:space="preserve"> </w:t>
      </w:r>
      <w:r w:rsidR="00A50CB3">
        <w:rPr>
          <w:rFonts w:ascii="Arial" w:eastAsia="Arial" w:hAnsi="Arial" w:cs="Arial"/>
          <w:color w:val="000000"/>
          <w:sz w:val="24"/>
          <w:szCs w:val="24"/>
        </w:rPr>
        <w:t>It is particularly important when investigating those patterns by gender, as there is great variation in gender norms, welfare state systems, and socioeconomic development across countries that may directly or indirectly impact health and mortality indicators</w:t>
      </w:r>
      <w:r w:rsidR="00F92781">
        <w:rPr>
          <w:rFonts w:ascii="Arial" w:eastAsia="Arial" w:hAnsi="Arial" w:cs="Arial"/>
          <w:color w:val="000000"/>
          <w:sz w:val="24"/>
          <w:szCs w:val="24"/>
        </w:rPr>
        <w:t xml:space="preserve"> </w:t>
      </w:r>
      <w:r w:rsidR="00F92781">
        <w:rPr>
          <w:rFonts w:ascii="Arial" w:eastAsia="Arial" w:hAnsi="Arial" w:cs="Arial"/>
          <w:color w:val="000000"/>
          <w:sz w:val="24"/>
          <w:szCs w:val="24"/>
        </w:rPr>
        <w:fldChar w:fldCharType="begin" w:fldLock="1"/>
      </w:r>
      <w:r w:rsidR="007B2F24">
        <w:rPr>
          <w:rFonts w:ascii="Arial" w:eastAsia="Arial" w:hAnsi="Arial" w:cs="Arial"/>
          <w:color w:val="000000"/>
          <w:sz w:val="24"/>
          <w:szCs w:val="24"/>
        </w:rPr>
        <w:instrText>ADDIN CSL_CITATION {"citationItems":[{"id":"ITEM-1","itemData":{"DOI":"10.1093/geront/gnw136","ISSN":"17585341","abstract":"© The Author 2016. Published by Oxford University Press on behalf of The Gerontological Society of America. All rights reserved. Although all nations in the America's face a common demographic reality of longevity, declining fertility rates and changes in family roles a growing body of research points to a dramatic demographic transformation in Mexico. Although Mexico's population is relatively young, with a median age of 27.9 in 2015, it will age rapidly in coming years, increasing to 42 years by 2050. The rapid median age in the nation also reflects the growing proportion of people 65 or older, and is expected to triple to 20.2% by 2050. This article examines how the age and gender structure of Mexico offers important insights about current and future political and social stability, as well as economic development. Mexico is the world's eleventh largest country in terms of population size and the \"demographic dividend\" of a large youthful population is giving way to a growing older population that will inevitably place demands on health care and social security. The shift in age structure will result in increased dependency of retirees on the working-age population in the next 20 years. Mexico does not provide universal coverage of social security benefits and less than half of the labor force is covered by any pension or retirement plan. As a result, elderly Mexicans often continue working into old age. The high total poverty rate in the country, especially among the older population magnifies the problem of the potential dependency burden. The article ends with a discussion of key public policy issues related to aging in Mexico.","author":[{"dropping-particle":"","family":"Angel","given":"Jacqueline L.","non-dropping-particle":"","parse-names":false,"suffix":""},{"dropping-particle":"","family":"Vega","given":"William","non-dropping-particle":"","parse-names":false,"suffix":""},{"dropping-particle":"","family":"López-Ortega","given":"Mariana","non-dropping-particle":"","parse-names":false,"suffix":""},{"dropping-particle":"","family":"Pruchno","given":"Rachel","non-dropping-particle":"","parse-names":false,"suffix":""}],"container-title":"Gerontologist","id":"ITEM-1","issue":"2","issued":{"date-parts":[["2017","4","1"]]},"page":"153-162","publisher":"Gerontological Society of America","title":"Aging in Mexico: Population trends and emerging issues","type":"article-journal","volume":"57"},"uris":["http://www.mendeley.com/documents/?uuid=6b6dff97-e95c-3e47-afc6-9cfafabaaaaf"]},{"id":"ITEM-2","itemData":{"DOI":"10.1016/j.jacc.2015.10.067","ISSN":"15583597","PMID":"26791057","abstract":"Background \"Gender\" reflects social norms for women and men, whereas \"sex\" defines biological characteristics. Gender-related characteristics explain some differences in access to care for premature acute coronary syndrome (ACS); whether they are associated with cardiovascular outcomes is unknown. Objectives This study estimated associations between gender and sex with recurrent ACS and major adverse cardiac events (MACE) (e.g., ACS, cardiac mortality, revascularization) over 12 months in patients with ACS. Methods We studied 273 women and 636 men age 18 to 55 years from GENESIS-PRAXY (GENdEr and Sex determInantS of cardiovascular disease: from bench to beyond-Premature Acute Coronary SYndrome), a prospective observational cohort study, who were hospitalized for ACS between January 2009 and April 2013. Gender-related characteristics (e.g., social roles) were assessed using a self-administered questionnaire, and a composite measure of gender was derived. Outcomes included recurrent ACS and MACE over 12 months. Results Feminine roles and personality traits were associated with higher rates of recurrent ACS and MACE compared with masculine characteristics. This difference persisted for recurrent ACS, after multivariable adjustment (hazard ratio from score 0 to 100: 4.50; 95% confidence interval: 1.05 to 19.27), and was a nonstatistically significant trend for MACE (hazard ratio: 1.54; 95% confidence interval: 0.90 to 2.66). A possible explanation is increased anxiety, the only condition that was more prevalent in patients with feminine characteristics and that rendered the association between gender and recurrent ACS nonstatistically significant (hazard ratio: 3.56; 95% confidence interval: 0.81 to 15.61). Female sex was not associated with outcomes post-ACS. Conclusions Younger adults with ACS with feminine gender are at an increased risk of recurrent ACS over 12 months, independent of female sex.","author":[{"dropping-particle":"","family":"Pelletier","given":"Roxanne","non-dropping-particle":"","parse-names":false,"suffix":""},{"dropping-particle":"","family":"Khan","given":"Nadia A.","non-dropping-particle":"","parse-names":false,"suffix":""},{"dropping-particle":"","family":"Cox","given":"Jafna","non-dropping-particle":"","parse-names":false,"suffix":""},{"dropping-particle":"","family":"Daskalopoulou","given":"Stella S.","non-dropping-particle":"","parse-names":false,"suffix":""},{"dropping-particle":"","family":"Eisenberg","given":"Mark J.","non-dropping-particle":"","parse-names":false,"suffix":""},{"dropping-particle":"","family":"Bacon","given":"Simon L.","non-dropping-particle":"","parse-names":false,"suffix":""},{"dropping-particle":"","family":"Lavoie","given":"Kim L.","non-dropping-particle":"","parse-names":false,"suffix":""},{"dropping-particle":"","family":"Daskupta","given":"Kaberi","non-dropping-particle":"","parse-names":false,"suffix":""},{"dropping-particle":"","family":"Rabi","given":"Doreen","non-dropping-particle":"","parse-names":false,"suffix":""},{"dropping-particle":"","family":"Humphries","given":"Karin H.","non-dropping-particle":"","parse-names":false,"suffix":""},{"dropping-particle":"","family":"Norris","given":"Colleen M.","non-dropping-particle":"","parse-names":false,"suffix":""},{"dropping-particle":"","family":"Thanassoulis","given":"George","non-dropping-particle":"","parse-names":false,"suffix":""},{"dropping-particle":"","family":"Behlouli","given":"Hassan","non-dropping-particle":"","parse-names":false,"suffix":""},{"dropping-particle":"","family":"Pilote","given":"Louise","non-dropping-particle":"","parse-names":false,"suffix":""}],"container-title":"Journal of the American College of Cardiology","id":"ITEM-2","issue":"2","issued":{"date-parts":[["2016","1","19"]]},"page":"127-135","publisher":"Elsevier USA","title":"Sex Versus Gender-Related Characteristics Which Predicts Outcome after Acute Coronary Syndrome in the Young?","type":"article-journal","volume":"67"},"uris":["http://www.mendeley.com/documents/?uuid=4c82ed3b-6685-377e-a801-4f28c9d23b62"]},{"id":"ITEM-3","itemData":{"DOI":"10.1007/s13524-012-0130-z","ISBN":"0070-3370","ISSN":"00703370","PMID":"22886759","abstract":"The positive associations between education and health and survival are well established, but whether the strength of these associations depends on gender is not. Is the beneficial influence of education on survival and on self-rated health conditioned by gender in the same way, in opposite ways, or not at all? Because women are otherwise disadvantaged in socioeconomic resources that are inputs to health, their health and survival may depend more on education than will men’s. To test this hypothesis, we use data from the National Health Interview Survey-Linked Mortality Files (NHIS-LMF). We find that education’s beneficial influence on feeling healthy and on survival are conditional on gender, but in opposite ways. Education has a larger effect on women’s self-rated health than on men’s, but a larger effect on men’s mortality. To further examine the mortality results, we examine specific causes of death. We find that the conditional effect is largest for deaths from lung cancer, respiratory disease, stroke, homicide, suicide, and accidents. Because women report worse health but men’s mortality is higher, education closes the gender gap in both health and mortality.","author":[{"dropping-particle":"","family":"Ross","given":"Catherine E.","non-dropping-particle":"","parse-names":false,"suffix":""},{"dropping-particle":"","family":"Masters","given":"Ryan K.","non-dropping-particle":"","parse-names":false,"suffix":""},{"dropping-particle":"","family":"Hummer","given":"Robert A.","non-dropping-particle":"","parse-names":false,"suffix":""}],"container-title":"Demography","id":"ITEM-3","issue":"4","issued":{"date-parts":[["2012"]]},"page":"1157-1183","title":"Education and the Gender Gaps in Health and Mortality","type":"article-journal","volume":"49"},"uris":["http://www.mendeley.com/documents/?uuid=1d542a7f-2832-403a-8c26-af9d492e8b3f"]}],"mendeley":{"formattedCitation":"(Ross et al. 2012; Pelletier et al. 2016; Angel et al. 2017)","plainTextFormattedCitation":"(Ross et al. 2012; Pelletier et al. 2016; Angel et al. 2017)","previouslyFormattedCitation":"(Ross et al. 2012; Pelletier et al. 2016; Angel et al. 2017)"},"properties":{"noteIndex":0},"schema":"https://github.com/citation-style-language/schema/raw/master/csl-citation.json"}</w:instrText>
      </w:r>
      <w:r w:rsidR="00F92781">
        <w:rPr>
          <w:rFonts w:ascii="Arial" w:eastAsia="Arial" w:hAnsi="Arial" w:cs="Arial"/>
          <w:color w:val="000000"/>
          <w:sz w:val="24"/>
          <w:szCs w:val="24"/>
        </w:rPr>
        <w:fldChar w:fldCharType="separate"/>
      </w:r>
      <w:r w:rsidR="00F92781" w:rsidRPr="00F92781">
        <w:rPr>
          <w:rFonts w:ascii="Arial" w:eastAsia="Arial" w:hAnsi="Arial" w:cs="Arial"/>
          <w:noProof/>
          <w:color w:val="000000"/>
          <w:sz w:val="24"/>
          <w:szCs w:val="24"/>
        </w:rPr>
        <w:t>(Ross et al. 2012; Pelletier et al. 2016; Angel et al. 2017)</w:t>
      </w:r>
      <w:r w:rsidR="00F92781">
        <w:rPr>
          <w:rFonts w:ascii="Arial" w:eastAsia="Arial" w:hAnsi="Arial" w:cs="Arial"/>
          <w:color w:val="000000"/>
          <w:sz w:val="24"/>
          <w:szCs w:val="24"/>
        </w:rPr>
        <w:fldChar w:fldCharType="end"/>
      </w:r>
      <w:r w:rsidR="00F92781">
        <w:rPr>
          <w:rFonts w:ascii="Arial" w:eastAsia="Arial" w:hAnsi="Arial" w:cs="Arial"/>
          <w:color w:val="000000"/>
          <w:sz w:val="24"/>
          <w:szCs w:val="24"/>
        </w:rPr>
        <w:t>.</w:t>
      </w:r>
      <w:r w:rsidR="00A50CB3">
        <w:rPr>
          <w:rFonts w:ascii="Arial" w:eastAsia="Arial" w:hAnsi="Arial" w:cs="Arial"/>
          <w:color w:val="000000"/>
          <w:sz w:val="24"/>
          <w:szCs w:val="24"/>
        </w:rPr>
        <w:t xml:space="preserve"> However, comparative analysis are challenging, mainly because the quality, and validity of health indicators vary from country to country, which can lead to variations in results that are not accurately capturing health outcomes </w:t>
      </w:r>
      <w:r w:rsidR="00B73BDF">
        <w:rPr>
          <w:rFonts w:ascii="Arial" w:eastAsia="Arial" w:hAnsi="Arial" w:cs="Arial"/>
          <w:color w:val="000000"/>
          <w:sz w:val="24"/>
          <w:szCs w:val="24"/>
        </w:rPr>
        <w:fldChar w:fldCharType="begin" w:fldLock="1"/>
      </w:r>
      <w:r w:rsidR="009C620F">
        <w:rPr>
          <w:rFonts w:ascii="Arial" w:eastAsia="Arial" w:hAnsi="Arial" w:cs="Arial"/>
          <w:color w:val="000000"/>
          <w:sz w:val="24"/>
          <w:szCs w:val="24"/>
        </w:rPr>
        <w: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process","type":"article-journal","volume":"65"},"uris":["http://www.mendeley.com/documents/?uuid=7ee21c90-a348-3f36-9749-84f7579cb8a1"]}],"mendeley":{"formattedCitation":"(Gardner et al. 2012; Crimmins et al. 2019; Ailshire and Carr 2021)","plainTextFormattedCitation":"(Gardner et al. 2012; Crimmins et al. 2019; Ailshire and Carr 2021)","previouslyFormattedCitation":"(Gardner et al. 2012; Crimmins et al. 2019; Ailshire and Carr 2021)"},"properties":{"noteIndex":0},"schema":"https://github.com/citation-style-language/schema/raw/master/csl-citation.json"}</w:instrText>
      </w:r>
      <w:r w:rsidR="00B73BDF">
        <w:rPr>
          <w:rFonts w:ascii="Arial" w:eastAsia="Arial" w:hAnsi="Arial" w:cs="Arial"/>
          <w:color w:val="000000"/>
          <w:sz w:val="24"/>
          <w:szCs w:val="24"/>
        </w:rPr>
        <w:fldChar w:fldCharType="separate"/>
      </w:r>
      <w:r w:rsidR="00C71E6F" w:rsidRPr="00C71E6F">
        <w:rPr>
          <w:rFonts w:ascii="Arial" w:eastAsia="Arial" w:hAnsi="Arial" w:cs="Arial"/>
          <w:noProof/>
          <w:color w:val="000000"/>
          <w:sz w:val="24"/>
          <w:szCs w:val="24"/>
        </w:rPr>
        <w:t>(Gardner et al. 2012; Crimmins et al. 2019; Ailshire and Carr 2021)</w:t>
      </w:r>
      <w:r w:rsidR="00B73BDF">
        <w:rPr>
          <w:rFonts w:ascii="Arial" w:eastAsia="Arial" w:hAnsi="Arial" w:cs="Arial"/>
          <w:color w:val="000000"/>
          <w:sz w:val="24"/>
          <w:szCs w:val="24"/>
        </w:rPr>
        <w:fldChar w:fldCharType="end"/>
      </w:r>
      <w:r w:rsidR="00B73BDF">
        <w:rPr>
          <w:rFonts w:ascii="Arial" w:eastAsia="Arial" w:hAnsi="Arial" w:cs="Arial"/>
          <w:color w:val="000000"/>
          <w:sz w:val="24"/>
          <w:szCs w:val="24"/>
        </w:rPr>
        <w:t>.</w:t>
      </w:r>
      <w:r w:rsidR="00A50CB3">
        <w:rPr>
          <w:rFonts w:ascii="Arial" w:eastAsia="Arial" w:hAnsi="Arial" w:cs="Arial"/>
          <w:sz w:val="24"/>
          <w:szCs w:val="24"/>
        </w:rPr>
        <w:t xml:space="preserve"> </w:t>
      </w:r>
      <w:r w:rsidR="00C44C07" w:rsidRPr="00C44C07">
        <w:rPr>
          <w:rFonts w:ascii="Arial" w:eastAsia="Arial" w:hAnsi="Arial" w:cs="Arial"/>
          <w:color w:val="000000"/>
          <w:sz w:val="24"/>
          <w:szCs w:val="24"/>
        </w:rPr>
        <w:t>Cross-national comparisons are thus important to further shed light into the topic</w:t>
      </w:r>
      <w:r w:rsidR="004B7C1F" w:rsidRPr="00C44C07">
        <w:rPr>
          <w:rFonts w:ascii="Arial" w:eastAsia="Arial" w:hAnsi="Arial" w:cs="Arial"/>
          <w:color w:val="000000"/>
          <w:sz w:val="24"/>
          <w:szCs w:val="24"/>
        </w:rPr>
        <w:t>,</w:t>
      </w:r>
      <w:r w:rsidR="004B7C1F">
        <w:rPr>
          <w:rFonts w:ascii="Arial" w:eastAsia="Arial" w:hAnsi="Arial" w:cs="Arial"/>
          <w:color w:val="000000"/>
          <w:sz w:val="24"/>
          <w:szCs w:val="24"/>
        </w:rPr>
        <w:t xml:space="preserve"> as</w:t>
      </w:r>
      <w:r w:rsidR="004B7C1F" w:rsidRPr="00C44C07">
        <w:rPr>
          <w:rFonts w:ascii="Arial" w:eastAsia="Arial" w:hAnsi="Arial" w:cs="Arial"/>
          <w:color w:val="000000"/>
          <w:sz w:val="24"/>
          <w:szCs w:val="24"/>
        </w:rPr>
        <w:t xml:space="preserve"> gender inequality in health is correlated to country-specific levels of development and to societal roles of women and men</w:t>
      </w:r>
      <w:r w:rsidR="009C620F">
        <w:rPr>
          <w:rFonts w:ascii="Arial" w:eastAsia="Arial" w:hAnsi="Arial" w:cs="Arial"/>
          <w:color w:val="000000"/>
          <w:sz w:val="24"/>
          <w:szCs w:val="24"/>
        </w:rPr>
        <w:t xml:space="preserve"> </w:t>
      </w:r>
      <w:r w:rsidR="009C620F">
        <w:rPr>
          <w:rFonts w:ascii="Arial" w:eastAsia="Arial" w:hAnsi="Arial" w:cs="Arial"/>
          <w:color w:val="000000"/>
          <w:sz w:val="24"/>
          <w:szCs w:val="24"/>
        </w:rPr>
        <w:fldChar w:fldCharType="begin" w:fldLock="1"/>
      </w:r>
      <w:r w:rsidR="009C620F">
        <w:rPr>
          <w:rFonts w:ascii="Arial" w:eastAsia="Arial" w:hAnsi="Arial" w:cs="Arial"/>
          <w:color w:val="000000"/>
          <w:sz w:val="24"/>
          <w:szCs w:val="24"/>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2018)"},"properties":{"noteIndex":0},"schema":"https://github.com/citation-style-language/schema/raw/master/csl-citation.json"}</w:instrText>
      </w:r>
      <w:r w:rsidR="009C620F">
        <w:rPr>
          <w:rFonts w:ascii="Arial" w:eastAsia="Arial" w:hAnsi="Arial" w:cs="Arial"/>
          <w:color w:val="000000"/>
          <w:sz w:val="24"/>
          <w:szCs w:val="24"/>
        </w:rPr>
        <w:fldChar w:fldCharType="separate"/>
      </w:r>
      <w:r w:rsidR="009C620F" w:rsidRPr="009C620F">
        <w:rPr>
          <w:rFonts w:ascii="Arial" w:eastAsia="Arial" w:hAnsi="Arial" w:cs="Arial"/>
          <w:noProof/>
          <w:color w:val="000000"/>
          <w:sz w:val="24"/>
          <w:szCs w:val="24"/>
        </w:rPr>
        <w:t>(Okojie 1994; WCF 2018)</w:t>
      </w:r>
      <w:r w:rsidR="009C620F">
        <w:rPr>
          <w:rFonts w:ascii="Arial" w:eastAsia="Arial" w:hAnsi="Arial" w:cs="Arial"/>
          <w:color w:val="000000"/>
          <w:sz w:val="24"/>
          <w:szCs w:val="24"/>
        </w:rPr>
        <w:fldChar w:fldCharType="end"/>
      </w:r>
      <w:r w:rsidR="004B7C1F" w:rsidRPr="00C44C07">
        <w:rPr>
          <w:rFonts w:ascii="Arial" w:eastAsia="Arial" w:hAnsi="Arial" w:cs="Arial"/>
          <w:color w:val="000000"/>
          <w:sz w:val="24"/>
          <w:szCs w:val="24"/>
        </w:rPr>
        <w:t>.</w:t>
      </w:r>
      <w:r w:rsidR="004B7C1F">
        <w:rPr>
          <w:rFonts w:ascii="Arial" w:eastAsia="Arial" w:hAnsi="Arial" w:cs="Arial"/>
          <w:color w:val="000000"/>
          <w:sz w:val="24"/>
          <w:szCs w:val="24"/>
        </w:rPr>
        <w:t xml:space="preserve"> </w:t>
      </w:r>
      <w:r w:rsidR="004B7C1F" w:rsidRPr="00C44C07">
        <w:rPr>
          <w:rFonts w:ascii="Arial" w:eastAsia="Arial" w:hAnsi="Arial" w:cs="Arial"/>
          <w:color w:val="000000"/>
          <w:sz w:val="24"/>
          <w:szCs w:val="24"/>
        </w:rPr>
        <w:t xml:space="preserve">Therefore, </w:t>
      </w:r>
      <w:r w:rsidR="004B7C1F">
        <w:rPr>
          <w:rFonts w:ascii="Arial" w:eastAsia="Arial" w:hAnsi="Arial" w:cs="Arial"/>
          <w:color w:val="000000"/>
          <w:sz w:val="24"/>
          <w:szCs w:val="24"/>
        </w:rPr>
        <w:t xml:space="preserve">it is important </w:t>
      </w:r>
      <w:r w:rsidR="004B7C1F" w:rsidRPr="00C44C07">
        <w:rPr>
          <w:rFonts w:ascii="Arial" w:eastAsia="Arial" w:hAnsi="Arial" w:cs="Arial"/>
          <w:color w:val="000000"/>
          <w:sz w:val="24"/>
          <w:szCs w:val="24"/>
        </w:rPr>
        <w:t>to quantify health inequalities by gender and across countries with different levels of development</w:t>
      </w:r>
      <w:r w:rsidR="009C620F">
        <w:rPr>
          <w:rFonts w:ascii="Arial" w:eastAsia="Arial" w:hAnsi="Arial" w:cs="Arial"/>
          <w:color w:val="000000"/>
          <w:sz w:val="24"/>
          <w:szCs w:val="24"/>
        </w:rPr>
        <w:t xml:space="preserve">. </w:t>
      </w:r>
    </w:p>
    <w:p w14:paraId="487F21C7" w14:textId="77777777" w:rsidR="00243C56" w:rsidRPr="00C44C07" w:rsidRDefault="00243C56" w:rsidP="00C44C07">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00000288" w14:textId="3FD069DD" w:rsidR="00B133DD" w:rsidRDefault="00F64E04" w:rsidP="00E019CD">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Nonetheless, it is important to acknowledge that this study has some limitations. First, this is a </w:t>
      </w:r>
      <w:r w:rsidR="00A50CB3" w:rsidRPr="00F64E04">
        <w:rPr>
          <w:rFonts w:ascii="Arial" w:eastAsia="Arial" w:hAnsi="Arial" w:cs="Arial"/>
          <w:sz w:val="24"/>
          <w:szCs w:val="24"/>
        </w:rPr>
        <w:t xml:space="preserve">cross-sectional </w:t>
      </w:r>
      <w:r>
        <w:rPr>
          <w:rFonts w:ascii="Arial" w:eastAsia="Arial" w:hAnsi="Arial" w:cs="Arial"/>
          <w:sz w:val="24"/>
          <w:szCs w:val="24"/>
        </w:rPr>
        <w:t>analysis so</w:t>
      </w:r>
      <w:r w:rsidR="00A50CB3" w:rsidRPr="00F64E04">
        <w:rPr>
          <w:rFonts w:ascii="Arial" w:eastAsia="Arial" w:hAnsi="Arial" w:cs="Arial"/>
          <w:sz w:val="24"/>
          <w:szCs w:val="24"/>
        </w:rPr>
        <w:t xml:space="preserve"> we do not look into trends nor use the longitudinal potential of the dataset. </w:t>
      </w:r>
      <w:r w:rsidR="004D5B5E">
        <w:rPr>
          <w:rFonts w:ascii="Arial" w:eastAsia="Arial" w:hAnsi="Arial" w:cs="Arial"/>
          <w:sz w:val="24"/>
          <w:szCs w:val="24"/>
        </w:rPr>
        <w:t xml:space="preserve">In addition, </w:t>
      </w:r>
      <w:r>
        <w:rPr>
          <w:rFonts w:ascii="Arial" w:eastAsia="Arial" w:hAnsi="Arial" w:cs="Arial"/>
          <w:sz w:val="24"/>
          <w:szCs w:val="24"/>
        </w:rPr>
        <w:t xml:space="preserve">despite the efforts to harmonize the variables, diagnosis </w:t>
      </w:r>
      <w:r w:rsidR="00E019CD">
        <w:rPr>
          <w:rFonts w:ascii="Arial" w:eastAsia="Arial" w:hAnsi="Arial" w:cs="Arial"/>
          <w:sz w:val="24"/>
          <w:szCs w:val="24"/>
        </w:rPr>
        <w:t>is</w:t>
      </w:r>
      <w:r>
        <w:rPr>
          <w:rFonts w:ascii="Arial" w:eastAsia="Arial" w:hAnsi="Arial" w:cs="Arial"/>
          <w:sz w:val="24"/>
          <w:szCs w:val="24"/>
        </w:rPr>
        <w:t xml:space="preserve"> performed differently </w:t>
      </w:r>
      <w:r w:rsidR="00E019CD">
        <w:rPr>
          <w:rFonts w:ascii="Arial" w:eastAsia="Arial" w:hAnsi="Arial" w:cs="Arial"/>
          <w:sz w:val="24"/>
          <w:szCs w:val="24"/>
        </w:rPr>
        <w:t>across</w:t>
      </w:r>
      <w:r>
        <w:rPr>
          <w:rFonts w:ascii="Arial" w:eastAsia="Arial" w:hAnsi="Arial" w:cs="Arial"/>
          <w:sz w:val="24"/>
          <w:szCs w:val="24"/>
        </w:rPr>
        <w:t xml:space="preserve"> countries</w:t>
      </w:r>
      <w:r w:rsidR="00E019CD">
        <w:rPr>
          <w:rFonts w:ascii="Arial" w:eastAsia="Arial" w:hAnsi="Arial" w:cs="Arial"/>
          <w:sz w:val="24"/>
          <w:szCs w:val="24"/>
        </w:rPr>
        <w:t xml:space="preserve">, which could explain results such as those observed for India. The </w:t>
      </w:r>
      <w:r w:rsidR="00154583" w:rsidRPr="00712FA1">
        <w:rPr>
          <w:rFonts w:ascii="Arial" w:eastAsia="Arial" w:hAnsi="Arial" w:cs="Arial"/>
          <w:color w:val="000000"/>
          <w:sz w:val="24"/>
          <w:szCs w:val="24"/>
        </w:rPr>
        <w:t>HRS</w:t>
      </w:r>
      <w:r w:rsidR="00E019CD">
        <w:rPr>
          <w:rFonts w:ascii="Arial" w:eastAsia="Arial" w:hAnsi="Arial" w:cs="Arial"/>
          <w:color w:val="000000"/>
          <w:sz w:val="24"/>
          <w:szCs w:val="24"/>
        </w:rPr>
        <w:t xml:space="preserve"> study, for example,</w:t>
      </w:r>
      <w:r w:rsidR="00154583" w:rsidRPr="00712FA1">
        <w:rPr>
          <w:rFonts w:ascii="Arial" w:eastAsia="Arial" w:hAnsi="Arial" w:cs="Arial"/>
          <w:color w:val="000000"/>
          <w:sz w:val="24"/>
          <w:szCs w:val="24"/>
        </w:rPr>
        <w:t xml:space="preserve"> specifically excludes diagnosis made by nurses/nurse practitioners, chiropractors, and dentists</w:t>
      </w:r>
      <w:r w:rsidR="001218C8">
        <w:rPr>
          <w:rFonts w:ascii="Arial" w:eastAsia="Arial" w:hAnsi="Arial" w:cs="Arial"/>
          <w:color w:val="000000"/>
          <w:sz w:val="24"/>
          <w:szCs w:val="24"/>
        </w:rPr>
        <w:t xml:space="preserve">, while </w:t>
      </w:r>
      <w:r w:rsidR="00154583" w:rsidRPr="00712FA1">
        <w:rPr>
          <w:rFonts w:ascii="Arial" w:eastAsia="Arial" w:hAnsi="Arial" w:cs="Arial"/>
          <w:color w:val="000000"/>
          <w:sz w:val="24"/>
          <w:szCs w:val="24"/>
        </w:rPr>
        <w:t>both CHARLS and LASI allow diagnosis by nurses, practitioners of traditional medicine, and other health care professionals.</w:t>
      </w:r>
      <w:r w:rsidR="00B30A51">
        <w:rPr>
          <w:rFonts w:ascii="Arial" w:eastAsia="Arial" w:hAnsi="Arial" w:cs="Arial"/>
          <w:color w:val="000000"/>
          <w:sz w:val="24"/>
          <w:szCs w:val="24"/>
        </w:rPr>
        <w:t xml:space="preserve"> </w:t>
      </w:r>
      <w:r w:rsidR="004D5B5E" w:rsidRPr="00F64E04">
        <w:rPr>
          <w:rFonts w:ascii="Arial" w:eastAsia="Arial" w:hAnsi="Arial" w:cs="Arial"/>
          <w:sz w:val="24"/>
          <w:szCs w:val="24"/>
        </w:rPr>
        <w:t>However, our aim was to have the most countries included in the comparison</w:t>
      </w:r>
      <w:r w:rsidR="004D5B5E">
        <w:rPr>
          <w:rFonts w:ascii="Arial" w:eastAsia="Arial" w:hAnsi="Arial" w:cs="Arial"/>
          <w:sz w:val="24"/>
          <w:szCs w:val="24"/>
        </w:rPr>
        <w:t xml:space="preserve"> and pinpoint the importance of going </w:t>
      </w:r>
      <w:r w:rsidR="004D5B5E">
        <w:rPr>
          <w:rFonts w:ascii="Arial" w:eastAsia="Arial" w:hAnsi="Arial" w:cs="Arial"/>
          <w:sz w:val="24"/>
          <w:szCs w:val="24"/>
        </w:rPr>
        <w:lastRenderedPageBreak/>
        <w:t xml:space="preserve">beyond gender gaps in health expectancy. Hence, our results hold regardless of the research design. </w:t>
      </w:r>
      <w:r w:rsidR="004D5B5E" w:rsidRPr="00F64E04">
        <w:rPr>
          <w:rFonts w:ascii="Arial" w:eastAsia="Arial" w:hAnsi="Arial" w:cs="Arial"/>
          <w:sz w:val="24"/>
          <w:szCs w:val="24"/>
        </w:rPr>
        <w:t xml:space="preserve"> </w:t>
      </w:r>
    </w:p>
    <w:p w14:paraId="000002AA"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B"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C"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D"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Acknowledgments</w:t>
      </w:r>
    </w:p>
    <w:p w14:paraId="000002AE"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F"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This paper uses data from SHARE Wave 6 (10.6103/SHARE.w6.800), see </w:t>
      </w:r>
      <w:proofErr w:type="spellStart"/>
      <w:r>
        <w:rPr>
          <w:rFonts w:ascii="Arial" w:eastAsia="Arial" w:hAnsi="Arial" w:cs="Arial"/>
          <w:sz w:val="24"/>
          <w:szCs w:val="24"/>
          <w:highlight w:val="white"/>
        </w:rPr>
        <w:t>Börsch-Supan</w:t>
      </w:r>
      <w:proofErr w:type="spellEnd"/>
      <w:r>
        <w:rPr>
          <w:rFonts w:ascii="Arial" w:eastAsia="Arial" w:hAnsi="Arial" w:cs="Arial"/>
          <w:sz w:val="24"/>
          <w:szCs w:val="24"/>
          <w:highlight w:val="white"/>
        </w:rPr>
        <w:t xml:space="preserve">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Inclusion through VS 2015/0195, VS 2016/0135, VS 2018/0285, VS 2019/0332, and VS 2020/0313. Additional funding from the German Ministry of Education and Research, the Max Planck Society for the Advancement of Science, the U.S. National Institute on Aging (U01_AG09740-13S2, P01_AG005842, P01_AG08291, P30_AG12815, R21_AG025169, Y1-AG-4553-01, IAG_BSR06-11, OGHA_04-064, HHSN271201300071C, RAG052527A) and from various national funding sources is gratefully acknowledged (see</w:t>
      </w:r>
      <w:hyperlink r:id="rId16">
        <w:r>
          <w:rPr>
            <w:rFonts w:ascii="Arial" w:eastAsia="Arial" w:hAnsi="Arial" w:cs="Arial"/>
            <w:sz w:val="24"/>
            <w:szCs w:val="24"/>
            <w:highlight w:val="white"/>
          </w:rPr>
          <w:t xml:space="preserve"> </w:t>
        </w:r>
      </w:hyperlink>
      <w:hyperlink r:id="rId17">
        <w:r>
          <w:rPr>
            <w:rFonts w:ascii="Arial" w:eastAsia="Arial" w:hAnsi="Arial" w:cs="Arial"/>
            <w:color w:val="1155CC"/>
            <w:sz w:val="24"/>
            <w:szCs w:val="24"/>
            <w:highlight w:val="white"/>
            <w:u w:val="single"/>
          </w:rPr>
          <w:t>www.share-project.org</w:t>
        </w:r>
      </w:hyperlink>
      <w:r>
        <w:rPr>
          <w:rFonts w:ascii="Arial" w:eastAsia="Arial" w:hAnsi="Arial" w:cs="Arial"/>
          <w:sz w:val="24"/>
          <w:szCs w:val="24"/>
          <w:highlight w:val="white"/>
        </w:rPr>
        <w:t>).</w:t>
      </w:r>
    </w:p>
    <w:p w14:paraId="000002B0"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rPr>
        <w:t xml:space="preserve">This analysis uses data or information from the following Harmonized datasets: </w:t>
      </w:r>
      <w:proofErr w:type="spellStart"/>
      <w:r>
        <w:rPr>
          <w:rFonts w:ascii="Arial" w:eastAsia="Arial" w:hAnsi="Arial" w:cs="Arial"/>
          <w:sz w:val="24"/>
          <w:szCs w:val="24"/>
        </w:rPr>
        <w:t>KLoSA</w:t>
      </w:r>
      <w:proofErr w:type="spellEnd"/>
      <w:r>
        <w:rPr>
          <w:rFonts w:ascii="Arial" w:eastAsia="Arial" w:hAnsi="Arial" w:cs="Arial"/>
          <w:sz w:val="24"/>
          <w:szCs w:val="24"/>
        </w:rPr>
        <w:t xml:space="preserve"> dataset and Codebook, Version C as of June 2019 developed by the Gateway to Global Aging Data. The development of the Harmonized </w:t>
      </w:r>
      <w:proofErr w:type="spellStart"/>
      <w:r>
        <w:rPr>
          <w:rFonts w:ascii="Arial" w:eastAsia="Arial" w:hAnsi="Arial" w:cs="Arial"/>
          <w:sz w:val="24"/>
          <w:szCs w:val="24"/>
        </w:rPr>
        <w:t>KLoSA</w:t>
      </w:r>
      <w:proofErr w:type="spellEnd"/>
      <w:r>
        <w:rPr>
          <w:rFonts w:ascii="Arial" w:eastAsia="Arial" w:hAnsi="Arial" w:cs="Arial"/>
          <w:sz w:val="24"/>
          <w:szCs w:val="24"/>
        </w:rPr>
        <w:t xml:space="preserve"> was funded by the National Institute on Ageing (R01 AG030153, RC2 AG036619, R03 AG043052). </w:t>
      </w:r>
      <w:r>
        <w:rPr>
          <w:rFonts w:ascii="Arial" w:eastAsia="Arial" w:hAnsi="Arial" w:cs="Arial"/>
          <w:sz w:val="24"/>
          <w:szCs w:val="24"/>
          <w:highlight w:val="white"/>
        </w:rPr>
        <w:t xml:space="preserve">LASI dataset and Codebook, Version A.2 as of October 2021, developed by the Gateway to Global Aging Data (DOI: https://doi.org/10.25549/h-lasi). The development of the Harmonized LASI was funded by the National Institute on Aging (R01 AG042778, 2R01 AG030153, 2R01 AG051125). </w:t>
      </w:r>
      <w:r>
        <w:rPr>
          <w:rFonts w:ascii="Arial" w:eastAsia="Arial" w:hAnsi="Arial" w:cs="Arial"/>
          <w:sz w:val="23"/>
          <w:szCs w:val="23"/>
        </w:rPr>
        <w:t xml:space="preserve">CHARLS dataset and Codebook, Version D as of June 2021 developed by the Gateway to Global Aging Data. The development of the Harmonized CHARLS was funded by the National Institute on Aging (R01 AG030153, RC2 AG036619, R03 AG043052). ELSA dataset and Codebook, Version G.2 as of July 2021 developed by the Gateway to Global Aging Data. The development of the Harmonized ELSA was funded by the National Institute on Aging (R01 AG030153, RC2 AG036619, R03 AG043052). SHARE dataset and Codebook, Version F as of June 2022 developed by the Gateway to Global Aging Data. The development of the Harmonized SHARE was funded by the National Institute on Aging (R01 AG030153, RC2 AG036619, R03 AG043052). MHAS dataset and Codebook, Version B.4 as of February 2022 developed by the Gateway to Global Aging Data in collaboration with the MHAS research team. The development of the Harmonized MHAS was funded by the National Institute on Aging (R01 AG030153). The Harmonized MHAS data files and documentation are public </w:t>
      </w:r>
      <w:r>
        <w:rPr>
          <w:rFonts w:ascii="Arial" w:eastAsia="Arial" w:hAnsi="Arial" w:cs="Arial"/>
          <w:sz w:val="23"/>
          <w:szCs w:val="23"/>
        </w:rPr>
        <w:lastRenderedPageBreak/>
        <w:t xml:space="preserve">use and available at www.MHASweb.org. The MHAS (Mexican Health and Aging Study) receives support from the National Institutes of Health/National Institute on Aging (R01 AG018016) in the United States and the Instituto Nacional de </w:t>
      </w:r>
      <w:proofErr w:type="spellStart"/>
      <w:r>
        <w:rPr>
          <w:rFonts w:ascii="Arial" w:eastAsia="Arial" w:hAnsi="Arial" w:cs="Arial"/>
          <w:sz w:val="23"/>
          <w:szCs w:val="23"/>
        </w:rPr>
        <w:t>Estadística</w:t>
      </w:r>
      <w:proofErr w:type="spellEnd"/>
      <w:r>
        <w:rPr>
          <w:rFonts w:ascii="Arial" w:eastAsia="Arial" w:hAnsi="Arial" w:cs="Arial"/>
          <w:sz w:val="23"/>
          <w:szCs w:val="23"/>
        </w:rPr>
        <w:t xml:space="preserve"> y </w:t>
      </w:r>
      <w:proofErr w:type="spellStart"/>
      <w:r>
        <w:rPr>
          <w:rFonts w:ascii="Arial" w:eastAsia="Arial" w:hAnsi="Arial" w:cs="Arial"/>
          <w:sz w:val="23"/>
          <w:szCs w:val="23"/>
        </w:rPr>
        <w:t>Geografía</w:t>
      </w:r>
      <w:proofErr w:type="spellEnd"/>
      <w:r>
        <w:rPr>
          <w:rFonts w:ascii="Arial" w:eastAsia="Arial" w:hAnsi="Arial" w:cs="Arial"/>
          <w:sz w:val="23"/>
          <w:szCs w:val="23"/>
        </w:rPr>
        <w:t xml:space="preserve"> (INEGI) in Mexico. HRS dataset and Codebook, Version C as of January 2022 developed by the Gateway to Global Aging Data. The development of the Harmonized HRS was funded by the National Institute on Aging (R01 AG030153, RC2 AG036619, 1R03AG043052). </w:t>
      </w:r>
      <w:r>
        <w:rPr>
          <w:rFonts w:ascii="Arial" w:eastAsia="Arial" w:hAnsi="Arial" w:cs="Arial"/>
          <w:sz w:val="24"/>
          <w:szCs w:val="24"/>
          <w:highlight w:val="white"/>
        </w:rPr>
        <w:t>For more information about the Harmonization project, please refer to</w:t>
      </w:r>
      <w:hyperlink r:id="rId18">
        <w:r>
          <w:rPr>
            <w:rFonts w:ascii="Arial" w:eastAsia="Arial" w:hAnsi="Arial" w:cs="Arial"/>
            <w:sz w:val="24"/>
            <w:szCs w:val="24"/>
            <w:highlight w:val="white"/>
          </w:rPr>
          <w:t xml:space="preserve"> </w:t>
        </w:r>
      </w:hyperlink>
      <w:hyperlink r:id="rId19">
        <w:r>
          <w:rPr>
            <w:rFonts w:ascii="Arial" w:eastAsia="Arial" w:hAnsi="Arial" w:cs="Arial"/>
            <w:color w:val="1155CC"/>
            <w:sz w:val="24"/>
            <w:szCs w:val="24"/>
            <w:highlight w:val="white"/>
            <w:u w:val="single"/>
          </w:rPr>
          <w:t>https://g2aging.org/</w:t>
        </w:r>
      </w:hyperlink>
      <w:r>
        <w:rPr>
          <w:rFonts w:ascii="Arial" w:eastAsia="Arial" w:hAnsi="Arial" w:cs="Arial"/>
          <w:sz w:val="24"/>
          <w:szCs w:val="24"/>
          <w:highlight w:val="white"/>
        </w:rPr>
        <w:t>.</w:t>
      </w:r>
    </w:p>
    <w:p w14:paraId="000002B1"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000002B2" w14:textId="77777777" w:rsidR="00B133DD" w:rsidRDefault="00A50CB3">
      <w:pPr>
        <w:spacing w:before="240" w:after="240" w:line="276" w:lineRule="auto"/>
        <w:jc w:val="both"/>
        <w:rPr>
          <w:rFonts w:ascii="Arial" w:eastAsia="Arial" w:hAnsi="Arial" w:cs="Arial"/>
          <w:sz w:val="20"/>
          <w:szCs w:val="20"/>
        </w:rPr>
      </w:pPr>
      <w:r>
        <w:rPr>
          <w:rFonts w:ascii="Arial" w:eastAsia="Arial" w:hAnsi="Arial" w:cs="Arial"/>
          <w:sz w:val="24"/>
          <w:szCs w:val="24"/>
          <w:highlight w:val="white"/>
        </w:rPr>
        <w:t xml:space="preserve">This work is supported within the EU Framework </w:t>
      </w:r>
      <w:proofErr w:type="spellStart"/>
      <w:r>
        <w:rPr>
          <w:rFonts w:ascii="Arial" w:eastAsia="Arial" w:hAnsi="Arial" w:cs="Arial"/>
          <w:sz w:val="24"/>
          <w:szCs w:val="24"/>
          <w:highlight w:val="white"/>
        </w:rPr>
        <w:t>Programme</w:t>
      </w:r>
      <w:proofErr w:type="spellEnd"/>
      <w:r>
        <w:rPr>
          <w:rFonts w:ascii="Arial" w:eastAsia="Arial" w:hAnsi="Arial" w:cs="Arial"/>
          <w:sz w:val="24"/>
          <w:szCs w:val="24"/>
          <w:highlight w:val="white"/>
        </w:rPr>
        <w:t xml:space="preserve"> for Research and Innovation Horizon 2020, ERC Grant Agreement No. 725187 (LETHE)</w:t>
      </w:r>
    </w:p>
    <w:p w14:paraId="000002B3" w14:textId="77777777" w:rsidR="00B133DD" w:rsidRDefault="00B133DD">
      <w:pPr>
        <w:pBdr>
          <w:top w:val="nil"/>
          <w:left w:val="nil"/>
          <w:bottom w:val="nil"/>
          <w:right w:val="nil"/>
          <w:between w:val="nil"/>
        </w:pBdr>
        <w:spacing w:after="0"/>
        <w:rPr>
          <w:rFonts w:ascii="Arial" w:eastAsia="Arial" w:hAnsi="Arial" w:cs="Arial"/>
          <w:sz w:val="20"/>
          <w:szCs w:val="20"/>
        </w:rPr>
      </w:pPr>
    </w:p>
    <w:p w14:paraId="000002B4"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B5" w14:textId="77777777" w:rsidR="00B133DD" w:rsidRDefault="00B133DD">
      <w:pPr>
        <w:pBdr>
          <w:top w:val="nil"/>
          <w:left w:val="nil"/>
          <w:bottom w:val="nil"/>
          <w:right w:val="nil"/>
          <w:between w:val="nil"/>
        </w:pBdr>
        <w:spacing w:after="0"/>
        <w:rPr>
          <w:rFonts w:ascii="Arial" w:eastAsia="Arial" w:hAnsi="Arial" w:cs="Arial"/>
          <w:color w:val="000000"/>
          <w:sz w:val="24"/>
          <w:szCs w:val="24"/>
        </w:rPr>
      </w:pPr>
    </w:p>
    <w:p w14:paraId="000002B6" w14:textId="422BA18E"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References</w:t>
      </w:r>
    </w:p>
    <w:p w14:paraId="1EE1A339" w14:textId="513F84FE" w:rsidR="00807FE1" w:rsidRDefault="00807FE1">
      <w:pPr>
        <w:pBdr>
          <w:top w:val="nil"/>
          <w:left w:val="nil"/>
          <w:bottom w:val="nil"/>
          <w:right w:val="nil"/>
          <w:between w:val="nil"/>
        </w:pBdr>
        <w:spacing w:after="0"/>
        <w:rPr>
          <w:rFonts w:ascii="Arial" w:eastAsia="Arial" w:hAnsi="Arial" w:cs="Arial"/>
          <w:b/>
          <w:color w:val="000000"/>
          <w:sz w:val="24"/>
          <w:szCs w:val="24"/>
        </w:rPr>
      </w:pPr>
    </w:p>
    <w:p w14:paraId="71598593" w14:textId="31AD287A" w:rsidR="009C620F" w:rsidRPr="009C620F" w:rsidRDefault="00807FE1" w:rsidP="00224207">
      <w:pPr>
        <w:widowControl w:val="0"/>
        <w:autoSpaceDE w:val="0"/>
        <w:autoSpaceDN w:val="0"/>
        <w:adjustRightInd w:val="0"/>
        <w:spacing w:after="0" w:line="360" w:lineRule="auto"/>
        <w:ind w:left="480" w:hanging="480"/>
        <w:jc w:val="both"/>
        <w:rPr>
          <w:rFonts w:ascii="Arial" w:hAnsi="Arial" w:cs="Arial"/>
          <w:noProof/>
          <w:sz w:val="24"/>
          <w:szCs w:val="24"/>
        </w:rPr>
      </w:pPr>
      <w:r>
        <w:rPr>
          <w:rFonts w:ascii="Arial" w:eastAsia="Arial" w:hAnsi="Arial" w:cs="Arial"/>
          <w:b/>
          <w:color w:val="000000"/>
          <w:sz w:val="24"/>
          <w:szCs w:val="24"/>
        </w:rPr>
        <w:fldChar w:fldCharType="begin" w:fldLock="1"/>
      </w:r>
      <w:r>
        <w:rPr>
          <w:rFonts w:ascii="Arial" w:eastAsia="Arial" w:hAnsi="Arial" w:cs="Arial"/>
          <w:b/>
          <w:color w:val="000000"/>
          <w:sz w:val="24"/>
          <w:szCs w:val="24"/>
        </w:rPr>
        <w:instrText xml:space="preserve">ADDIN Mendeley Bibliography CSL_BIBLIOGRAPHY </w:instrText>
      </w:r>
      <w:r>
        <w:rPr>
          <w:rFonts w:ascii="Arial" w:eastAsia="Arial" w:hAnsi="Arial" w:cs="Arial"/>
          <w:b/>
          <w:color w:val="000000"/>
          <w:sz w:val="24"/>
          <w:szCs w:val="24"/>
        </w:rPr>
        <w:fldChar w:fldCharType="separate"/>
      </w:r>
      <w:r w:rsidR="009C620F" w:rsidRPr="009C620F">
        <w:rPr>
          <w:rFonts w:ascii="Arial" w:hAnsi="Arial" w:cs="Arial"/>
          <w:noProof/>
          <w:sz w:val="24"/>
          <w:szCs w:val="24"/>
        </w:rPr>
        <w:t>Ailshire J, Carr D (2021) Cross-National Comparisons of Social and Economic Contexts of Aging. Journals Gerontol Ser B 76:S1–S4. https://doi.org/10.1093/GERONB/GBAB049</w:t>
      </w:r>
    </w:p>
    <w:p w14:paraId="12665C8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Angel JL, Vega W, López-Ortega M, Pruchno R (2017) Aging in Mexico: Population trends and emerging issues. Gerontologist 57:153–162. https://doi.org/10.1093/geront/gnw136</w:t>
      </w:r>
    </w:p>
    <w:p w14:paraId="7BF77D5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Beckett L a, Brock DB, Lemke JH, et al (1996) Analysis of change in self-reported physical function among older persons in four population studies. Am J Epidemiol 143:766–78</w:t>
      </w:r>
    </w:p>
    <w:p w14:paraId="608FEFC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Boerma T, Hosseinpoor AR, Verdes E, Chatterji S (2016) A global assessment of the gender gap in self-reported health with survey data from 59 countries. BMC Public Health 16:675. https://doi.org/10.1186/s12889-016-3352-y</w:t>
      </w:r>
    </w:p>
    <w:p w14:paraId="0CEDC33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Case A, Paxson C (2005) Sex differences in morbidity and mortality. Demography 42:189–214</w:t>
      </w:r>
    </w:p>
    <w:p w14:paraId="1866D160"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Crespí-Lloréns N, Hernández-Aguado I, Chilet-Rosell E (2021) Have Policies Tackled Gender Inequalities in Health? A Scoping Review. Int J Environ Res Public Health 18:327. https://doi.org/10.3390/ijerph18010327</w:t>
      </w:r>
    </w:p>
    <w:p w14:paraId="3B7B12C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Crimmins EM, Kim JK, Solé-Auró A (2011) Gender differences in health: results from SHARE, ELSA and HRS. Eur J Public Health 21:81–91. https://doi.org/10.1093/eurpub/ckq022</w:t>
      </w:r>
    </w:p>
    <w:p w14:paraId="7B8C8AB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Crimmins EM, Shim H, Zhang YS, Kim JK (2019) Differences between men and women in mortality and the health dimensions of the morbidity process. Clin Chem 65:135–145. https://doi.org/10.1373/CLINCHEM.2018.288332</w:t>
      </w:r>
    </w:p>
    <w:p w14:paraId="59B2D603"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lastRenderedPageBreak/>
        <w:t>Crimmins EM, Zhang Y, Saito Y (2016) Trends Over 4 Decades in Disability-Free Life Expectancy in the United States. 106:1287–1293. https://doi.org/10.2105/AJPH.2016.303120</w:t>
      </w:r>
    </w:p>
    <w:p w14:paraId="3CC9263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Dahlin J, Härkönen J (2013) Cross-national differences in the gender gap in subjective health in Europe: Does country-level gender equality matter? Soc Sci Med 98:24–28. https://doi.org/10.1016/J.SOCSCIMED.2013.08.028</w:t>
      </w:r>
    </w:p>
    <w:p w14:paraId="0BCB6F10"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Di Lego V, Di Giulio P, Luy M (2020) Gender Differences in Healthy and Unhealthy Life Expectancy. pp 151–172</w:t>
      </w:r>
    </w:p>
    <w:p w14:paraId="167067F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Drumond Andrade FC, Guevara PE, Lebrão ML, et al (2011) Gender Differences in Life Expectancy and Disability-Free Life Expectancy Among Older Adults in São Paulo, Brazil. Women’s Heal Issues 21:64–70. https://doi.org/10.1016/j.whi.2010.08.007</w:t>
      </w:r>
    </w:p>
    <w:p w14:paraId="71506C0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European Institute for Gender Equality (2021) Gender Equality Index 2021: Health. Luxembourg</w:t>
      </w:r>
    </w:p>
    <w:p w14:paraId="354E375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Freedman VA, Wolf DA, Spillman BC (2016) Disability-Free Life Expectancy Over 30 Years: A Growing Female Disadvantage in the US Population. Am J Public Health 106:1079–1085. https://doi.org/10.2105/AJPH.2016.303089</w:t>
      </w:r>
    </w:p>
    <w:p w14:paraId="14ACFD5D"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Gardner P, Katagiri K, Parsons J, et al (2012) “Not for the fainthearted”: Engaging in cross-national comparative research. J Aging Stud 26:253–261. https://doi.org/10.1016/J.JAGING.2012.02.004</w:t>
      </w:r>
    </w:p>
    <w:p w14:paraId="4B809195"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Horiuchi S, Wilmoth JR, Pletcher SD (2008) A decomposition method based on a model of continuous change. Demography 45:785–801. https://doi.org/10.1353/dem.0.0033</w:t>
      </w:r>
    </w:p>
    <w:p w14:paraId="1E5DCED5"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Jagger C, Gillies C, Cambois E, et al (2010) The Global Activity Limitation Index measured function and disability similarly across European countries. J Clin Epidemiol 63:892–899. https://doi.org/10.1016/j.jclinepi.2009.11.002</w:t>
      </w:r>
    </w:p>
    <w:p w14:paraId="0FD482B8"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Lee J, Phillips D, Wilkens J (2021) Gateway to Global Aging Data: Resources for Cross-National Comparisons of Family, Social Environment, and Healthy Aging. Journals Gerontol Ser B Psychol Sci Soc Sci 76:S5. https://doi.org/10.1093/GERONB/GBAB050</w:t>
      </w:r>
    </w:p>
    <w:p w14:paraId="66A78F4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Lee J, Phillips D, Wilkens J, et al (2018) Cross-country comparisons of disability and morbidity: Evidence from the gateway to global aging data. Journals Gerontol - Ser A Biol Sci Med Sci 73:1519–1524. https://doi.org/10.1093/gerona/glx224</w:t>
      </w:r>
    </w:p>
    <w:p w14:paraId="4531819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Luy M, Minagawa Y (2014) Gender gaps--Life expectancy and proportion of life in poor health. Heal reports 25:12–9</w:t>
      </w:r>
    </w:p>
    <w:p w14:paraId="1745916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lastRenderedPageBreak/>
        <w:t>Mairey I, Bjerregaard P, Brønnum Hansen H (2014) Gender difference in health expectancy trends in Greenland. Scand J Public Health 42:751–758. https://doi.org/10.1177/1403494814550174</w:t>
      </w:r>
    </w:p>
    <w:p w14:paraId="62E775C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Mauvais-Jarvis F, Bairey Merz N, Barnes PJ, et al (2020) Sex and gender: modifiers of health, disease, and medicine. Lancet 396:565–582. https://doi.org/10.1016/S0140-6736(20)31561-0</w:t>
      </w:r>
    </w:p>
    <w:p w14:paraId="649D517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Nepomuceno MR, di Lego V, Turra CM (2021) Gender disparities in health at older ages and their consequences for well-being in Latin America and the Caribbean. Vienna Yearb Popul Res 19:. https://doi.org/10.1553/populationyearbook2021.res2.1</w:t>
      </w:r>
    </w:p>
    <w:p w14:paraId="024A3E36"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Nusselder W, Looman C (2004) Decomposition of differences in health expectancy by cause. Demography 41:315–34</w:t>
      </w:r>
    </w:p>
    <w:p w14:paraId="75414F2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Nusselder WJ, Looman CWN, van Oyen H, et al (2010) Gender differences in health of EU10 and EU15 populations: the double burden of EU10 men. Eur J Ageing 7:219–227. https://doi.org/10.1007/s10433-010-0169-x</w:t>
      </w:r>
    </w:p>
    <w:p w14:paraId="65861AC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Okojie CEE (1994) Gender inequalities of health in the third world. Soc Sci Med 39:1237–1247. https://doi.org/10.1016/0277-9536(94)90356-5</w:t>
      </w:r>
    </w:p>
    <w:p w14:paraId="64BD46A3"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Oksuzyan A, Brønnum-Hansen H, Jeune B (2010) Gender gap in health expectancy. Eur J Ageing 7:213–218. https://doi.org/10.1007/s10433-010-0170-4</w:t>
      </w:r>
    </w:p>
    <w:p w14:paraId="4C4BC3F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Pelletier R, Khan NA, Cox J, et al (2016) Sex Versus Gender-Related Characteristics Which Predicts Outcome after Acute Coronary Syndrome in the Young? J Am Coll Cardiol 67:127–135. https://doi.org/10.1016/j.jacc.2015.10.067</w:t>
      </w:r>
    </w:p>
    <w:p w14:paraId="11A9B206"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Riffe T (2018) Package “DemoDecomp” Type Package Title Decompose Demographic Functions. https://doi.org/10.1353/dem.0.0033</w:t>
      </w:r>
    </w:p>
    <w:p w14:paraId="361F5B1C"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Ross CE, Masters RK, Hummer RA (2012) Education and the Gender Gaps in Health and Mortality. Demography 49:1157–1183. https://doi.org/10.1007/s13524-012-0130-z</w:t>
      </w:r>
    </w:p>
    <w:p w14:paraId="6BF70D3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Saito Y, Robine JM, Crimmins EM (2014) The methods and materials of health expectancy. Stat J IAOS 30:209–223. https://doi.org/10.3233/SJI-140840</w:t>
      </w:r>
    </w:p>
    <w:p w14:paraId="7FC32B8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Sullivan D. (1971) A single index of mortality and morbidity. HSMHA Health Rep 86:347–54</w:t>
      </w:r>
    </w:p>
    <w:p w14:paraId="7D6ADD7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Tareque MI, Begum S, Saito Y (2013) Gender differences in disability-free life expectancy at old ages in Bangladesh. J Aging Health 25:1299–1312. https://doi.org/10.1177/0898264313501388</w:t>
      </w:r>
    </w:p>
    <w:p w14:paraId="07C0352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lastRenderedPageBreak/>
        <w:t>Tolonen H, Reinikainen J, Koponen P, et al (2021) Cross-national comparisons of health indicators require standardized definitions and common data sources. Arch Public Heal 2021 791 79:1–14. https://doi.org/10.1186/S13690-021-00734-W</w:t>
      </w:r>
    </w:p>
    <w:p w14:paraId="73C478FA"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Van Oyen H, Nusselder W, Jagger C, et al (2013) Gender differences in healthy life years within the EU: an exploration of the “health–survival” paradox. Int J Public Health 58:143–155. https://doi.org/10.1007/s00038-012-0361-1</w:t>
      </w:r>
    </w:p>
    <w:p w14:paraId="5361FE2A"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van Raalte AA, Nepomuceno MR (2020) Decomposing Gaps in Healthy Life Expectancy. pp 107–122</w:t>
      </w:r>
    </w:p>
    <w:p w14:paraId="7160681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Verbrugge LM, Wingard DL (1987) Sex Differentials in Health and Mortality. Women Health 12:103–145. https://doi.org/10.1300/J013v12n02_07</w:t>
      </w:r>
    </w:p>
    <w:p w14:paraId="1A8674E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WCF (2018) The Global Gender Gap Report 2018 Insight Report</w:t>
      </w:r>
    </w:p>
    <w:p w14:paraId="33408D0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WHO (2020) Understanding the drivers of health equity: the power of political participation. Copenhagen</w:t>
      </w:r>
    </w:p>
    <w:p w14:paraId="4E6F12B8"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World Economic Forum (2021) The Global Gender Gap Report 2021</w:t>
      </w:r>
    </w:p>
    <w:p w14:paraId="162DFA2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Yang S, Khang YH, Chun H, et al (2012) The changing gender differences in life expectancy in Korea 1970-2005. Soc Sci Med 75:1280–1287. https://doi.org/10.1016/j.socscimed.2012.04.026</w:t>
      </w:r>
    </w:p>
    <w:p w14:paraId="7CE1A34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Yokota RTC, Nusselder WJ, Robine J-M, et al (2019) Contribution of chronic conditions to gender disparities in health expectancies in Belgium, 2001, 2004 and 2008. Eur J Public Health 29:82–87. https://doi.org/10.1093/eurpub/cky105</w:t>
      </w:r>
    </w:p>
    <w:p w14:paraId="7742763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Zhang H, Bago D’Uva T, Van Doorslaer E (2015) The gender health gap in China: A decomposition analysis. Econ Hum Biol 18:13–26. https://doi.org/10.1016/J.EHB.2015.03.001</w:t>
      </w:r>
    </w:p>
    <w:p w14:paraId="4BBF2E6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rPr>
      </w:pPr>
      <w:r w:rsidRPr="009C620F">
        <w:rPr>
          <w:rFonts w:ascii="Arial" w:hAnsi="Arial" w:cs="Arial"/>
          <w:noProof/>
          <w:sz w:val="24"/>
          <w:szCs w:val="24"/>
        </w:rPr>
        <w:t>Zhou M, Zhao S, Zhao Z (2021) Gender differences in health insurance coverage in China. Int J Equity Health 20:. https://doi.org/10.1186/s12939-021-01383-9</w:t>
      </w:r>
    </w:p>
    <w:p w14:paraId="0CDDE276" w14:textId="458E0A99" w:rsidR="00807FE1" w:rsidRDefault="00807FE1" w:rsidP="00224207">
      <w:p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fldChar w:fldCharType="end"/>
      </w:r>
    </w:p>
    <w:p w14:paraId="000002B7"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bookmarkEnd w:id="2"/>
    <w:p w14:paraId="000002DE" w14:textId="77777777" w:rsidR="00B133DD" w:rsidRDefault="00B133DD">
      <w:pPr>
        <w:pBdr>
          <w:top w:val="nil"/>
          <w:left w:val="nil"/>
          <w:bottom w:val="nil"/>
          <w:right w:val="nil"/>
          <w:between w:val="nil"/>
        </w:pBdr>
        <w:rPr>
          <w:rFonts w:ascii="Arial" w:eastAsia="Arial" w:hAnsi="Arial" w:cs="Arial"/>
          <w:color w:val="000000"/>
          <w:sz w:val="20"/>
          <w:szCs w:val="20"/>
        </w:rPr>
      </w:pPr>
    </w:p>
    <w:p w14:paraId="000002DF"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E0" w14:textId="77777777" w:rsidR="00B133DD" w:rsidRDefault="00B133DD">
      <w:pPr>
        <w:keepNext/>
        <w:pBdr>
          <w:top w:val="nil"/>
          <w:left w:val="nil"/>
          <w:bottom w:val="nil"/>
          <w:right w:val="nil"/>
          <w:between w:val="nil"/>
        </w:pBdr>
        <w:spacing w:before="240" w:after="0"/>
        <w:jc w:val="both"/>
        <w:rPr>
          <w:rFonts w:ascii="Arial" w:eastAsia="Arial" w:hAnsi="Arial" w:cs="Arial"/>
          <w:color w:val="000000"/>
          <w:sz w:val="20"/>
          <w:szCs w:val="20"/>
        </w:rPr>
      </w:pPr>
    </w:p>
    <w:p w14:paraId="000002F4" w14:textId="1BFABB10"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7C4A806E" w14:textId="77777777" w:rsidR="00A52C95" w:rsidRDefault="00A52C95">
      <w:pPr>
        <w:rPr>
          <w:rFonts w:ascii="Arial" w:eastAsia="Arial" w:hAnsi="Arial" w:cs="Arial"/>
          <w:sz w:val="20"/>
          <w:szCs w:val="20"/>
        </w:rPr>
      </w:pPr>
    </w:p>
    <w:p w14:paraId="42AC238E" w14:textId="4F654D12" w:rsidR="00B30A51" w:rsidRDefault="00B30A51">
      <w:pPr>
        <w:rPr>
          <w:rFonts w:ascii="Arial" w:eastAsia="Arial" w:hAnsi="Arial" w:cs="Arial"/>
          <w:b/>
          <w:color w:val="000000" w:themeColor="text1"/>
          <w:sz w:val="24"/>
          <w:szCs w:val="24"/>
        </w:rPr>
      </w:pPr>
      <w:r w:rsidRPr="004F29A3">
        <w:rPr>
          <w:rFonts w:ascii="Arial" w:eastAsia="Arial" w:hAnsi="Arial" w:cs="Arial"/>
          <w:b/>
          <w:color w:val="000000" w:themeColor="text1"/>
          <w:sz w:val="24"/>
          <w:szCs w:val="24"/>
        </w:rPr>
        <w:lastRenderedPageBreak/>
        <w:t>Supplementary Information</w:t>
      </w:r>
    </w:p>
    <w:p w14:paraId="4406AE9B" w14:textId="77777777" w:rsidR="00A52C95" w:rsidRPr="00A52C95" w:rsidRDefault="00A52C95">
      <w:pPr>
        <w:rPr>
          <w:rFonts w:ascii="Arial" w:eastAsia="Arial" w:hAnsi="Arial" w:cs="Arial"/>
          <w:b/>
          <w:color w:val="000000" w:themeColor="text1"/>
          <w:sz w:val="24"/>
          <w:szCs w:val="24"/>
        </w:rPr>
      </w:pPr>
    </w:p>
    <w:p w14:paraId="3CC970F2" w14:textId="2EA46A91" w:rsidR="00B30A51" w:rsidRPr="00B30A51" w:rsidRDefault="00B30A51" w:rsidP="00B30A51">
      <w:pPr>
        <w:spacing w:line="360" w:lineRule="auto"/>
        <w:jc w:val="both"/>
        <w:rPr>
          <w:rFonts w:ascii="Arial" w:eastAsia="Arial" w:hAnsi="Arial" w:cs="Arial"/>
          <w:sz w:val="24"/>
          <w:szCs w:val="24"/>
        </w:rPr>
      </w:pPr>
      <w:r w:rsidRPr="00EA3E03">
        <w:rPr>
          <w:rFonts w:ascii="Arial" w:eastAsia="Arial" w:hAnsi="Arial" w:cs="Arial"/>
          <w:b/>
          <w:sz w:val="24"/>
          <w:szCs w:val="24"/>
        </w:rPr>
        <w:t>Data</w:t>
      </w:r>
      <w:r w:rsidR="00694C17" w:rsidRPr="00EA3E03">
        <w:rPr>
          <w:rFonts w:ascii="Arial" w:eastAsia="Arial" w:hAnsi="Arial" w:cs="Arial"/>
          <w:b/>
          <w:sz w:val="24"/>
          <w:szCs w:val="24"/>
        </w:rPr>
        <w:t>.</w:t>
      </w:r>
      <w:r w:rsidR="00694C17">
        <w:rPr>
          <w:rFonts w:ascii="Arial" w:eastAsia="Arial" w:hAnsi="Arial" w:cs="Arial"/>
          <w:sz w:val="24"/>
          <w:szCs w:val="24"/>
        </w:rPr>
        <w:t xml:space="preserve"> </w:t>
      </w:r>
      <w:r w:rsidRPr="00B30A51">
        <w:rPr>
          <w:rFonts w:ascii="Arial" w:eastAsia="Arial" w:hAnsi="Arial" w:cs="Arial"/>
          <w:sz w:val="24"/>
          <w:szCs w:val="24"/>
        </w:rPr>
        <w:t xml:space="preserve">We follow the recommendation by the official report carefully written on the data that for harmonization purpose, general diagnosis of chronic medical conditions (e.g. heart diseases), rather than a more specific condition (e.g. congestive heart failure), may be used to maximize the number of studies that may be included. We thus use the diagnosed chronic conditions surveyed for all HRS-sister studies, which were hypertension, diabetes, cancers, chronic lung diseases, stroke, and arthritis or rheumatism. We focus on diagnosis and treatment of chronic medical conditions, as they were available for all surveys and are considered the most suitable for comparative purposes. </w:t>
      </w:r>
    </w:p>
    <w:p w14:paraId="235664B2" w14:textId="1CF6C486" w:rsidR="00EA3E03" w:rsidRDefault="00B30A51" w:rsidP="00B30A51">
      <w:pPr>
        <w:spacing w:line="360" w:lineRule="auto"/>
        <w:jc w:val="both"/>
        <w:rPr>
          <w:rFonts w:ascii="Arial" w:eastAsia="Arial" w:hAnsi="Arial" w:cs="Arial"/>
          <w:sz w:val="24"/>
          <w:szCs w:val="24"/>
        </w:rPr>
      </w:pPr>
      <w:r w:rsidRPr="00EA3E03">
        <w:rPr>
          <w:rFonts w:ascii="Arial" w:eastAsia="Arial" w:hAnsi="Arial" w:cs="Arial"/>
          <w:b/>
          <w:sz w:val="24"/>
          <w:szCs w:val="24"/>
        </w:rPr>
        <w:t>Disease variables:</w:t>
      </w:r>
      <w:r w:rsidRPr="00B30A51">
        <w:rPr>
          <w:rFonts w:ascii="Arial" w:eastAsia="Arial" w:hAnsi="Arial" w:cs="Arial"/>
          <w:sz w:val="24"/>
          <w:szCs w:val="24"/>
        </w:rPr>
        <w:t xml:space="preserve"> </w:t>
      </w:r>
      <w:proofErr w:type="spellStart"/>
      <w:r w:rsidRPr="00B30A51">
        <w:rPr>
          <w:rFonts w:ascii="Arial" w:eastAsia="Arial" w:hAnsi="Arial" w:cs="Arial"/>
          <w:sz w:val="24"/>
          <w:szCs w:val="24"/>
        </w:rPr>
        <w:t>RwDIABE</w:t>
      </w:r>
      <w:proofErr w:type="spellEnd"/>
      <w:r w:rsidRPr="00B30A51">
        <w:rPr>
          <w:rFonts w:ascii="Arial" w:eastAsia="Arial" w:hAnsi="Arial" w:cs="Arial"/>
          <w:sz w:val="24"/>
          <w:szCs w:val="24"/>
        </w:rPr>
        <w:t xml:space="preserve">, </w:t>
      </w:r>
      <w:proofErr w:type="spellStart"/>
      <w:r w:rsidRPr="00B30A51">
        <w:rPr>
          <w:rFonts w:ascii="Arial" w:eastAsia="Arial" w:hAnsi="Arial" w:cs="Arial"/>
          <w:sz w:val="24"/>
          <w:szCs w:val="24"/>
        </w:rPr>
        <w:t>RwCANCRE</w:t>
      </w:r>
      <w:proofErr w:type="spellEnd"/>
      <w:r w:rsidRPr="00B30A51">
        <w:rPr>
          <w:rFonts w:ascii="Arial" w:eastAsia="Arial" w:hAnsi="Arial" w:cs="Arial"/>
          <w:sz w:val="24"/>
          <w:szCs w:val="24"/>
        </w:rPr>
        <w:t xml:space="preserve">, </w:t>
      </w:r>
      <w:proofErr w:type="spellStart"/>
      <w:r w:rsidRPr="00B30A51">
        <w:rPr>
          <w:rFonts w:ascii="Arial" w:eastAsia="Arial" w:hAnsi="Arial" w:cs="Arial"/>
          <w:sz w:val="24"/>
          <w:szCs w:val="24"/>
        </w:rPr>
        <w:t>RwLUNGE</w:t>
      </w:r>
      <w:proofErr w:type="spellEnd"/>
      <w:r w:rsidRPr="00B30A51">
        <w:rPr>
          <w:rFonts w:ascii="Arial" w:eastAsia="Arial" w:hAnsi="Arial" w:cs="Arial"/>
          <w:sz w:val="24"/>
          <w:szCs w:val="24"/>
        </w:rPr>
        <w:t xml:space="preserve">, </w:t>
      </w:r>
      <w:proofErr w:type="spellStart"/>
      <w:r w:rsidRPr="00B30A51">
        <w:rPr>
          <w:rFonts w:ascii="Arial" w:eastAsia="Arial" w:hAnsi="Arial" w:cs="Arial"/>
          <w:sz w:val="24"/>
          <w:szCs w:val="24"/>
        </w:rPr>
        <w:t>RwHEARTE</w:t>
      </w:r>
      <w:proofErr w:type="spellEnd"/>
      <w:r w:rsidRPr="00B30A51">
        <w:rPr>
          <w:rFonts w:ascii="Arial" w:eastAsia="Arial" w:hAnsi="Arial" w:cs="Arial"/>
          <w:sz w:val="24"/>
          <w:szCs w:val="24"/>
        </w:rPr>
        <w:t xml:space="preserve">, </w:t>
      </w:r>
      <w:proofErr w:type="spellStart"/>
      <w:r w:rsidRPr="00B30A51">
        <w:rPr>
          <w:rFonts w:ascii="Arial" w:eastAsia="Arial" w:hAnsi="Arial" w:cs="Arial"/>
          <w:sz w:val="24"/>
          <w:szCs w:val="24"/>
        </w:rPr>
        <w:t>RwSTROKE</w:t>
      </w:r>
      <w:proofErr w:type="spellEnd"/>
      <w:r w:rsidRPr="00B30A51">
        <w:rPr>
          <w:rFonts w:ascii="Arial" w:eastAsia="Arial" w:hAnsi="Arial" w:cs="Arial"/>
          <w:sz w:val="24"/>
          <w:szCs w:val="24"/>
        </w:rPr>
        <w:t xml:space="preserve">, and </w:t>
      </w:r>
      <w:proofErr w:type="spellStart"/>
      <w:r w:rsidRPr="00B30A51">
        <w:rPr>
          <w:rFonts w:ascii="Arial" w:eastAsia="Arial" w:hAnsi="Arial" w:cs="Arial"/>
          <w:sz w:val="24"/>
          <w:szCs w:val="24"/>
        </w:rPr>
        <w:t>RwARTHRE</w:t>
      </w:r>
      <w:proofErr w:type="spellEnd"/>
      <w:r w:rsidRPr="00B30A51">
        <w:rPr>
          <w:rFonts w:ascii="Arial" w:eastAsia="Arial" w:hAnsi="Arial" w:cs="Arial"/>
          <w:sz w:val="24"/>
          <w:szCs w:val="24"/>
        </w:rPr>
        <w:t xml:space="preserve"> are indicator</w:t>
      </w:r>
      <w:r w:rsidR="00340B76">
        <w:rPr>
          <w:rFonts w:ascii="Arial" w:eastAsia="Arial" w:hAnsi="Arial" w:cs="Arial"/>
          <w:sz w:val="24"/>
          <w:szCs w:val="24"/>
        </w:rPr>
        <w:t xml:space="preserve"> </w:t>
      </w:r>
      <w:r w:rsidRPr="00B30A51">
        <w:rPr>
          <w:rFonts w:ascii="Arial" w:eastAsia="Arial" w:hAnsi="Arial" w:cs="Arial"/>
          <w:sz w:val="24"/>
          <w:szCs w:val="24"/>
        </w:rPr>
        <w:t>variables denoting whether or not the Respondent reports a doctor has ever told her/him that s/he had the specified condition. The conditions are 1) diabetes or high blood sugar; 2) cancer or a malignant tumor of any kind except skin cancer; 3) chronic lung disease except asthma such as chronic bronchitis or emphysema; 4) heart problems, which include heart attack, coronary heart disease, angina, congestive heart failure, or other heart problems; 5) stroke or transient ischemic attack (TIA); and 6) arthritis or rheumatism. The Rand HRS 1992_2018v1 files we use as basis for these doctor-diagnosed conditions, with the exception of cases that dispute a report from a prior wave, each of these variables is set to "yes" if the Respondent answered yes to the pertinent question in the current or any prior wave, and to "no" if the Respondent responded no at the current and all prior waves.</w:t>
      </w:r>
      <w:r w:rsidR="00EA3E03">
        <w:rPr>
          <w:rFonts w:ascii="Arial" w:eastAsia="Arial" w:hAnsi="Arial" w:cs="Arial"/>
          <w:sz w:val="24"/>
          <w:szCs w:val="24"/>
        </w:rPr>
        <w:t xml:space="preserve"> </w:t>
      </w:r>
      <w:r w:rsidRPr="00B30A51">
        <w:rPr>
          <w:rFonts w:ascii="Arial" w:eastAsia="Arial" w:hAnsi="Arial" w:cs="Arial"/>
          <w:sz w:val="24"/>
          <w:szCs w:val="24"/>
        </w:rPr>
        <w:t>We have constructed three new variables that capture prevalence of chronic conditions. “chronic” refers to having at least one of the conditions cited above. “</w:t>
      </w:r>
      <w:proofErr w:type="spellStart"/>
      <w:r w:rsidRPr="00B30A51">
        <w:rPr>
          <w:rFonts w:ascii="Arial" w:eastAsia="Arial" w:hAnsi="Arial" w:cs="Arial"/>
          <w:sz w:val="24"/>
          <w:szCs w:val="24"/>
        </w:rPr>
        <w:t>chronic_sum</w:t>
      </w:r>
      <w:proofErr w:type="spellEnd"/>
      <w:r w:rsidRPr="00B30A51">
        <w:rPr>
          <w:rFonts w:ascii="Arial" w:eastAsia="Arial" w:hAnsi="Arial" w:cs="Arial"/>
          <w:sz w:val="24"/>
          <w:szCs w:val="24"/>
        </w:rPr>
        <w:t>” refers to the total number of conditions ever diagnosed. “</w:t>
      </w:r>
      <w:proofErr w:type="spellStart"/>
      <w:r w:rsidRPr="00B30A51">
        <w:rPr>
          <w:rFonts w:ascii="Arial" w:eastAsia="Arial" w:hAnsi="Arial" w:cs="Arial"/>
          <w:sz w:val="24"/>
          <w:szCs w:val="24"/>
        </w:rPr>
        <w:t>chronic_severe</w:t>
      </w:r>
      <w:proofErr w:type="spellEnd"/>
      <w:r w:rsidRPr="00B30A51">
        <w:rPr>
          <w:rFonts w:ascii="Arial" w:eastAsia="Arial" w:hAnsi="Arial" w:cs="Arial"/>
          <w:sz w:val="24"/>
          <w:szCs w:val="24"/>
        </w:rPr>
        <w:t xml:space="preserve">” is a dummy variable that measures comorbidity, where an individual is diagnosed with having three or more of those conditions. At first, in order to evaluate further differences in onset of disease, we included the variable RADIAGDIAB, which indicates the age at which the respondent was first diagnosed with diabetes. </w:t>
      </w:r>
      <w:proofErr w:type="spellStart"/>
      <w:r w:rsidRPr="00B30A51">
        <w:rPr>
          <w:rFonts w:ascii="Arial" w:eastAsia="Arial" w:hAnsi="Arial" w:cs="Arial"/>
          <w:sz w:val="24"/>
          <w:szCs w:val="24"/>
        </w:rPr>
        <w:t>RwRECCANCR</w:t>
      </w:r>
      <w:proofErr w:type="spellEnd"/>
      <w:r w:rsidRPr="00B30A51">
        <w:rPr>
          <w:rFonts w:ascii="Arial" w:eastAsia="Arial" w:hAnsi="Arial" w:cs="Arial"/>
          <w:sz w:val="24"/>
          <w:szCs w:val="24"/>
        </w:rPr>
        <w:t xml:space="preserve"> indicates the most recent age at which the respondent was diagnosed with cancer. Respondents are asked the year in which they were most recently diagnosed with cancer, and these responses are converted to their age at diagnosis. Previous responses are carried forward if the respondent </w:t>
      </w:r>
      <w:r w:rsidRPr="00B30A51">
        <w:rPr>
          <w:rFonts w:ascii="Arial" w:eastAsia="Arial" w:hAnsi="Arial" w:cs="Arial"/>
          <w:sz w:val="24"/>
          <w:szCs w:val="24"/>
        </w:rPr>
        <w:lastRenderedPageBreak/>
        <w:t xml:space="preserve">does not report a new cancer diagnosis. </w:t>
      </w:r>
      <w:proofErr w:type="spellStart"/>
      <w:r w:rsidRPr="00B30A51">
        <w:rPr>
          <w:rFonts w:ascii="Arial" w:eastAsia="Arial" w:hAnsi="Arial" w:cs="Arial"/>
          <w:sz w:val="24"/>
          <w:szCs w:val="24"/>
        </w:rPr>
        <w:t>RwRECHRTATT</w:t>
      </w:r>
      <w:proofErr w:type="spellEnd"/>
      <w:r w:rsidRPr="00B30A51">
        <w:rPr>
          <w:rFonts w:ascii="Arial" w:eastAsia="Arial" w:hAnsi="Arial" w:cs="Arial"/>
          <w:sz w:val="24"/>
          <w:szCs w:val="24"/>
        </w:rPr>
        <w:t xml:space="preserve"> indicates the most recent age at which the respondent had a heart attack. RAFRHRTATT indicates the age at which the respondent had their first heart attack. However, a first analysis showed that in the sample of HRS and other countries more than 75% was missing for age variables. So</w:t>
      </w:r>
      <w:r w:rsidR="00EA3E03">
        <w:rPr>
          <w:rFonts w:ascii="Arial" w:eastAsia="Arial" w:hAnsi="Arial" w:cs="Arial"/>
          <w:sz w:val="24"/>
          <w:szCs w:val="24"/>
        </w:rPr>
        <w:t>,</w:t>
      </w:r>
      <w:r w:rsidRPr="00B30A51">
        <w:rPr>
          <w:rFonts w:ascii="Arial" w:eastAsia="Arial" w:hAnsi="Arial" w:cs="Arial"/>
          <w:sz w:val="24"/>
          <w:szCs w:val="24"/>
        </w:rPr>
        <w:t xml:space="preserve"> we did not use these variables in the analysis.</w:t>
      </w:r>
    </w:p>
    <w:p w14:paraId="41DDFF4D" w14:textId="1BAAED64" w:rsidR="009070BA" w:rsidRPr="009070BA" w:rsidRDefault="009070BA" w:rsidP="00B30A51">
      <w:pPr>
        <w:spacing w:line="360" w:lineRule="auto"/>
        <w:jc w:val="both"/>
        <w:rPr>
          <w:rFonts w:ascii="Arial" w:eastAsia="Arial" w:hAnsi="Arial" w:cs="Arial"/>
          <w:b/>
          <w:sz w:val="24"/>
          <w:szCs w:val="24"/>
        </w:rPr>
      </w:pPr>
      <w:r w:rsidRPr="009070BA">
        <w:rPr>
          <w:rFonts w:ascii="Arial" w:eastAsia="Arial" w:hAnsi="Arial" w:cs="Arial"/>
          <w:b/>
          <w:sz w:val="24"/>
          <w:szCs w:val="24"/>
        </w:rPr>
        <w:t>Each Country</w:t>
      </w:r>
    </w:p>
    <w:p w14:paraId="197F2A4A" w14:textId="650014D1"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US (HRS).</w:t>
      </w:r>
      <w:r>
        <w:rPr>
          <w:rFonts w:ascii="Arial" w:eastAsia="Arial" w:hAnsi="Arial" w:cs="Arial"/>
          <w:sz w:val="24"/>
          <w:szCs w:val="24"/>
        </w:rPr>
        <w:t xml:space="preserve"> </w:t>
      </w:r>
      <w:r w:rsidRPr="009070BA">
        <w:rPr>
          <w:rFonts w:ascii="Arial" w:eastAsia="Arial" w:hAnsi="Arial" w:cs="Arial"/>
          <w:sz w:val="24"/>
          <w:szCs w:val="24"/>
        </w:rPr>
        <w:t>We are using the Harmonized version B HRS: 37,495 observations. October 2018- There is a new updated version C, until 2019 that was updated now in 2022 and contains 42,233 observations. It is a Respondent level file so each row represents a unique Respondent. This leaves us with 18,747 observations using only wave 12 (year 2014) of HRS.</w:t>
      </w:r>
    </w:p>
    <w:p w14:paraId="3148124A" w14:textId="5B43C8AB"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Mexico (MHAS).</w:t>
      </w:r>
      <w:r>
        <w:rPr>
          <w:rFonts w:ascii="Arial" w:eastAsia="Arial" w:hAnsi="Arial" w:cs="Arial"/>
          <w:sz w:val="24"/>
          <w:szCs w:val="24"/>
        </w:rPr>
        <w:t xml:space="preserve"> </w:t>
      </w:r>
      <w:r w:rsidRPr="009070BA">
        <w:rPr>
          <w:rFonts w:ascii="Arial" w:eastAsia="Arial" w:hAnsi="Arial" w:cs="Arial"/>
          <w:sz w:val="24"/>
          <w:szCs w:val="24"/>
        </w:rPr>
        <w:t>Version B.4 incorporates the latest released version of MHAS data, and adds several new variables. It contains 22,016 observations or rows- 22016. We are using the Harmonized VERSION B.4 (2001-2015), February 2022, for the MHAS data. The Mexican Health and Aging Study (MHAS) is a longitudinal household survey dataset for the study of health, economic position, and quality of life among the elderly. MHAS datasets as of September 2020. The MHAS (Mexican Health and Aging Study) Version B.4 incorporates the latest released version of MHAS data, and adds several new variables. It contains 22,016 observations or rows. It is a Respondent-level file so each row represents a unique Respondent. We will focus on Wave 4, which is for years 2014/2015. We will have 17,616 observations.</w:t>
      </w:r>
    </w:p>
    <w:p w14:paraId="51A5EA7F" w14:textId="1D846E39"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England (ELSA).</w:t>
      </w:r>
      <w:r>
        <w:rPr>
          <w:rFonts w:ascii="Arial" w:eastAsia="Arial" w:hAnsi="Arial" w:cs="Arial"/>
          <w:sz w:val="24"/>
          <w:szCs w:val="24"/>
        </w:rPr>
        <w:t xml:space="preserve"> </w:t>
      </w:r>
      <w:r w:rsidRPr="009070BA">
        <w:rPr>
          <w:rFonts w:ascii="Arial" w:eastAsia="Arial" w:hAnsi="Arial" w:cs="Arial"/>
          <w:sz w:val="24"/>
          <w:szCs w:val="24"/>
        </w:rPr>
        <w:t xml:space="preserve">We are using the Version G.2 (2002-2019), July 2021 for The English Longitudinal Study on Ageing (ELSA). It is a longitudinal household survey dataset for the study of health, economic position, and quality of life among the elderly (panel survey of people aged 50 and over and their partners, living in private households in England). Version G.2 incorporates the latest released version of ELSA data, which includes eleven main modules and the associated datasets, and adds variables and observations from Wave 9 with a total of 19,802 observations. It also adds new variables and </w:t>
      </w:r>
      <w:proofErr w:type="gramStart"/>
      <w:r w:rsidRPr="009070BA">
        <w:rPr>
          <w:rFonts w:ascii="Arial" w:eastAsia="Arial" w:hAnsi="Arial" w:cs="Arial"/>
          <w:sz w:val="24"/>
          <w:szCs w:val="24"/>
        </w:rPr>
        <w:t>makes adjustments</w:t>
      </w:r>
      <w:proofErr w:type="gramEnd"/>
      <w:r w:rsidRPr="009070BA">
        <w:rPr>
          <w:rFonts w:ascii="Arial" w:eastAsia="Arial" w:hAnsi="Arial" w:cs="Arial"/>
          <w:sz w:val="24"/>
          <w:szCs w:val="24"/>
        </w:rPr>
        <w:t xml:space="preserve"> and corrections. We will focus on Wave 7, nonetheless. The samples have been drawn from households which previously responded to the Health Survey for England (HSE). The seventh wave was conducted between June 2014 and May 2015 and included a refreshment sample selected from HSE 2011-2012. </w:t>
      </w:r>
    </w:p>
    <w:p w14:paraId="6521EE64" w14:textId="77777777" w:rsidR="009070BA" w:rsidRPr="009070BA" w:rsidRDefault="009070BA" w:rsidP="009070BA">
      <w:pPr>
        <w:spacing w:line="360" w:lineRule="auto"/>
        <w:jc w:val="both"/>
        <w:rPr>
          <w:rFonts w:ascii="Arial" w:eastAsia="Arial" w:hAnsi="Arial" w:cs="Arial"/>
          <w:sz w:val="24"/>
          <w:szCs w:val="24"/>
        </w:rPr>
      </w:pPr>
    </w:p>
    <w:p w14:paraId="1C819CF8" w14:textId="77777777" w:rsidR="009070BA" w:rsidRPr="009070BA" w:rsidRDefault="009070BA" w:rsidP="009070BA">
      <w:pPr>
        <w:spacing w:line="360" w:lineRule="auto"/>
        <w:jc w:val="both"/>
        <w:rPr>
          <w:rFonts w:ascii="Arial" w:eastAsia="Arial" w:hAnsi="Arial" w:cs="Arial"/>
          <w:sz w:val="24"/>
          <w:szCs w:val="24"/>
        </w:rPr>
      </w:pPr>
    </w:p>
    <w:p w14:paraId="1E99EF73" w14:textId="66354D4F"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India (LASI).</w:t>
      </w:r>
      <w:r>
        <w:rPr>
          <w:rFonts w:ascii="Arial" w:eastAsia="Arial" w:hAnsi="Arial" w:cs="Arial"/>
          <w:sz w:val="24"/>
          <w:szCs w:val="24"/>
        </w:rPr>
        <w:t xml:space="preserve"> </w:t>
      </w:r>
      <w:r w:rsidRPr="009070BA">
        <w:rPr>
          <w:rFonts w:ascii="Arial" w:eastAsia="Arial" w:hAnsi="Arial" w:cs="Arial"/>
          <w:sz w:val="24"/>
          <w:szCs w:val="24"/>
        </w:rPr>
        <w:t xml:space="preserve">The Longitudinal Aging Study in India (LASI) is a multidisciplinary, internationally harmonized panel study designed to be nationally representative of India’s population aged 45 and older. LASI is a joint project of three partnering institutions: International Institute for Population Sciences (IIPS), Harvard T.H. Chan School of Public Health (HSPH), and University of Southern California (USC). The first wave was conducted between 2017 and 2019 in 35 of India’s 36 states and union territories (except Sikkim). This initial sample, as released by USC, included 42,951 households and 72,262 individuals. The LASI sampling plan is complex and was based on the 2011 Indian Census with a multistage, stratified cluster sample design. The sample design includes three distinct selection stages in rural areas and four stages in urban areas. We use Version A.2 that makes corrections using the January 2021 released version of Wave 1 of the LASI data. </w:t>
      </w:r>
    </w:p>
    <w:p w14:paraId="1283C122" w14:textId="77777777" w:rsidR="009070BA" w:rsidRPr="009070BA" w:rsidRDefault="009070BA" w:rsidP="009070BA">
      <w:pPr>
        <w:spacing w:line="360" w:lineRule="auto"/>
        <w:jc w:val="both"/>
        <w:rPr>
          <w:rFonts w:ascii="Arial" w:eastAsia="Arial" w:hAnsi="Arial" w:cs="Arial"/>
          <w:sz w:val="24"/>
          <w:szCs w:val="24"/>
        </w:rPr>
      </w:pPr>
    </w:p>
    <w:p w14:paraId="5E416E3A" w14:textId="21748D04"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Europe (SHARE).</w:t>
      </w:r>
      <w:r>
        <w:rPr>
          <w:rFonts w:ascii="Arial" w:eastAsia="Arial" w:hAnsi="Arial" w:cs="Arial"/>
          <w:sz w:val="24"/>
          <w:szCs w:val="24"/>
        </w:rPr>
        <w:t xml:space="preserve"> </w:t>
      </w:r>
      <w:r w:rsidRPr="009070BA">
        <w:rPr>
          <w:rFonts w:ascii="Arial" w:eastAsia="Arial" w:hAnsi="Arial" w:cs="Arial"/>
          <w:sz w:val="24"/>
          <w:szCs w:val="24"/>
        </w:rPr>
        <w:t xml:space="preserve">This is Version F in the harmonized files and incorporates the latest released version of SHARE data, release 8.0.0, and adds observations from Wave 8. It contains 139,620 observations or rows. It is a Respondent-level file so each row represents a unique Respondent. It also adds new variables and </w:t>
      </w:r>
      <w:proofErr w:type="gramStart"/>
      <w:r w:rsidRPr="009070BA">
        <w:rPr>
          <w:rFonts w:ascii="Arial" w:eastAsia="Arial" w:hAnsi="Arial" w:cs="Arial"/>
          <w:sz w:val="24"/>
          <w:szCs w:val="24"/>
        </w:rPr>
        <w:t>makes adjustments</w:t>
      </w:r>
      <w:proofErr w:type="gramEnd"/>
      <w:r w:rsidRPr="009070BA">
        <w:rPr>
          <w:rFonts w:ascii="Arial" w:eastAsia="Arial" w:hAnsi="Arial" w:cs="Arial"/>
          <w:sz w:val="24"/>
          <w:szCs w:val="24"/>
        </w:rPr>
        <w:t xml:space="preserve"> and corrections. We focus on data from SHARE Wave 6, with the release 8.0.0 as of February 2022. SHARE uses a multistage stratified sample. Its weighting variables make its data representative of the target populations in constituent countries.</w:t>
      </w:r>
      <w:r w:rsidR="004C54AC">
        <w:rPr>
          <w:rFonts w:ascii="Arial" w:eastAsia="Arial" w:hAnsi="Arial" w:cs="Arial"/>
          <w:sz w:val="24"/>
          <w:szCs w:val="24"/>
        </w:rPr>
        <w:t xml:space="preserve"> </w:t>
      </w:r>
      <w:r w:rsidRPr="009070BA">
        <w:rPr>
          <w:rFonts w:ascii="Arial" w:eastAsia="Arial" w:hAnsi="Arial" w:cs="Arial"/>
          <w:sz w:val="24"/>
          <w:szCs w:val="24"/>
        </w:rPr>
        <w:t>Wave 6 does not still have full coverage of European countries, with the following countries only added in Wave 7: Finland, Lithuania, Latvia, Slovakia, Romania, Bulgaria, Malta and Cyprus.</w:t>
      </w:r>
    </w:p>
    <w:p w14:paraId="3E0325FD" w14:textId="391C1C3E" w:rsidR="009070BA" w:rsidRPr="009070BA" w:rsidRDefault="009070BA" w:rsidP="009070BA">
      <w:pPr>
        <w:spacing w:line="360" w:lineRule="auto"/>
        <w:jc w:val="both"/>
        <w:rPr>
          <w:rFonts w:ascii="Arial" w:eastAsia="Arial" w:hAnsi="Arial" w:cs="Arial"/>
          <w:sz w:val="24"/>
          <w:szCs w:val="24"/>
        </w:rPr>
      </w:pPr>
      <w:r w:rsidRPr="004C54AC">
        <w:rPr>
          <w:rFonts w:ascii="Arial" w:eastAsia="Arial" w:hAnsi="Arial" w:cs="Arial"/>
          <w:b/>
          <w:sz w:val="24"/>
          <w:szCs w:val="24"/>
        </w:rPr>
        <w:t xml:space="preserve">China </w:t>
      </w:r>
      <w:r w:rsidR="004C54AC" w:rsidRPr="004C54AC">
        <w:rPr>
          <w:rFonts w:ascii="Arial" w:eastAsia="Arial" w:hAnsi="Arial" w:cs="Arial"/>
          <w:b/>
          <w:sz w:val="24"/>
          <w:szCs w:val="24"/>
        </w:rPr>
        <w:t>(</w:t>
      </w:r>
      <w:r w:rsidRPr="004C54AC">
        <w:rPr>
          <w:rFonts w:ascii="Arial" w:eastAsia="Arial" w:hAnsi="Arial" w:cs="Arial"/>
          <w:b/>
          <w:sz w:val="24"/>
          <w:szCs w:val="24"/>
        </w:rPr>
        <w:t>CHARLS</w:t>
      </w:r>
      <w:r w:rsidR="004C54AC" w:rsidRPr="004C54AC">
        <w:rPr>
          <w:rFonts w:ascii="Arial" w:eastAsia="Arial" w:hAnsi="Arial" w:cs="Arial"/>
          <w:b/>
          <w:sz w:val="24"/>
          <w:szCs w:val="24"/>
        </w:rPr>
        <w:t>).</w:t>
      </w:r>
      <w:r w:rsidR="004C54AC">
        <w:rPr>
          <w:rFonts w:ascii="Arial" w:eastAsia="Arial" w:hAnsi="Arial" w:cs="Arial"/>
          <w:sz w:val="24"/>
          <w:szCs w:val="24"/>
        </w:rPr>
        <w:t xml:space="preserve"> </w:t>
      </w:r>
      <w:r w:rsidRPr="009070BA">
        <w:rPr>
          <w:rFonts w:ascii="Arial" w:eastAsia="Arial" w:hAnsi="Arial" w:cs="Arial"/>
          <w:sz w:val="24"/>
          <w:szCs w:val="24"/>
        </w:rPr>
        <w:t xml:space="preserve">The China Health and Retirement Longitudinal Study (CHARLS) is a longitudinal study of individuals over age 45 in China. Version D incorporates the latest released version of CHARLS data, and adds variables for Wave 4. It contains 25,586 observations or rows. It is a Respondent-level file so each row represents a unique Respondent; The sample population was selected as part of a stratified, multistage probability design. We will use Wave </w:t>
      </w:r>
      <w:r w:rsidRPr="009070BA">
        <w:rPr>
          <w:rFonts w:ascii="Arial" w:eastAsia="Arial" w:hAnsi="Arial" w:cs="Arial"/>
          <w:sz w:val="24"/>
          <w:szCs w:val="24"/>
        </w:rPr>
        <w:lastRenderedPageBreak/>
        <w:t>3. As we concentrate on ages 50 and above due to the other samples we do not include individuals younger than 50. This leaves us with a sample size of 16,344 individuals.</w:t>
      </w:r>
    </w:p>
    <w:p w14:paraId="2BC8F7B1" w14:textId="77777777" w:rsidR="009070BA" w:rsidRPr="009070BA" w:rsidRDefault="009070BA" w:rsidP="009070BA">
      <w:pPr>
        <w:spacing w:line="360" w:lineRule="auto"/>
        <w:jc w:val="both"/>
        <w:rPr>
          <w:rFonts w:ascii="Arial" w:eastAsia="Arial" w:hAnsi="Arial" w:cs="Arial"/>
          <w:sz w:val="24"/>
          <w:szCs w:val="24"/>
        </w:rPr>
      </w:pPr>
    </w:p>
    <w:p w14:paraId="58D644F9" w14:textId="579B97AD" w:rsidR="009070BA" w:rsidRPr="009070BA" w:rsidRDefault="009070BA" w:rsidP="009070BA">
      <w:pPr>
        <w:spacing w:line="360" w:lineRule="auto"/>
        <w:jc w:val="both"/>
        <w:rPr>
          <w:rFonts w:ascii="Arial" w:eastAsia="Arial" w:hAnsi="Arial" w:cs="Arial"/>
          <w:sz w:val="24"/>
          <w:szCs w:val="24"/>
        </w:rPr>
      </w:pPr>
      <w:r w:rsidRPr="00BA6CC5">
        <w:rPr>
          <w:rFonts w:ascii="Arial" w:eastAsia="Arial" w:hAnsi="Arial" w:cs="Arial"/>
          <w:b/>
          <w:sz w:val="24"/>
          <w:szCs w:val="24"/>
        </w:rPr>
        <w:t>KLOSA- Korea</w:t>
      </w:r>
      <w:r w:rsidR="00BA6CC5" w:rsidRPr="00BA6CC5">
        <w:rPr>
          <w:rFonts w:ascii="Arial" w:eastAsia="Arial" w:hAnsi="Arial" w:cs="Arial"/>
          <w:b/>
          <w:sz w:val="24"/>
          <w:szCs w:val="24"/>
        </w:rPr>
        <w:t>.</w:t>
      </w:r>
      <w:r w:rsidR="00BA6CC5">
        <w:rPr>
          <w:rFonts w:ascii="Arial" w:eastAsia="Arial" w:hAnsi="Arial" w:cs="Arial"/>
          <w:sz w:val="24"/>
          <w:szCs w:val="24"/>
        </w:rPr>
        <w:t xml:space="preserve"> </w:t>
      </w:r>
      <w:r w:rsidRPr="009070BA">
        <w:rPr>
          <w:rFonts w:ascii="Arial" w:eastAsia="Arial" w:hAnsi="Arial" w:cs="Arial"/>
          <w:sz w:val="24"/>
          <w:szCs w:val="24"/>
        </w:rPr>
        <w:t>The Korean Longitudinal Study of Ageing (</w:t>
      </w:r>
      <w:proofErr w:type="spellStart"/>
      <w:r w:rsidRPr="009070BA">
        <w:rPr>
          <w:rFonts w:ascii="Arial" w:eastAsia="Arial" w:hAnsi="Arial" w:cs="Arial"/>
          <w:sz w:val="24"/>
          <w:szCs w:val="24"/>
        </w:rPr>
        <w:t>KLoSA</w:t>
      </w:r>
      <w:proofErr w:type="spellEnd"/>
      <w:r w:rsidRPr="009070BA">
        <w:rPr>
          <w:rFonts w:ascii="Arial" w:eastAsia="Arial" w:hAnsi="Arial" w:cs="Arial"/>
          <w:sz w:val="24"/>
          <w:szCs w:val="24"/>
        </w:rPr>
        <w:t xml:space="preserve">) is a panel survey of people aged 45 and over and their partners, living in private households in Korea. The survey elicits information about demographics, income, assets, health, cognition, family structure and connections, health care use and costs, housing, job status and history, expectations, and insurance. </w:t>
      </w:r>
      <w:proofErr w:type="spellStart"/>
      <w:r w:rsidRPr="009070BA">
        <w:rPr>
          <w:rFonts w:ascii="Arial" w:eastAsia="Arial" w:hAnsi="Arial" w:cs="Arial"/>
          <w:sz w:val="24"/>
          <w:szCs w:val="24"/>
        </w:rPr>
        <w:t>KLoSA</w:t>
      </w:r>
      <w:proofErr w:type="spellEnd"/>
      <w:r w:rsidRPr="009070BA">
        <w:rPr>
          <w:rFonts w:ascii="Arial" w:eastAsia="Arial" w:hAnsi="Arial" w:cs="Arial"/>
          <w:sz w:val="24"/>
          <w:szCs w:val="24"/>
        </w:rPr>
        <w:t xml:space="preserve"> </w:t>
      </w:r>
      <w:proofErr w:type="spellStart"/>
      <w:r w:rsidRPr="009070BA">
        <w:rPr>
          <w:rFonts w:ascii="Arial" w:eastAsia="Arial" w:hAnsi="Arial" w:cs="Arial"/>
          <w:sz w:val="24"/>
          <w:szCs w:val="24"/>
        </w:rPr>
        <w:t>surveys</w:t>
      </w:r>
      <w:proofErr w:type="spellEnd"/>
      <w:r w:rsidRPr="009070BA">
        <w:rPr>
          <w:rFonts w:ascii="Arial" w:eastAsia="Arial" w:hAnsi="Arial" w:cs="Arial"/>
          <w:sz w:val="24"/>
          <w:szCs w:val="24"/>
        </w:rPr>
        <w:t xml:space="preserve"> respondents every two years. Funded by the Korean Ministry of Labor, the Korean Institute of Labor (KLI) collected the first two waves, and the Korea Employment Information Service (KEIS) collected the Waves 3, 4, 5 and 6 of </w:t>
      </w:r>
      <w:proofErr w:type="spellStart"/>
      <w:r w:rsidRPr="009070BA">
        <w:rPr>
          <w:rFonts w:ascii="Arial" w:eastAsia="Arial" w:hAnsi="Arial" w:cs="Arial"/>
          <w:sz w:val="24"/>
          <w:szCs w:val="24"/>
        </w:rPr>
        <w:t>KLoSA</w:t>
      </w:r>
      <w:proofErr w:type="spellEnd"/>
      <w:r w:rsidRPr="009070BA">
        <w:rPr>
          <w:rFonts w:ascii="Arial" w:eastAsia="Arial" w:hAnsi="Arial" w:cs="Arial"/>
          <w:sz w:val="24"/>
          <w:szCs w:val="24"/>
        </w:rPr>
        <w:t xml:space="preserve">, with the first wave of the </w:t>
      </w:r>
      <w:proofErr w:type="spellStart"/>
      <w:r w:rsidRPr="009070BA">
        <w:rPr>
          <w:rFonts w:ascii="Arial" w:eastAsia="Arial" w:hAnsi="Arial" w:cs="Arial"/>
          <w:sz w:val="24"/>
          <w:szCs w:val="24"/>
        </w:rPr>
        <w:t>KLoSA</w:t>
      </w:r>
      <w:proofErr w:type="spellEnd"/>
      <w:r w:rsidRPr="009070BA">
        <w:rPr>
          <w:rFonts w:ascii="Arial" w:eastAsia="Arial" w:hAnsi="Arial" w:cs="Arial"/>
          <w:sz w:val="24"/>
          <w:szCs w:val="24"/>
        </w:rPr>
        <w:t xml:space="preserve"> survey being conducted in fall/winter of 2006. The sample population was selected as part of a stratified, multi-stage area probability design. The first component of this sampling framework is the probability proportional to size (PPS) systematic sampling of the 2005 (South Korean) Census enumeration districts after stratifying by the location (15 major metropolitan cities and provinces) and characteristic of the district (urban or rural, and apartment building or non-apartment dwelling). Households were selected within PSUs from a listing of households in the Census identified as age-eligible; that is, inhabited by at least one person 45 years of age and older. This initial sample included 10,254 respondents age 45 and over. The second wave was conducted in 2008 and had 8,688 respondents. The third wave was conducted in 2010 and had 7,920 respondents. The fourth wave was conducted in 2012 and had 7,486 respondents. There was no refresher sample in Waves two through four. In 2014, a refreshment sample of individuals born in 1962 or 1963 was drawn and it included 920 individuals, which were added to the 7,029 remaining core sample respondents for a total of 7,949 Wave 5 respondents. The sixth wave was conducted in 2016 and had 7,490 respondents. We will focus on Wave 5. However, because we focus on ages &gt;50, the sample is not 7,949. We use the </w:t>
      </w:r>
      <w:proofErr w:type="spellStart"/>
      <w:r w:rsidRPr="009070BA">
        <w:rPr>
          <w:rFonts w:ascii="Arial" w:eastAsia="Arial" w:hAnsi="Arial" w:cs="Arial"/>
          <w:sz w:val="24"/>
          <w:szCs w:val="24"/>
        </w:rPr>
        <w:t>hamornized</w:t>
      </w:r>
      <w:proofErr w:type="spellEnd"/>
      <w:r w:rsidRPr="009070BA">
        <w:rPr>
          <w:rFonts w:ascii="Arial" w:eastAsia="Arial" w:hAnsi="Arial" w:cs="Arial"/>
          <w:sz w:val="24"/>
          <w:szCs w:val="24"/>
        </w:rPr>
        <w:t xml:space="preserve"> Version C that contains 11,174 observations or rows. It is a Respondent-level file so each row represents a unique Respondent. </w:t>
      </w:r>
    </w:p>
    <w:p w14:paraId="2F20EB7C" w14:textId="77777777" w:rsidR="009070BA" w:rsidRPr="009070BA" w:rsidRDefault="009070BA" w:rsidP="009070BA">
      <w:pPr>
        <w:spacing w:line="360" w:lineRule="auto"/>
        <w:jc w:val="both"/>
        <w:rPr>
          <w:rFonts w:ascii="Arial" w:eastAsia="Arial" w:hAnsi="Arial" w:cs="Arial"/>
          <w:sz w:val="24"/>
          <w:szCs w:val="24"/>
        </w:rPr>
      </w:pPr>
    </w:p>
    <w:p w14:paraId="11184C37" w14:textId="77777777" w:rsidR="009070BA" w:rsidRDefault="009070BA" w:rsidP="00B30A51">
      <w:pPr>
        <w:spacing w:line="360" w:lineRule="auto"/>
        <w:jc w:val="both"/>
        <w:rPr>
          <w:rFonts w:ascii="Arial" w:eastAsia="Arial" w:hAnsi="Arial" w:cs="Arial"/>
          <w:sz w:val="24"/>
          <w:szCs w:val="24"/>
        </w:rPr>
      </w:pPr>
    </w:p>
    <w:p w14:paraId="7B8778D4" w14:textId="77777777" w:rsidR="00C31D80" w:rsidRDefault="00C31D80" w:rsidP="00B30A51">
      <w:pPr>
        <w:spacing w:line="360" w:lineRule="auto"/>
        <w:jc w:val="both"/>
        <w:rPr>
          <w:rFonts w:ascii="Arial" w:eastAsia="Arial" w:hAnsi="Arial" w:cs="Arial"/>
          <w:sz w:val="24"/>
          <w:szCs w:val="24"/>
        </w:rPr>
      </w:pPr>
    </w:p>
    <w:p w14:paraId="735262D0" w14:textId="77777777" w:rsidR="005A1DD2" w:rsidRPr="00DC623A" w:rsidRDefault="005A1DD2" w:rsidP="005A1DD2">
      <w:pPr>
        <w:pStyle w:val="SMcaption"/>
        <w:rPr>
          <w:rFonts w:ascii="Arial" w:hAnsi="Arial" w:cs="Arial"/>
          <w:sz w:val="20"/>
        </w:rPr>
      </w:pPr>
      <w:r>
        <w:rPr>
          <w:rFonts w:ascii="Arial" w:hAnsi="Arial" w:cs="Arial"/>
          <w:noProof/>
          <w:sz w:val="20"/>
        </w:rPr>
        <w:drawing>
          <wp:inline distT="0" distB="0" distL="0" distR="0" wp14:anchorId="050DFD0A" wp14:editId="51895863">
            <wp:extent cx="6145642" cy="471450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v_adl_cron_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6630" cy="4722933"/>
                    </a:xfrm>
                    <a:prstGeom prst="rect">
                      <a:avLst/>
                    </a:prstGeom>
                  </pic:spPr>
                </pic:pic>
              </a:graphicData>
            </a:graphic>
          </wp:inline>
        </w:drawing>
      </w:r>
    </w:p>
    <w:p w14:paraId="7514860E" w14:textId="16259AE0" w:rsidR="00EA3E03" w:rsidRDefault="005A1DD2" w:rsidP="00B30A51">
      <w:pPr>
        <w:spacing w:line="360" w:lineRule="auto"/>
        <w:jc w:val="both"/>
        <w:rPr>
          <w:rFonts w:ascii="Arial" w:eastAsia="Arial" w:hAnsi="Arial" w:cs="Arial"/>
          <w:sz w:val="24"/>
          <w:szCs w:val="24"/>
        </w:rPr>
      </w:pPr>
      <w:r>
        <w:rPr>
          <w:rFonts w:ascii="Arial" w:eastAsia="Arial" w:hAnsi="Arial" w:cs="Arial"/>
          <w:sz w:val="24"/>
          <w:szCs w:val="24"/>
        </w:rPr>
        <w:t xml:space="preserve">Fig S1. </w:t>
      </w:r>
      <w:r w:rsidR="00CC2752">
        <w:rPr>
          <w:rFonts w:ascii="Arial" w:eastAsia="Arial" w:hAnsi="Arial" w:cs="Arial"/>
          <w:sz w:val="24"/>
          <w:szCs w:val="24"/>
        </w:rPr>
        <w:t>All health conditions</w:t>
      </w:r>
      <w:r w:rsidR="00C05481">
        <w:rPr>
          <w:rFonts w:ascii="Arial" w:eastAsia="Arial" w:hAnsi="Arial" w:cs="Arial"/>
          <w:sz w:val="24"/>
          <w:szCs w:val="24"/>
        </w:rPr>
        <w:t xml:space="preserve"> for all countries for women and men</w:t>
      </w:r>
    </w:p>
    <w:p w14:paraId="4A9ECBA6" w14:textId="48F77433" w:rsidR="006B639E" w:rsidRDefault="006B639E" w:rsidP="00B30A51">
      <w:pPr>
        <w:spacing w:line="360" w:lineRule="auto"/>
        <w:jc w:val="both"/>
        <w:rPr>
          <w:rFonts w:ascii="Arial" w:eastAsia="Arial" w:hAnsi="Arial" w:cs="Arial"/>
          <w:sz w:val="24"/>
          <w:szCs w:val="24"/>
        </w:rPr>
      </w:pPr>
    </w:p>
    <w:p w14:paraId="58319AA6" w14:textId="0206AF25" w:rsidR="006B639E" w:rsidRDefault="006B639E" w:rsidP="00B30A51">
      <w:pPr>
        <w:spacing w:line="360" w:lineRule="auto"/>
        <w:jc w:val="both"/>
        <w:rPr>
          <w:rFonts w:ascii="Arial" w:eastAsia="Arial" w:hAnsi="Arial" w:cs="Arial"/>
          <w:sz w:val="24"/>
          <w:szCs w:val="24"/>
        </w:rPr>
      </w:pPr>
    </w:p>
    <w:p w14:paraId="5579D3F0" w14:textId="3DC4928E" w:rsidR="006B639E" w:rsidRDefault="006B639E" w:rsidP="00B30A51">
      <w:pPr>
        <w:spacing w:line="360" w:lineRule="auto"/>
        <w:jc w:val="both"/>
        <w:rPr>
          <w:rFonts w:ascii="Arial" w:eastAsia="Arial" w:hAnsi="Arial" w:cs="Arial"/>
          <w:sz w:val="24"/>
          <w:szCs w:val="24"/>
        </w:rPr>
      </w:pPr>
    </w:p>
    <w:p w14:paraId="39371F70" w14:textId="12BDDAF7" w:rsidR="006B639E" w:rsidRDefault="006B639E" w:rsidP="00B30A51">
      <w:pPr>
        <w:spacing w:line="360" w:lineRule="auto"/>
        <w:jc w:val="both"/>
        <w:rPr>
          <w:rFonts w:ascii="Arial" w:eastAsia="Arial" w:hAnsi="Arial" w:cs="Arial"/>
          <w:sz w:val="24"/>
          <w:szCs w:val="24"/>
        </w:rPr>
      </w:pPr>
    </w:p>
    <w:p w14:paraId="1427BD2E" w14:textId="53914CA6" w:rsidR="006B639E" w:rsidRDefault="006B639E" w:rsidP="00B30A51">
      <w:pPr>
        <w:spacing w:line="360" w:lineRule="auto"/>
        <w:jc w:val="both"/>
        <w:rPr>
          <w:rFonts w:ascii="Arial" w:eastAsia="Arial" w:hAnsi="Arial" w:cs="Arial"/>
          <w:sz w:val="24"/>
          <w:szCs w:val="24"/>
        </w:rPr>
      </w:pPr>
    </w:p>
    <w:p w14:paraId="2AE674D6" w14:textId="77777777" w:rsidR="006B639E" w:rsidRDefault="006B639E" w:rsidP="006B639E">
      <w:pPr>
        <w:pStyle w:val="SMHeading"/>
        <w:rPr>
          <w:rFonts w:ascii="Arial" w:hAnsi="Arial" w:cs="Arial"/>
          <w:sz w:val="20"/>
          <w:szCs w:val="20"/>
        </w:rPr>
      </w:pPr>
      <w:r>
        <w:rPr>
          <w:rFonts w:ascii="Arial" w:hAnsi="Arial" w:cs="Arial"/>
          <w:noProof/>
          <w:sz w:val="20"/>
          <w:szCs w:val="20"/>
        </w:rPr>
        <w:lastRenderedPageBreak/>
        <w:drawing>
          <wp:inline distT="0" distB="0" distL="0" distR="0" wp14:anchorId="2A728B21" wp14:editId="296182A2">
            <wp:extent cx="6024028" cy="662643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prev_a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26707" cy="6629378"/>
                    </a:xfrm>
                    <a:prstGeom prst="rect">
                      <a:avLst/>
                    </a:prstGeom>
                  </pic:spPr>
                </pic:pic>
              </a:graphicData>
            </a:graphic>
          </wp:inline>
        </w:drawing>
      </w:r>
    </w:p>
    <w:p w14:paraId="661CF08F" w14:textId="77777777" w:rsidR="006B639E" w:rsidRDefault="006B639E" w:rsidP="006B639E">
      <w:pPr>
        <w:pStyle w:val="SMHeading"/>
        <w:rPr>
          <w:rFonts w:ascii="Arial" w:hAnsi="Arial" w:cs="Arial"/>
          <w:sz w:val="20"/>
          <w:szCs w:val="20"/>
        </w:rPr>
      </w:pPr>
    </w:p>
    <w:p w14:paraId="2C56D079" w14:textId="32176389" w:rsidR="00FE6226" w:rsidRDefault="006B639E" w:rsidP="00B30A51">
      <w:pPr>
        <w:spacing w:line="360" w:lineRule="auto"/>
        <w:jc w:val="both"/>
        <w:rPr>
          <w:rFonts w:ascii="Arial" w:eastAsia="Arial" w:hAnsi="Arial" w:cs="Arial"/>
          <w:sz w:val="24"/>
          <w:szCs w:val="24"/>
        </w:rPr>
      </w:pPr>
      <w:r>
        <w:rPr>
          <w:rFonts w:ascii="Arial" w:eastAsia="Arial" w:hAnsi="Arial" w:cs="Arial"/>
          <w:sz w:val="24"/>
          <w:szCs w:val="24"/>
        </w:rPr>
        <w:t xml:space="preserve">Fig S2. </w:t>
      </w:r>
      <w:r w:rsidR="00CC2752">
        <w:rPr>
          <w:rFonts w:ascii="Arial" w:eastAsia="Arial" w:hAnsi="Arial" w:cs="Arial"/>
          <w:sz w:val="24"/>
          <w:szCs w:val="24"/>
        </w:rPr>
        <w:t>Heatmap with health conditions for all countries for women and men</w:t>
      </w:r>
    </w:p>
    <w:p w14:paraId="143F6600" w14:textId="5F38C260" w:rsidR="00FE6226" w:rsidRDefault="00FE6226" w:rsidP="00B30A51">
      <w:pPr>
        <w:spacing w:line="360" w:lineRule="auto"/>
        <w:jc w:val="both"/>
        <w:rPr>
          <w:rFonts w:ascii="Arial" w:eastAsia="Arial" w:hAnsi="Arial" w:cs="Arial"/>
          <w:sz w:val="24"/>
          <w:szCs w:val="24"/>
        </w:rPr>
      </w:pPr>
    </w:p>
    <w:p w14:paraId="5F4C71BA" w14:textId="3AF7DDED" w:rsidR="00FE6226" w:rsidRDefault="00FE6226" w:rsidP="00CC2752">
      <w:pPr>
        <w:pStyle w:val="SMcaption"/>
        <w:jc w:val="center"/>
        <w:rPr>
          <w:rFonts w:ascii="Arial" w:hAnsi="Arial" w:cs="Arial"/>
          <w:sz w:val="20"/>
        </w:rPr>
      </w:pPr>
      <w:r>
        <w:rPr>
          <w:rFonts w:ascii="Arial" w:hAnsi="Arial" w:cs="Arial"/>
          <w:noProof/>
          <w:sz w:val="20"/>
        </w:rPr>
        <w:lastRenderedPageBreak/>
        <w:drawing>
          <wp:inline distT="0" distB="0" distL="0" distR="0" wp14:anchorId="39B01191" wp14:editId="329EBD05">
            <wp:extent cx="4824188" cy="69169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r_health_mort_gap.png"/>
                    <pic:cNvPicPr/>
                  </pic:nvPicPr>
                  <pic:blipFill>
                    <a:blip r:embed="rId22">
                      <a:extLst>
                        <a:ext uri="{28A0092B-C50C-407E-A947-70E740481C1C}">
                          <a14:useLocalDpi xmlns:a14="http://schemas.microsoft.com/office/drawing/2010/main" val="0"/>
                        </a:ext>
                      </a:extLst>
                    </a:blip>
                    <a:stretch>
                      <a:fillRect/>
                    </a:stretch>
                  </pic:blipFill>
                  <pic:spPr>
                    <a:xfrm>
                      <a:off x="0" y="0"/>
                      <a:ext cx="4835584" cy="6933243"/>
                    </a:xfrm>
                    <a:prstGeom prst="rect">
                      <a:avLst/>
                    </a:prstGeom>
                  </pic:spPr>
                </pic:pic>
              </a:graphicData>
            </a:graphic>
          </wp:inline>
        </w:drawing>
      </w:r>
    </w:p>
    <w:p w14:paraId="0732297A" w14:textId="77777777" w:rsidR="00242915" w:rsidRDefault="00242915" w:rsidP="00242915">
      <w:pPr>
        <w:pStyle w:val="SMcaption"/>
        <w:rPr>
          <w:rFonts w:ascii="Arial" w:hAnsi="Arial" w:cs="Arial"/>
          <w:sz w:val="20"/>
        </w:rPr>
      </w:pPr>
    </w:p>
    <w:p w14:paraId="12B3CDD5" w14:textId="3B4321DC" w:rsidR="00FE6226" w:rsidRDefault="00FE6226" w:rsidP="00242915">
      <w:pPr>
        <w:pStyle w:val="SMcaption"/>
        <w:rPr>
          <w:rFonts w:ascii="Arial" w:hAnsi="Arial" w:cs="Arial"/>
          <w:sz w:val="20"/>
        </w:rPr>
        <w:sectPr w:rsidR="00FE6226" w:rsidSect="00F23F19">
          <w:headerReference w:type="default" r:id="rId23"/>
          <w:footerReference w:type="default" r:id="rId24"/>
          <w:pgSz w:w="12240" w:h="15840"/>
          <w:pgMar w:top="1440" w:right="1080" w:bottom="1440" w:left="1080" w:header="720" w:footer="720" w:gutter="0"/>
          <w:pgNumType w:start="1"/>
          <w:cols w:space="720"/>
          <w:docGrid w:linePitch="360"/>
        </w:sectPr>
      </w:pPr>
      <w:r>
        <w:rPr>
          <w:rFonts w:ascii="Arial" w:hAnsi="Arial" w:cs="Arial"/>
          <w:sz w:val="20"/>
        </w:rPr>
        <w:t>Fig S3</w:t>
      </w:r>
      <w:r w:rsidR="00242915">
        <w:rPr>
          <w:rFonts w:ascii="Arial" w:hAnsi="Arial" w:cs="Arial"/>
          <w:sz w:val="20"/>
        </w:rPr>
        <w:t xml:space="preserve"> The contribution </w:t>
      </w:r>
      <w:proofErr w:type="gramStart"/>
      <w:r w:rsidR="00242915">
        <w:rPr>
          <w:rFonts w:ascii="Arial" w:hAnsi="Arial" w:cs="Arial"/>
          <w:sz w:val="20"/>
        </w:rPr>
        <w:t>of  each</w:t>
      </w:r>
      <w:proofErr w:type="gramEnd"/>
      <w:r w:rsidR="00242915">
        <w:rPr>
          <w:rFonts w:ascii="Arial" w:hAnsi="Arial" w:cs="Arial"/>
          <w:sz w:val="20"/>
        </w:rPr>
        <w:t xml:space="preserve"> type of health component to the gender gap.</w:t>
      </w:r>
    </w:p>
    <w:p w14:paraId="4D0A824F" w14:textId="0D292360" w:rsidR="00FE6226" w:rsidRDefault="00FE6226" w:rsidP="00FE6226">
      <w:pPr>
        <w:pStyle w:val="SMHeading"/>
        <w:rPr>
          <w:rFonts w:ascii="Arial" w:hAnsi="Arial" w:cs="Arial"/>
          <w:sz w:val="20"/>
          <w:szCs w:val="20"/>
        </w:rPr>
      </w:pPr>
      <w:r>
        <w:rPr>
          <w:rFonts w:ascii="Arial" w:hAnsi="Arial" w:cs="Arial"/>
          <w:sz w:val="20"/>
          <w:szCs w:val="20"/>
        </w:rPr>
        <w:lastRenderedPageBreak/>
        <w:t xml:space="preserve">Table S1 </w:t>
      </w:r>
      <w:r w:rsidR="005D579A">
        <w:rPr>
          <w:rFonts w:ascii="Arial" w:hAnsi="Arial" w:cs="Arial"/>
          <w:sz w:val="20"/>
          <w:szCs w:val="20"/>
        </w:rPr>
        <w:t>Sample Characteristics and sample tests for different characteristics for women and men separately, weighted.</w:t>
      </w:r>
    </w:p>
    <w:p w14:paraId="7908CD7D" w14:textId="06B0F097" w:rsidR="00FE6226" w:rsidRPr="00A03415" w:rsidRDefault="00FE6226" w:rsidP="00FE6226">
      <w:pPr>
        <w:pStyle w:val="SMHeading"/>
        <w:rPr>
          <w:rFonts w:ascii="Arial" w:hAnsi="Arial" w:cs="Arial"/>
          <w:sz w:val="20"/>
          <w:szCs w:val="20"/>
        </w:rPr>
        <w:sectPr w:rsidR="00FE6226" w:rsidRPr="00A03415" w:rsidSect="00E33190">
          <w:pgSz w:w="15840" w:h="12240" w:orient="landscape"/>
          <w:pgMar w:top="1800" w:right="1440" w:bottom="1800" w:left="1440" w:header="720" w:footer="720" w:gutter="0"/>
          <w:pgNumType w:start="1"/>
          <w:cols w:space="720"/>
          <w:docGrid w:linePitch="360"/>
        </w:sectPr>
      </w:pPr>
      <w:r>
        <w:object w:dxaOrig="16989" w:dyaOrig="9705" w14:anchorId="678E7E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9.6pt;height:395.55pt" o:ole="">
            <v:imagedata r:id="rId25" o:title=""/>
          </v:shape>
          <o:OLEObject Type="Embed" ProgID="Excel.Sheet.12" ShapeID="_x0000_i1025" DrawAspect="Content" ObjectID="_1748934258" r:id="rId26"/>
        </w:object>
      </w:r>
    </w:p>
    <w:p w14:paraId="026D74C1" w14:textId="281998FA" w:rsidR="0009777F" w:rsidRDefault="0009777F" w:rsidP="0009777F">
      <w:pPr>
        <w:rPr>
          <w:rFonts w:ascii="Arial" w:hAnsi="Arial" w:cs="Arial"/>
          <w:b/>
          <w:bCs/>
          <w:sz w:val="24"/>
          <w:szCs w:val="24"/>
        </w:rPr>
      </w:pPr>
      <w:r w:rsidRPr="003F6C37">
        <w:rPr>
          <w:rFonts w:ascii="Arial" w:hAnsi="Arial" w:cs="Arial"/>
          <w:b/>
          <w:bCs/>
          <w:sz w:val="24"/>
          <w:szCs w:val="24"/>
        </w:rPr>
        <w:lastRenderedPageBreak/>
        <w:t>Country-Specific Figures</w:t>
      </w:r>
      <w:r>
        <w:rPr>
          <w:rFonts w:ascii="Arial" w:hAnsi="Arial" w:cs="Arial"/>
          <w:b/>
          <w:bCs/>
          <w:sz w:val="24"/>
          <w:szCs w:val="24"/>
        </w:rPr>
        <w:t xml:space="preserve"> for health conditions</w:t>
      </w:r>
    </w:p>
    <w:p w14:paraId="790E898E" w14:textId="3BE4CBE1" w:rsidR="0009777F" w:rsidRDefault="0009777F" w:rsidP="0009777F">
      <w:pPr>
        <w:rPr>
          <w:rFonts w:ascii="Arial" w:hAnsi="Arial" w:cs="Arial"/>
          <w:b/>
          <w:bCs/>
          <w:sz w:val="24"/>
          <w:szCs w:val="24"/>
        </w:rPr>
      </w:pPr>
      <w:r>
        <w:rPr>
          <w:rFonts w:ascii="Arial" w:hAnsi="Arial" w:cs="Arial"/>
          <w:b/>
          <w:bCs/>
          <w:sz w:val="24"/>
          <w:szCs w:val="24"/>
        </w:rPr>
        <w:t>HRS</w:t>
      </w:r>
    </w:p>
    <w:p w14:paraId="536E58BE" w14:textId="629D1452" w:rsidR="0009777F" w:rsidRDefault="0009777F" w:rsidP="0009777F">
      <w:pPr>
        <w:rPr>
          <w:rFonts w:ascii="Arial" w:hAnsi="Arial" w:cs="Arial"/>
          <w:b/>
          <w:bCs/>
          <w:sz w:val="24"/>
          <w:szCs w:val="24"/>
        </w:rPr>
      </w:pPr>
      <w:r>
        <w:rPr>
          <w:rFonts w:ascii="Arial" w:hAnsi="Arial" w:cs="Arial"/>
          <w:noProof/>
          <w:sz w:val="24"/>
          <w:szCs w:val="24"/>
        </w:rPr>
        <w:drawing>
          <wp:inline distT="0" distB="0" distL="0" distR="0" wp14:anchorId="49CBBAD2" wp14:editId="201BB936">
            <wp:extent cx="6190615" cy="619061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0615" cy="6190615"/>
                    </a:xfrm>
                    <a:prstGeom prst="rect">
                      <a:avLst/>
                    </a:prstGeom>
                  </pic:spPr>
                </pic:pic>
              </a:graphicData>
            </a:graphic>
          </wp:inline>
        </w:drawing>
      </w:r>
    </w:p>
    <w:p w14:paraId="3F218779" w14:textId="78F13BF6" w:rsidR="0009777F" w:rsidRDefault="0009777F" w:rsidP="0009777F">
      <w:pPr>
        <w:rPr>
          <w:rFonts w:ascii="Arial" w:hAnsi="Arial" w:cs="Arial"/>
          <w:b/>
          <w:bCs/>
          <w:sz w:val="24"/>
          <w:szCs w:val="24"/>
        </w:rPr>
      </w:pPr>
    </w:p>
    <w:p w14:paraId="5996344B" w14:textId="7260F8AF" w:rsidR="0009777F" w:rsidRDefault="0009777F" w:rsidP="0009777F">
      <w:pPr>
        <w:rPr>
          <w:rFonts w:ascii="Arial" w:hAnsi="Arial" w:cs="Arial"/>
          <w:b/>
          <w:bCs/>
          <w:sz w:val="24"/>
          <w:szCs w:val="24"/>
        </w:rPr>
      </w:pPr>
    </w:p>
    <w:p w14:paraId="0D3150CE" w14:textId="37F5B2CC" w:rsidR="0009777F" w:rsidRDefault="0009777F" w:rsidP="0009777F">
      <w:pPr>
        <w:rPr>
          <w:rFonts w:ascii="Arial" w:hAnsi="Arial" w:cs="Arial"/>
          <w:b/>
          <w:bCs/>
          <w:sz w:val="24"/>
          <w:szCs w:val="24"/>
        </w:rPr>
      </w:pPr>
    </w:p>
    <w:p w14:paraId="67D90C48" w14:textId="0CB90DA3" w:rsidR="0009777F" w:rsidRDefault="0009777F" w:rsidP="0009777F">
      <w:pPr>
        <w:rPr>
          <w:rFonts w:ascii="Arial" w:hAnsi="Arial" w:cs="Arial"/>
          <w:b/>
          <w:bCs/>
          <w:sz w:val="24"/>
          <w:szCs w:val="24"/>
        </w:rPr>
      </w:pPr>
    </w:p>
    <w:p w14:paraId="324CD3C6" w14:textId="1016040B" w:rsidR="0009777F" w:rsidRDefault="0009777F" w:rsidP="0009777F">
      <w:pPr>
        <w:rPr>
          <w:rFonts w:ascii="Arial" w:hAnsi="Arial" w:cs="Arial"/>
          <w:b/>
          <w:bCs/>
          <w:sz w:val="24"/>
          <w:szCs w:val="24"/>
        </w:rPr>
      </w:pPr>
    </w:p>
    <w:p w14:paraId="6E1ED442" w14:textId="77777777" w:rsidR="0009777F" w:rsidRDefault="0009777F" w:rsidP="0009777F">
      <w:pPr>
        <w:rPr>
          <w:rFonts w:ascii="Arial" w:hAnsi="Arial" w:cs="Arial"/>
          <w:sz w:val="24"/>
          <w:szCs w:val="24"/>
        </w:rPr>
      </w:pPr>
      <w:r>
        <w:rPr>
          <w:rFonts w:ascii="Arial" w:hAnsi="Arial" w:cs="Arial"/>
          <w:sz w:val="24"/>
          <w:szCs w:val="24"/>
        </w:rPr>
        <w:lastRenderedPageBreak/>
        <w:t>ELSA</w:t>
      </w:r>
    </w:p>
    <w:p w14:paraId="37A5C90D" w14:textId="32F97254" w:rsidR="0009777F" w:rsidRDefault="0009777F" w:rsidP="0009777F">
      <w:pPr>
        <w:rPr>
          <w:rFonts w:ascii="Arial" w:hAnsi="Arial" w:cs="Arial"/>
          <w:b/>
          <w:bCs/>
          <w:sz w:val="24"/>
          <w:szCs w:val="24"/>
        </w:rPr>
      </w:pPr>
      <w:r>
        <w:rPr>
          <w:rFonts w:ascii="Arial" w:hAnsi="Arial" w:cs="Arial"/>
          <w:noProof/>
          <w:sz w:val="24"/>
          <w:szCs w:val="24"/>
        </w:rPr>
        <w:drawing>
          <wp:inline distT="0" distB="0" distL="0" distR="0" wp14:anchorId="26A3C05C" wp14:editId="73173F1B">
            <wp:extent cx="6159261" cy="6159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66910" cy="6166910"/>
                    </a:xfrm>
                    <a:prstGeom prst="rect">
                      <a:avLst/>
                    </a:prstGeom>
                  </pic:spPr>
                </pic:pic>
              </a:graphicData>
            </a:graphic>
          </wp:inline>
        </w:drawing>
      </w:r>
    </w:p>
    <w:p w14:paraId="1F85B571" w14:textId="5DDCE169" w:rsidR="00FE6226" w:rsidRDefault="00FE6226" w:rsidP="00E523E1">
      <w:pPr>
        <w:spacing w:line="360" w:lineRule="auto"/>
        <w:jc w:val="both"/>
        <w:rPr>
          <w:rFonts w:ascii="Arial" w:eastAsia="Arial" w:hAnsi="Arial" w:cs="Arial"/>
          <w:sz w:val="24"/>
          <w:szCs w:val="24"/>
        </w:rPr>
      </w:pPr>
    </w:p>
    <w:p w14:paraId="7DC05F45" w14:textId="5813CA02" w:rsidR="0009777F" w:rsidRDefault="0009777F" w:rsidP="00E523E1">
      <w:pPr>
        <w:spacing w:line="360" w:lineRule="auto"/>
        <w:jc w:val="both"/>
        <w:rPr>
          <w:rFonts w:ascii="Arial" w:eastAsia="Arial" w:hAnsi="Arial" w:cs="Arial"/>
          <w:sz w:val="24"/>
          <w:szCs w:val="24"/>
        </w:rPr>
      </w:pPr>
    </w:p>
    <w:p w14:paraId="0A3996F5" w14:textId="5E60DB84" w:rsidR="0009777F" w:rsidRDefault="0009777F" w:rsidP="00E523E1">
      <w:pPr>
        <w:spacing w:line="360" w:lineRule="auto"/>
        <w:jc w:val="both"/>
        <w:rPr>
          <w:rFonts w:ascii="Arial" w:eastAsia="Arial" w:hAnsi="Arial" w:cs="Arial"/>
          <w:sz w:val="24"/>
          <w:szCs w:val="24"/>
        </w:rPr>
      </w:pPr>
    </w:p>
    <w:p w14:paraId="44D23EBB" w14:textId="50BD555D" w:rsidR="0009777F" w:rsidRDefault="0009777F" w:rsidP="00E523E1">
      <w:pPr>
        <w:spacing w:line="360" w:lineRule="auto"/>
        <w:jc w:val="both"/>
        <w:rPr>
          <w:rFonts w:ascii="Arial" w:eastAsia="Arial" w:hAnsi="Arial" w:cs="Arial"/>
          <w:sz w:val="24"/>
          <w:szCs w:val="24"/>
        </w:rPr>
      </w:pPr>
    </w:p>
    <w:p w14:paraId="0A80AAED" w14:textId="052A0D49" w:rsidR="0009777F" w:rsidRDefault="0009777F" w:rsidP="00E523E1">
      <w:pPr>
        <w:spacing w:line="360" w:lineRule="auto"/>
        <w:jc w:val="both"/>
        <w:rPr>
          <w:rFonts w:ascii="Arial" w:eastAsia="Arial" w:hAnsi="Arial" w:cs="Arial"/>
          <w:sz w:val="24"/>
          <w:szCs w:val="24"/>
        </w:rPr>
      </w:pPr>
    </w:p>
    <w:p w14:paraId="308FD6B4" w14:textId="77777777" w:rsidR="0009777F" w:rsidRDefault="0009777F" w:rsidP="0009777F">
      <w:pPr>
        <w:rPr>
          <w:rFonts w:ascii="Arial" w:hAnsi="Arial" w:cs="Arial"/>
          <w:sz w:val="24"/>
          <w:szCs w:val="24"/>
        </w:rPr>
      </w:pPr>
      <w:r>
        <w:rPr>
          <w:rFonts w:ascii="Arial" w:hAnsi="Arial" w:cs="Arial"/>
          <w:sz w:val="24"/>
          <w:szCs w:val="24"/>
        </w:rPr>
        <w:lastRenderedPageBreak/>
        <w:t>KLOSA</w:t>
      </w:r>
      <w:r>
        <w:rPr>
          <w:rFonts w:ascii="Arial" w:hAnsi="Arial" w:cs="Arial"/>
          <w:noProof/>
          <w:sz w:val="24"/>
          <w:szCs w:val="24"/>
        </w:rPr>
        <w:drawing>
          <wp:inline distT="0" distB="0" distL="0" distR="0" wp14:anchorId="192C8A7D" wp14:editId="5CC9A1BE">
            <wp:extent cx="6400800" cy="640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2429" cy="6402429"/>
                    </a:xfrm>
                    <a:prstGeom prst="rect">
                      <a:avLst/>
                    </a:prstGeom>
                  </pic:spPr>
                </pic:pic>
              </a:graphicData>
            </a:graphic>
          </wp:inline>
        </w:drawing>
      </w:r>
    </w:p>
    <w:p w14:paraId="368958CD" w14:textId="3E4EE90A" w:rsidR="0009777F" w:rsidRDefault="0009777F" w:rsidP="00E523E1">
      <w:pPr>
        <w:spacing w:line="360" w:lineRule="auto"/>
        <w:jc w:val="both"/>
        <w:rPr>
          <w:rFonts w:ascii="Arial" w:eastAsia="Arial" w:hAnsi="Arial" w:cs="Arial"/>
          <w:sz w:val="24"/>
          <w:szCs w:val="24"/>
        </w:rPr>
      </w:pPr>
    </w:p>
    <w:p w14:paraId="744EF780" w14:textId="1479E5A9" w:rsidR="0009777F" w:rsidRDefault="0009777F" w:rsidP="00E523E1">
      <w:pPr>
        <w:spacing w:line="360" w:lineRule="auto"/>
        <w:jc w:val="both"/>
        <w:rPr>
          <w:rFonts w:ascii="Arial" w:eastAsia="Arial" w:hAnsi="Arial" w:cs="Arial"/>
          <w:sz w:val="24"/>
          <w:szCs w:val="24"/>
        </w:rPr>
      </w:pPr>
    </w:p>
    <w:p w14:paraId="236C3720" w14:textId="098B78FB" w:rsidR="0009777F" w:rsidRDefault="0009777F" w:rsidP="00E523E1">
      <w:pPr>
        <w:spacing w:line="360" w:lineRule="auto"/>
        <w:jc w:val="both"/>
        <w:rPr>
          <w:rFonts w:ascii="Arial" w:eastAsia="Arial" w:hAnsi="Arial" w:cs="Arial"/>
          <w:sz w:val="24"/>
          <w:szCs w:val="24"/>
        </w:rPr>
      </w:pPr>
    </w:p>
    <w:p w14:paraId="46ACEB0F" w14:textId="72C268ED" w:rsidR="0009777F" w:rsidRDefault="0009777F" w:rsidP="00E523E1">
      <w:pPr>
        <w:spacing w:line="360" w:lineRule="auto"/>
        <w:jc w:val="both"/>
        <w:rPr>
          <w:rFonts w:ascii="Arial" w:eastAsia="Arial" w:hAnsi="Arial" w:cs="Arial"/>
          <w:sz w:val="24"/>
          <w:szCs w:val="24"/>
        </w:rPr>
      </w:pPr>
    </w:p>
    <w:p w14:paraId="27403B11" w14:textId="6626D576" w:rsidR="0009777F" w:rsidRDefault="0009777F" w:rsidP="00E523E1">
      <w:pPr>
        <w:spacing w:line="360" w:lineRule="auto"/>
        <w:jc w:val="both"/>
        <w:rPr>
          <w:rFonts w:ascii="Arial" w:eastAsia="Arial" w:hAnsi="Arial" w:cs="Arial"/>
          <w:sz w:val="24"/>
          <w:szCs w:val="24"/>
        </w:rPr>
      </w:pPr>
    </w:p>
    <w:p w14:paraId="3D3F0AE8" w14:textId="77777777" w:rsidR="0009777F" w:rsidRDefault="0009777F" w:rsidP="0009777F">
      <w:pPr>
        <w:rPr>
          <w:rFonts w:ascii="Arial" w:hAnsi="Arial" w:cs="Arial"/>
          <w:sz w:val="24"/>
          <w:szCs w:val="24"/>
        </w:rPr>
      </w:pPr>
      <w:r>
        <w:rPr>
          <w:rFonts w:ascii="Arial" w:hAnsi="Arial" w:cs="Arial"/>
          <w:sz w:val="24"/>
          <w:szCs w:val="24"/>
        </w:rPr>
        <w:lastRenderedPageBreak/>
        <w:t>India- LASI</w:t>
      </w:r>
    </w:p>
    <w:p w14:paraId="369231A9" w14:textId="77777777" w:rsidR="0009777F" w:rsidRDefault="0009777F" w:rsidP="0009777F">
      <w:pPr>
        <w:rPr>
          <w:rFonts w:ascii="Arial" w:hAnsi="Arial" w:cs="Arial"/>
          <w:sz w:val="24"/>
          <w:szCs w:val="24"/>
        </w:rPr>
      </w:pPr>
      <w:r>
        <w:rPr>
          <w:rFonts w:ascii="Arial" w:hAnsi="Arial" w:cs="Arial"/>
          <w:noProof/>
          <w:sz w:val="24"/>
          <w:szCs w:val="24"/>
        </w:rPr>
        <w:drawing>
          <wp:inline distT="0" distB="0" distL="0" distR="0" wp14:anchorId="7A253D12" wp14:editId="01A4C2DF">
            <wp:extent cx="6512944" cy="6512944"/>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17254" cy="6517254"/>
                    </a:xfrm>
                    <a:prstGeom prst="rect">
                      <a:avLst/>
                    </a:prstGeom>
                  </pic:spPr>
                </pic:pic>
              </a:graphicData>
            </a:graphic>
          </wp:inline>
        </w:drawing>
      </w:r>
    </w:p>
    <w:p w14:paraId="2187EFE5" w14:textId="77777777" w:rsidR="0009777F" w:rsidRDefault="0009777F" w:rsidP="0009777F">
      <w:pPr>
        <w:rPr>
          <w:rFonts w:ascii="Arial" w:hAnsi="Arial" w:cs="Arial"/>
          <w:sz w:val="24"/>
          <w:szCs w:val="24"/>
        </w:rPr>
      </w:pPr>
    </w:p>
    <w:p w14:paraId="770AF350" w14:textId="77777777" w:rsidR="0009777F" w:rsidRDefault="0009777F" w:rsidP="0009777F">
      <w:pPr>
        <w:rPr>
          <w:rFonts w:ascii="Arial" w:hAnsi="Arial" w:cs="Arial"/>
          <w:sz w:val="24"/>
          <w:szCs w:val="24"/>
        </w:rPr>
      </w:pPr>
    </w:p>
    <w:p w14:paraId="7AD80B59" w14:textId="28D484B5" w:rsidR="0009777F" w:rsidRDefault="0009777F" w:rsidP="00E523E1">
      <w:pPr>
        <w:spacing w:line="360" w:lineRule="auto"/>
        <w:jc w:val="both"/>
        <w:rPr>
          <w:rFonts w:ascii="Arial" w:eastAsia="Arial" w:hAnsi="Arial" w:cs="Arial"/>
          <w:sz w:val="24"/>
          <w:szCs w:val="24"/>
        </w:rPr>
      </w:pPr>
    </w:p>
    <w:p w14:paraId="7BF3E739" w14:textId="56FA6862" w:rsidR="0009777F" w:rsidRDefault="0009777F" w:rsidP="00E523E1">
      <w:pPr>
        <w:spacing w:line="360" w:lineRule="auto"/>
        <w:jc w:val="both"/>
        <w:rPr>
          <w:rFonts w:ascii="Arial" w:eastAsia="Arial" w:hAnsi="Arial" w:cs="Arial"/>
          <w:sz w:val="24"/>
          <w:szCs w:val="24"/>
        </w:rPr>
      </w:pPr>
    </w:p>
    <w:p w14:paraId="5F8364C5" w14:textId="4EBDCC5B" w:rsidR="0009777F" w:rsidRDefault="0009777F" w:rsidP="00E523E1">
      <w:pPr>
        <w:spacing w:line="360" w:lineRule="auto"/>
        <w:jc w:val="both"/>
        <w:rPr>
          <w:rFonts w:ascii="Arial" w:eastAsia="Arial" w:hAnsi="Arial" w:cs="Arial"/>
          <w:sz w:val="24"/>
          <w:szCs w:val="24"/>
        </w:rPr>
      </w:pPr>
    </w:p>
    <w:p w14:paraId="5940EC54" w14:textId="77777777" w:rsidR="0009777F" w:rsidRDefault="0009777F" w:rsidP="0009777F">
      <w:pPr>
        <w:rPr>
          <w:rFonts w:ascii="Arial" w:hAnsi="Arial" w:cs="Arial"/>
          <w:sz w:val="24"/>
          <w:szCs w:val="24"/>
        </w:rPr>
      </w:pPr>
      <w:r>
        <w:rPr>
          <w:rFonts w:ascii="Arial" w:hAnsi="Arial" w:cs="Arial"/>
          <w:sz w:val="24"/>
          <w:szCs w:val="24"/>
        </w:rPr>
        <w:lastRenderedPageBreak/>
        <w:t>Mexico- MHAS</w:t>
      </w:r>
    </w:p>
    <w:p w14:paraId="2AB74382" w14:textId="77777777" w:rsidR="0009777F" w:rsidRDefault="0009777F" w:rsidP="0009777F">
      <w:pPr>
        <w:rPr>
          <w:rFonts w:ascii="Arial" w:hAnsi="Arial" w:cs="Arial"/>
          <w:sz w:val="24"/>
          <w:szCs w:val="24"/>
        </w:rPr>
      </w:pPr>
    </w:p>
    <w:p w14:paraId="53A5A8C5" w14:textId="77777777" w:rsidR="0009777F" w:rsidRDefault="0009777F" w:rsidP="0009777F">
      <w:pPr>
        <w:rPr>
          <w:rFonts w:ascii="Arial" w:hAnsi="Arial" w:cs="Arial"/>
          <w:sz w:val="24"/>
          <w:szCs w:val="24"/>
        </w:rPr>
      </w:pPr>
      <w:r>
        <w:rPr>
          <w:rFonts w:ascii="Arial" w:hAnsi="Arial" w:cs="Arial"/>
          <w:noProof/>
          <w:sz w:val="24"/>
          <w:szCs w:val="24"/>
        </w:rPr>
        <w:drawing>
          <wp:inline distT="0" distB="0" distL="0" distR="0" wp14:anchorId="15485F8A" wp14:editId="14860009">
            <wp:extent cx="6435306" cy="6435306"/>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38210" cy="6438210"/>
                    </a:xfrm>
                    <a:prstGeom prst="rect">
                      <a:avLst/>
                    </a:prstGeom>
                  </pic:spPr>
                </pic:pic>
              </a:graphicData>
            </a:graphic>
          </wp:inline>
        </w:drawing>
      </w:r>
    </w:p>
    <w:p w14:paraId="6255A363" w14:textId="11CB9B58" w:rsidR="0009777F" w:rsidRDefault="0009777F" w:rsidP="00E523E1">
      <w:pPr>
        <w:spacing w:line="360" w:lineRule="auto"/>
        <w:jc w:val="both"/>
        <w:rPr>
          <w:rFonts w:ascii="Arial" w:eastAsia="Arial" w:hAnsi="Arial" w:cs="Arial"/>
          <w:sz w:val="24"/>
          <w:szCs w:val="24"/>
        </w:rPr>
      </w:pPr>
    </w:p>
    <w:p w14:paraId="4B133CEF" w14:textId="3C157EFB" w:rsidR="0009777F" w:rsidRDefault="0009777F" w:rsidP="00E523E1">
      <w:pPr>
        <w:spacing w:line="360" w:lineRule="auto"/>
        <w:jc w:val="both"/>
        <w:rPr>
          <w:rFonts w:ascii="Arial" w:eastAsia="Arial" w:hAnsi="Arial" w:cs="Arial"/>
          <w:sz w:val="24"/>
          <w:szCs w:val="24"/>
        </w:rPr>
      </w:pPr>
    </w:p>
    <w:p w14:paraId="1FB53B14" w14:textId="06A82438" w:rsidR="0009777F" w:rsidRDefault="0009777F" w:rsidP="00E523E1">
      <w:pPr>
        <w:spacing w:line="360" w:lineRule="auto"/>
        <w:jc w:val="both"/>
        <w:rPr>
          <w:rFonts w:ascii="Arial" w:eastAsia="Arial" w:hAnsi="Arial" w:cs="Arial"/>
          <w:sz w:val="24"/>
          <w:szCs w:val="24"/>
        </w:rPr>
      </w:pPr>
    </w:p>
    <w:p w14:paraId="7B82236D" w14:textId="4A95F772" w:rsidR="0009777F" w:rsidRDefault="0009777F" w:rsidP="00E523E1">
      <w:pPr>
        <w:spacing w:line="360" w:lineRule="auto"/>
        <w:jc w:val="both"/>
        <w:rPr>
          <w:rFonts w:ascii="Arial" w:eastAsia="Arial" w:hAnsi="Arial" w:cs="Arial"/>
          <w:sz w:val="24"/>
          <w:szCs w:val="24"/>
        </w:rPr>
      </w:pPr>
    </w:p>
    <w:p w14:paraId="76ACCFBB" w14:textId="77777777" w:rsidR="0009777F" w:rsidRDefault="0009777F" w:rsidP="0009777F">
      <w:pPr>
        <w:rPr>
          <w:rFonts w:ascii="Arial" w:hAnsi="Arial" w:cs="Arial"/>
          <w:sz w:val="24"/>
          <w:szCs w:val="24"/>
        </w:rPr>
      </w:pPr>
      <w:r>
        <w:rPr>
          <w:rFonts w:ascii="Arial" w:hAnsi="Arial" w:cs="Arial"/>
          <w:sz w:val="24"/>
          <w:szCs w:val="24"/>
        </w:rPr>
        <w:lastRenderedPageBreak/>
        <w:t>SHARE- Europe</w:t>
      </w:r>
    </w:p>
    <w:p w14:paraId="7642AB26" w14:textId="79CDDEBB" w:rsidR="0009777F" w:rsidRDefault="0009777F" w:rsidP="00E523E1">
      <w:pPr>
        <w:spacing w:line="360" w:lineRule="auto"/>
        <w:jc w:val="both"/>
        <w:rPr>
          <w:rFonts w:ascii="Arial" w:eastAsia="Arial" w:hAnsi="Arial" w:cs="Arial"/>
          <w:sz w:val="24"/>
          <w:szCs w:val="24"/>
        </w:rPr>
      </w:pPr>
      <w:r>
        <w:rPr>
          <w:rFonts w:ascii="Arial" w:hAnsi="Arial" w:cs="Arial"/>
          <w:noProof/>
          <w:sz w:val="24"/>
          <w:szCs w:val="24"/>
        </w:rPr>
        <w:drawing>
          <wp:inline distT="0" distB="0" distL="0" distR="0" wp14:anchorId="77F67962" wp14:editId="6411DEE3">
            <wp:extent cx="6190615" cy="619061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0615" cy="6190615"/>
                    </a:xfrm>
                    <a:prstGeom prst="rect">
                      <a:avLst/>
                    </a:prstGeom>
                  </pic:spPr>
                </pic:pic>
              </a:graphicData>
            </a:graphic>
          </wp:inline>
        </w:drawing>
      </w:r>
    </w:p>
    <w:p w14:paraId="69E6B80C" w14:textId="67475059" w:rsidR="0009777F" w:rsidRDefault="0009777F" w:rsidP="00E523E1">
      <w:pPr>
        <w:spacing w:line="360" w:lineRule="auto"/>
        <w:jc w:val="both"/>
        <w:rPr>
          <w:rFonts w:ascii="Arial" w:eastAsia="Arial" w:hAnsi="Arial" w:cs="Arial"/>
          <w:sz w:val="24"/>
          <w:szCs w:val="24"/>
        </w:rPr>
      </w:pPr>
    </w:p>
    <w:p w14:paraId="35E24245" w14:textId="44152609" w:rsidR="0009777F" w:rsidRDefault="0009777F" w:rsidP="00E523E1">
      <w:pPr>
        <w:spacing w:line="360" w:lineRule="auto"/>
        <w:jc w:val="both"/>
        <w:rPr>
          <w:rFonts w:ascii="Arial" w:eastAsia="Arial" w:hAnsi="Arial" w:cs="Arial"/>
          <w:sz w:val="24"/>
          <w:szCs w:val="24"/>
        </w:rPr>
      </w:pPr>
    </w:p>
    <w:p w14:paraId="7A61005B" w14:textId="7657A222" w:rsidR="0009777F" w:rsidRDefault="0009777F" w:rsidP="00E523E1">
      <w:pPr>
        <w:spacing w:line="360" w:lineRule="auto"/>
        <w:jc w:val="both"/>
        <w:rPr>
          <w:rFonts w:ascii="Arial" w:eastAsia="Arial" w:hAnsi="Arial" w:cs="Arial"/>
          <w:sz w:val="24"/>
          <w:szCs w:val="24"/>
        </w:rPr>
      </w:pPr>
    </w:p>
    <w:p w14:paraId="1AF3F4F4" w14:textId="1C08FF32" w:rsidR="0009777F" w:rsidRDefault="0009777F" w:rsidP="00E523E1">
      <w:pPr>
        <w:spacing w:line="360" w:lineRule="auto"/>
        <w:jc w:val="both"/>
        <w:rPr>
          <w:rFonts w:ascii="Arial" w:eastAsia="Arial" w:hAnsi="Arial" w:cs="Arial"/>
          <w:sz w:val="24"/>
          <w:szCs w:val="24"/>
        </w:rPr>
      </w:pPr>
    </w:p>
    <w:p w14:paraId="083BB2A4" w14:textId="104C32DE" w:rsidR="0009777F" w:rsidRPr="00B30A51" w:rsidRDefault="0009777F" w:rsidP="00E523E1">
      <w:pPr>
        <w:spacing w:line="360" w:lineRule="auto"/>
        <w:jc w:val="both"/>
        <w:rPr>
          <w:rFonts w:ascii="Arial" w:eastAsia="Arial" w:hAnsi="Arial" w:cs="Arial"/>
          <w:sz w:val="24"/>
          <w:szCs w:val="24"/>
        </w:rPr>
      </w:pPr>
    </w:p>
    <w:sectPr w:rsidR="0009777F" w:rsidRPr="00B30A51" w:rsidSect="00B7657D">
      <w:headerReference w:type="default" r:id="rId33"/>
      <w:footerReference w:type="default" r:id="rId34"/>
      <w:pgSz w:w="11909" w:h="16834" w:code="9"/>
      <w:pgMar w:top="1440" w:right="1080" w:bottom="1440" w:left="1080" w:header="720" w:footer="720" w:gutter="0"/>
      <w:paperSrc w:first="15" w:other="15"/>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Nepomuceno, Marilia" w:date="2023-05-16T09:40:00Z" w:initials="NM">
    <w:p w14:paraId="2FFA7377" w14:textId="46C41641" w:rsidR="00B610B7" w:rsidRPr="00742769" w:rsidRDefault="00B610B7">
      <w:pPr>
        <w:pStyle w:val="CommentText"/>
        <w:rPr>
          <w:lang w:val="pt-BR"/>
        </w:rPr>
      </w:pPr>
      <w:r>
        <w:rPr>
          <w:rStyle w:val="CommentReference"/>
        </w:rPr>
        <w:annotationRef/>
      </w:r>
      <w:r>
        <w:t xml:space="preserve">I think we shouldn’t write about the method in the second paragraph. Should we write more about the complexity of gender gaps in health? </w:t>
      </w:r>
      <w:r w:rsidRPr="00742769">
        <w:rPr>
          <w:lang w:val="pt-BR"/>
        </w:rPr>
        <w:t xml:space="preserve">It is only an idea. </w:t>
      </w:r>
    </w:p>
  </w:comment>
  <w:comment w:id="18" w:author="Author" w:date="2023-06-16T11:39:00Z" w:initials="Author">
    <w:p w14:paraId="3CBD2132" w14:textId="4C989381" w:rsidR="00B610B7" w:rsidRPr="00994A69" w:rsidRDefault="00B610B7">
      <w:pPr>
        <w:pStyle w:val="CommentText"/>
        <w:rPr>
          <w:lang w:val="pt-BR"/>
        </w:rPr>
      </w:pPr>
      <w:r>
        <w:rPr>
          <w:rStyle w:val="CommentReference"/>
        </w:rPr>
        <w:annotationRef/>
      </w:r>
      <w:r w:rsidRPr="00994A69">
        <w:rPr>
          <w:lang w:val="pt-BR"/>
        </w:rPr>
        <w:t>Sim, acho uma boa ideia.</w:t>
      </w:r>
      <w:r>
        <w:rPr>
          <w:lang w:val="pt-BR"/>
        </w:rPr>
        <w:t xml:space="preserve"> Posso desenvolver melhor essa parte aqui.</w:t>
      </w:r>
    </w:p>
  </w:comment>
  <w:comment w:id="27" w:author="Di Lego Goncalves, Vanessa" w:date="2023-06-22T09:13:00Z" w:initials="DLGV">
    <w:p w14:paraId="5DB87530" w14:textId="5A2260B1" w:rsidR="00D13E0F" w:rsidRDefault="00D13E0F">
      <w:pPr>
        <w:pStyle w:val="CommentText"/>
      </w:pPr>
      <w:r>
        <w:rPr>
          <w:rStyle w:val="CommentReference"/>
        </w:rPr>
        <w:annotationRef/>
      </w:r>
      <w:r>
        <w:t>I usually prefer not to make such statements. In addition, for PNAS, they explicitly state: “</w:t>
      </w:r>
      <w:r w:rsidRPr="00D13E0F">
        <w:t>Do not include statements of novelty or priority.</w:t>
      </w:r>
      <w:r>
        <w:t>”</w:t>
      </w:r>
    </w:p>
  </w:comment>
  <w:comment w:id="29" w:author="Nepomuceno, Marilia" w:date="2023-05-22T15:36:00Z" w:initials="NM">
    <w:p w14:paraId="78B6346F" w14:textId="2A451DC0" w:rsidR="00B610B7" w:rsidRDefault="00B610B7">
      <w:pPr>
        <w:pStyle w:val="CommentText"/>
      </w:pPr>
      <w:r>
        <w:rPr>
          <w:rStyle w:val="CommentReference"/>
        </w:rPr>
        <w:annotationRef/>
      </w:r>
      <w:r>
        <w:t>I am not sure if this sentence is clear.</w:t>
      </w:r>
    </w:p>
  </w:comment>
  <w:comment w:id="30" w:author="Di Lego Goncalves, Vanessa" w:date="2023-06-22T09:29:00Z" w:initials="DLGV">
    <w:p w14:paraId="1140C6C9" w14:textId="4BA25014" w:rsidR="00554E86" w:rsidRDefault="00554E86">
      <w:pPr>
        <w:pStyle w:val="CommentText"/>
      </w:pPr>
      <w:r>
        <w:rPr>
          <w:rStyle w:val="CommentReference"/>
        </w:rPr>
        <w:annotationRef/>
      </w:r>
      <w:r>
        <w:t xml:space="preserve">See now. The </w:t>
      </w:r>
    </w:p>
  </w:comment>
  <w:comment w:id="269" w:author="Nepomuceno, Marilia" w:date="2023-05-15T16:51:00Z" w:initials="NM">
    <w:p w14:paraId="08B847EC" w14:textId="7CACE912" w:rsidR="00B610B7" w:rsidRPr="00742769" w:rsidRDefault="00B610B7">
      <w:pPr>
        <w:pStyle w:val="CommentText"/>
        <w:rPr>
          <w:lang w:val="pt-BR"/>
        </w:rPr>
      </w:pPr>
      <w:r>
        <w:rPr>
          <w:rStyle w:val="CommentReference"/>
        </w:rPr>
        <w:annotationRef/>
      </w:r>
      <w:r w:rsidRPr="00742769">
        <w:rPr>
          <w:lang w:val="pt-BR"/>
        </w:rPr>
        <w:t>As equacoes estao erradas. O “n” deve ser subescrito. Tentei arrumar em cima mas nao sei se vai dar certo rs. Tem que arrumar aqui tambem</w:t>
      </w:r>
    </w:p>
  </w:comment>
  <w:comment w:id="270" w:author="Author" w:date="2023-06-16T11:41:00Z" w:initials="Author">
    <w:p w14:paraId="512C81C5" w14:textId="24292F0A" w:rsidR="00B610B7" w:rsidRPr="00994A69" w:rsidRDefault="00B610B7">
      <w:pPr>
        <w:pStyle w:val="CommentText"/>
        <w:rPr>
          <w:lang w:val="pt-BR"/>
        </w:rPr>
      </w:pPr>
      <w:r>
        <w:rPr>
          <w:rStyle w:val="CommentReference"/>
        </w:rPr>
        <w:annotationRef/>
      </w:r>
      <w:r w:rsidRPr="00994A69">
        <w:rPr>
          <w:lang w:val="pt-BR"/>
        </w:rPr>
        <w:t>S</w:t>
      </w:r>
      <w:r>
        <w:rPr>
          <w:lang w:val="pt-BR"/>
        </w:rPr>
        <w:t>im... eu acho ruim demais escrever equação no word. Sempre me enrolo. Mas o problema aqui foi conflito de versão de word entre o meu e do trabalho. Na hora de atualizar desconfigurou tudo. Depois vou arrumar. Obrigada.</w:t>
      </w:r>
    </w:p>
  </w:comment>
  <w:comment w:id="273" w:author="Nepomuceno, Marilia" w:date="2023-05-15T16:53:00Z" w:initials="NM">
    <w:p w14:paraId="48DD8B21" w14:textId="0B3CEEB2" w:rsidR="00B610B7" w:rsidRPr="00742769" w:rsidRDefault="00B610B7">
      <w:pPr>
        <w:pStyle w:val="CommentText"/>
        <w:rPr>
          <w:lang w:val="pt-BR"/>
        </w:rPr>
      </w:pPr>
      <w:r>
        <w:rPr>
          <w:rStyle w:val="CommentReference"/>
        </w:rPr>
        <w:annotationRef/>
      </w:r>
      <w:r w:rsidRPr="00742769">
        <w:rPr>
          <w:lang w:val="pt-BR"/>
        </w:rPr>
        <w:t>Precisamos especificar isso aqui ou no material suplementar? Se sim, temos q reescrever, aqui estah a copia do nosso artigo do VYB</w:t>
      </w:r>
    </w:p>
  </w:comment>
  <w:comment w:id="274" w:author="Author" w:date="2023-06-16T11:43:00Z" w:initials="Author">
    <w:p w14:paraId="5F9AEA70" w14:textId="0BA50EBE" w:rsidR="00B610B7" w:rsidRPr="00994A69" w:rsidRDefault="00B610B7">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277" w:author="Nepomuceno, Marilia" w:date="2023-05-22T15:45:00Z" w:initials="NM">
    <w:p w14:paraId="7845F7DD" w14:textId="1B2CA405" w:rsidR="00B610B7" w:rsidRDefault="00B610B7">
      <w:pPr>
        <w:pStyle w:val="CommentText"/>
      </w:pPr>
      <w:r>
        <w:rPr>
          <w:rStyle w:val="CommentReference"/>
        </w:rPr>
        <w:annotationRef/>
      </w:r>
      <w:r w:rsidRPr="00742769">
        <w:rPr>
          <w:lang w:val="pt-BR"/>
        </w:rPr>
        <w:t xml:space="preserve">Tirei pq nao vejo o pq de destacar o US aqui. </w:t>
      </w:r>
      <w:r>
        <w:t xml:space="preserve">It is up to you to </w:t>
      </w:r>
      <w:r>
        <w:rPr>
          <w:rFonts w:ascii="Segoe UI Emoji" w:eastAsia="Segoe UI Emoji" w:hAnsi="Segoe UI Emoji" w:cs="Segoe UI Emoji"/>
        </w:rPr>
        <w:t>😊</w:t>
      </w:r>
    </w:p>
  </w:comment>
  <w:comment w:id="278" w:author="Author" w:date="2023-06-16T11:43:00Z" w:initials="Author">
    <w:p w14:paraId="53C9A845" w14:textId="22442F00" w:rsidR="00B610B7" w:rsidRDefault="00B610B7">
      <w:pPr>
        <w:pStyle w:val="CommentText"/>
      </w:pPr>
      <w:r>
        <w:rPr>
          <w:rStyle w:val="CommentReference"/>
        </w:rPr>
        <w:annotationRef/>
      </w:r>
      <w:proofErr w:type="spellStart"/>
      <w:r>
        <w:t>Depende</w:t>
      </w:r>
      <w:proofErr w:type="spellEnd"/>
      <w:r>
        <w:t xml:space="preserve"> da </w:t>
      </w:r>
      <w:proofErr w:type="spellStart"/>
      <w:r>
        <w:t>revista</w:t>
      </w:r>
      <w:proofErr w:type="spellEnd"/>
      <w:r>
        <w:t xml:space="preserve">, </w:t>
      </w:r>
      <w:proofErr w:type="spellStart"/>
      <w:r>
        <w:t>kkkk</w:t>
      </w:r>
      <w:proofErr w:type="spellEnd"/>
    </w:p>
  </w:comment>
  <w:comment w:id="295" w:author="Nepomuceno, Marilia" w:date="2023-05-22T15:58:00Z" w:initials="NM">
    <w:p w14:paraId="232FAB8C" w14:textId="50F63836" w:rsidR="00B610B7" w:rsidRDefault="00B610B7">
      <w:pPr>
        <w:pStyle w:val="CommentText"/>
      </w:pPr>
      <w:r>
        <w:rPr>
          <w:rStyle w:val="CommentReference"/>
        </w:rPr>
        <w:annotationRef/>
      </w:r>
      <w:r>
        <w:t>Personal opinion: I am not sure if you should highlight the panel A here. It would be easier for the reader to focus on panel B in this paragraph.</w:t>
      </w:r>
    </w:p>
  </w:comment>
  <w:comment w:id="296" w:author="Author" w:date="2023-06-16T11:43:00Z" w:initials="Author">
    <w:p w14:paraId="5C725953" w14:textId="1B7C5A91" w:rsidR="00B610B7" w:rsidRPr="00994A69" w:rsidRDefault="00B610B7">
      <w:pPr>
        <w:pStyle w:val="CommentText"/>
        <w:rPr>
          <w:lang w:val="pt-BR"/>
        </w:rPr>
      </w:pPr>
      <w:r>
        <w:rPr>
          <w:rStyle w:val="CommentReference"/>
        </w:rPr>
        <w:annotationRef/>
      </w:r>
      <w:r w:rsidRPr="00994A69">
        <w:rPr>
          <w:lang w:val="pt-BR"/>
        </w:rPr>
        <w:t>Concord. Minha dúvida é s</w:t>
      </w:r>
      <w:r>
        <w:rPr>
          <w:lang w:val="pt-BR"/>
        </w:rPr>
        <w:t>ó então porque manter o painel A. Mas posso tirar a ênfase.</w:t>
      </w:r>
    </w:p>
  </w:comment>
  <w:comment w:id="300" w:author="Nepomuceno, Marilia" w:date="2023-05-22T15:59:00Z" w:initials="NM">
    <w:p w14:paraId="7D37B806" w14:textId="3C1439A4" w:rsidR="00B610B7" w:rsidRDefault="00B610B7">
      <w:pPr>
        <w:pStyle w:val="CommentText"/>
      </w:pPr>
      <w:r>
        <w:rPr>
          <w:rStyle w:val="CommentReference"/>
        </w:rPr>
        <w:annotationRef/>
      </w:r>
      <w:r>
        <w:t>Removed because you have already mentioned it.</w:t>
      </w:r>
    </w:p>
  </w:comment>
  <w:comment w:id="301" w:author="Author" w:date="2023-06-16T11:44:00Z" w:initials="Author">
    <w:p w14:paraId="572BB6BB" w14:textId="55A6B4BC" w:rsidR="00B610B7" w:rsidRDefault="00B610B7">
      <w:pPr>
        <w:pStyle w:val="CommentText"/>
      </w:pPr>
      <w:r>
        <w:rPr>
          <w:rStyle w:val="CommentReference"/>
        </w:rPr>
        <w:annotationRef/>
      </w:r>
      <w:r>
        <w:t>thanks</w:t>
      </w:r>
    </w:p>
  </w:comment>
  <w:comment w:id="326" w:author="Nepomuceno, Marilia" w:date="2023-05-22T16:38:00Z" w:initials="NM">
    <w:p w14:paraId="129FB4D6" w14:textId="1ECDEBBB" w:rsidR="00B610B7" w:rsidRPr="00742769" w:rsidRDefault="00B610B7">
      <w:pPr>
        <w:pStyle w:val="CommentText"/>
        <w:rPr>
          <w:lang w:val="pt-BR"/>
        </w:rPr>
      </w:pPr>
      <w:r>
        <w:rPr>
          <w:rStyle w:val="CommentReference"/>
        </w:rPr>
        <w:annotationRef/>
      </w:r>
      <w:r w:rsidRPr="00742769">
        <w:rPr>
          <w:lang w:val="pt-BR"/>
        </w:rPr>
        <w:t>Estou pensando nesta figura… Vc nao esta usando o valor absoluto da contribuicao nem do gap. Sera que deveriamos usar? Ex: dinamarca e US tem o mesmo valor absoluto da contribuicao da disability, mas dinamarca eh positivo e US negativo. Sera que seria mais coerente fazer o ranking dos valores absolutos?</w:t>
      </w:r>
    </w:p>
  </w:comment>
  <w:comment w:id="327" w:author="Author" w:date="2023-06-16T11:44:00Z" w:initials="Author">
    <w:p w14:paraId="5C1B9F39" w14:textId="131FBC78" w:rsidR="00B610B7" w:rsidRPr="00994A69" w:rsidRDefault="00B610B7">
      <w:pPr>
        <w:pStyle w:val="CommentText"/>
        <w:rPr>
          <w:lang w:val="pt-BR"/>
        </w:rPr>
      </w:pPr>
      <w:r>
        <w:rPr>
          <w:rStyle w:val="CommentReference"/>
        </w:rPr>
        <w:annotationRef/>
      </w:r>
      <w:r w:rsidRPr="00994A69">
        <w:rPr>
          <w:lang w:val="pt-BR"/>
        </w:rPr>
        <w:t>Aqui sao ambos: números absolutos e</w:t>
      </w:r>
      <w:r>
        <w:rPr>
          <w:lang w:val="pt-BR"/>
        </w:rPr>
        <w:t xml:space="preserve"> a contr. Mas sim, também estou repensando essa figura e acho que está pouco informativa. Vou pensar como fazer isso de forma diferente.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FA7377" w15:done="0"/>
  <w15:commentEx w15:paraId="3CBD2132" w15:paraIdParent="2FFA7377" w15:done="0"/>
  <w15:commentEx w15:paraId="5DB87530" w15:done="0"/>
  <w15:commentEx w15:paraId="78B6346F" w15:done="0"/>
  <w15:commentEx w15:paraId="1140C6C9" w15:paraIdParent="78B6346F" w15:done="0"/>
  <w15:commentEx w15:paraId="08B847EC" w15:done="0"/>
  <w15:commentEx w15:paraId="512C81C5" w15:paraIdParent="08B847EC" w15:done="0"/>
  <w15:commentEx w15:paraId="48DD8B21" w15:done="0"/>
  <w15:commentEx w15:paraId="5F9AEA70" w15:paraIdParent="48DD8B21" w15:done="0"/>
  <w15:commentEx w15:paraId="7845F7DD" w15:done="0"/>
  <w15:commentEx w15:paraId="53C9A845" w15:paraIdParent="7845F7DD" w15:done="0"/>
  <w15:commentEx w15:paraId="232FAB8C" w15:done="0"/>
  <w15:commentEx w15:paraId="5C725953" w15:paraIdParent="232FAB8C" w15:done="0"/>
  <w15:commentEx w15:paraId="7D37B806" w15:done="0"/>
  <w15:commentEx w15:paraId="572BB6BB" w15:paraIdParent="7D37B806" w15:done="0"/>
  <w15:commentEx w15:paraId="129FB4D6" w15:done="0"/>
  <w15:commentEx w15:paraId="5C1B9F39" w15:paraIdParent="129FB4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6C857" w16cex:dateUtc="2023-06-16T09:39:00Z"/>
  <w16cex:commentExtensible w16cex:durableId="2836C882" w16cex:dateUtc="2023-06-16T09:39:00Z"/>
  <w16cex:commentExtensible w16cex:durableId="2836C8CE" w16cex:dateUtc="2023-06-16T09:41:00Z"/>
  <w16cex:commentExtensible w16cex:durableId="2836C8EB" w16cex:dateUtc="2023-06-16T09:41:00Z"/>
  <w16cex:commentExtensible w16cex:durableId="2836C94D" w16cex:dateUtc="2023-06-16T09:43:00Z"/>
  <w16cex:commentExtensible w16cex:durableId="2836C971" w16cex:dateUtc="2023-06-16T09:43:00Z"/>
  <w16cex:commentExtensible w16cex:durableId="2836C97D" w16cex:dateUtc="2023-06-16T09:43:00Z"/>
  <w16cex:commentExtensible w16cex:durableId="2836C998" w16cex:dateUtc="2023-06-16T09:44:00Z"/>
  <w16cex:commentExtensible w16cex:durableId="2836C9A6" w16cex:dateUtc="2023-06-16T0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FA7377" w16cid:durableId="280DCE1A"/>
  <w16cid:commentId w16cid:paraId="3CBD2132" w16cid:durableId="2836C857"/>
  <w16cid:commentId w16cid:paraId="5DB87530" w16cid:durableId="283E8F2A"/>
  <w16cid:commentId w16cid:paraId="78B6346F" w16cid:durableId="28160A94"/>
  <w16cid:commentId w16cid:paraId="1140C6C9" w16cid:durableId="283E930B"/>
  <w16cid:commentId w16cid:paraId="08B847EC" w16cid:durableId="280CE18E"/>
  <w16cid:commentId w16cid:paraId="512C81C5" w16cid:durableId="2836C8EB"/>
  <w16cid:commentId w16cid:paraId="48DD8B21" w16cid:durableId="280CE206"/>
  <w16cid:commentId w16cid:paraId="5F9AEA70" w16cid:durableId="2836C94D"/>
  <w16cid:commentId w16cid:paraId="7845F7DD" w16cid:durableId="28160C9D"/>
  <w16cid:commentId w16cid:paraId="53C9A845" w16cid:durableId="2836C971"/>
  <w16cid:commentId w16cid:paraId="232FAB8C" w16cid:durableId="28160F88"/>
  <w16cid:commentId w16cid:paraId="5C725953" w16cid:durableId="2836C97D"/>
  <w16cid:commentId w16cid:paraId="7D37B806" w16cid:durableId="28160FEB"/>
  <w16cid:commentId w16cid:paraId="572BB6BB" w16cid:durableId="2836C998"/>
  <w16cid:commentId w16cid:paraId="129FB4D6" w16cid:durableId="28161909"/>
  <w16cid:commentId w16cid:paraId="5C1B9F39" w16cid:durableId="2836C9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41A16" w14:textId="77777777" w:rsidR="00B610B7" w:rsidRDefault="00B610B7">
      <w:pPr>
        <w:spacing w:after="0"/>
      </w:pPr>
      <w:r>
        <w:separator/>
      </w:r>
    </w:p>
  </w:endnote>
  <w:endnote w:type="continuationSeparator" w:id="0">
    <w:p w14:paraId="08BBC8DA" w14:textId="77777777" w:rsidR="00B610B7" w:rsidRDefault="00B610B7">
      <w:pPr>
        <w:spacing w:after="0"/>
      </w:pPr>
      <w:r>
        <w:continuationSeparator/>
      </w:r>
    </w:p>
  </w:endnote>
  <w:endnote w:type="continuationNotice" w:id="1">
    <w:p w14:paraId="292B4921" w14:textId="77777777" w:rsidR="00B53F4B" w:rsidRDefault="00B53F4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7FC92" w14:textId="77777777" w:rsidR="00B610B7" w:rsidRDefault="00B610B7">
    <w:pPr>
      <w:pStyle w:val="Footer"/>
      <w:jc w:val="right"/>
    </w:pPr>
    <w:r>
      <w:fldChar w:fldCharType="begin"/>
    </w:r>
    <w:r>
      <w:instrText xml:space="preserve"> PAGE   \* MERGEFORMAT </w:instrText>
    </w:r>
    <w:r>
      <w:fldChar w:fldCharType="separate"/>
    </w:r>
    <w:r>
      <w:rPr>
        <w:noProof/>
      </w:rPr>
      <w:t>1</w:t>
    </w:r>
    <w:r>
      <w:fldChar w:fldCharType="end"/>
    </w:r>
  </w:p>
  <w:p w14:paraId="18B1459B" w14:textId="77777777" w:rsidR="00B610B7" w:rsidRDefault="00B610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F8" w14:textId="306CBD6D" w:rsidR="00B610B7" w:rsidRDefault="00B610B7">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2F9" w14:textId="77777777" w:rsidR="00B610B7" w:rsidRDefault="00B610B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5E03B" w14:textId="77777777" w:rsidR="00B610B7" w:rsidRDefault="00B610B7">
      <w:pPr>
        <w:spacing w:after="0"/>
      </w:pPr>
      <w:r>
        <w:separator/>
      </w:r>
    </w:p>
  </w:footnote>
  <w:footnote w:type="continuationSeparator" w:id="0">
    <w:p w14:paraId="520ADEB0" w14:textId="77777777" w:rsidR="00B610B7" w:rsidRDefault="00B610B7">
      <w:pPr>
        <w:spacing w:after="0"/>
      </w:pPr>
      <w:r>
        <w:continuationSeparator/>
      </w:r>
    </w:p>
  </w:footnote>
  <w:footnote w:type="continuationNotice" w:id="1">
    <w:p w14:paraId="7DF08584" w14:textId="77777777" w:rsidR="00B53F4B" w:rsidRDefault="00B53F4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25DD2" w14:textId="77777777" w:rsidR="00B610B7" w:rsidRPr="005001AC" w:rsidRDefault="00B610B7" w:rsidP="00E33190">
    <w:pPr>
      <w:jc w:val="right"/>
      <w:rPr>
        <w:sz w:val="20"/>
      </w:rPr>
    </w:pPr>
  </w:p>
  <w:p w14:paraId="7B4624DE" w14:textId="77777777" w:rsidR="00B610B7" w:rsidRDefault="00B610B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F6" w14:textId="77777777" w:rsidR="00B610B7" w:rsidRDefault="00B610B7">
    <w:pPr>
      <w:jc w:val="right"/>
      <w:rPr>
        <w:sz w:val="20"/>
        <w:szCs w:val="20"/>
      </w:rPr>
    </w:pPr>
  </w:p>
  <w:p w14:paraId="000002F7" w14:textId="77777777" w:rsidR="00B610B7" w:rsidRDefault="00B610B7"/>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uthor">
    <w15:presenceInfo w15:providerId="None" w15:userId="Author"/>
  </w15:person>
  <w15:person w15:author="Nepomuceno, Marilia">
    <w15:presenceInfo w15:providerId="AD" w15:userId="S-1-5-21-1195586752-1210395121-930774774-16763"/>
  </w15:person>
  <w15:person w15:author="Di Lego Goncalves, Vanessa">
    <w15:presenceInfo w15:providerId="AD" w15:userId="S-1-5-21-1644491937-926492609-1801674531-195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trackRevisions/>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DD"/>
    <w:rsid w:val="000023D0"/>
    <w:rsid w:val="00002D46"/>
    <w:rsid w:val="00013920"/>
    <w:rsid w:val="00015689"/>
    <w:rsid w:val="000167F6"/>
    <w:rsid w:val="00030E32"/>
    <w:rsid w:val="00036D14"/>
    <w:rsid w:val="00037515"/>
    <w:rsid w:val="00037587"/>
    <w:rsid w:val="00041CFD"/>
    <w:rsid w:val="00047B0C"/>
    <w:rsid w:val="00050965"/>
    <w:rsid w:val="00067464"/>
    <w:rsid w:val="0008309F"/>
    <w:rsid w:val="00083FD8"/>
    <w:rsid w:val="000843E0"/>
    <w:rsid w:val="0009777F"/>
    <w:rsid w:val="000A1F57"/>
    <w:rsid w:val="000A2D2A"/>
    <w:rsid w:val="000B2BCF"/>
    <w:rsid w:val="000B3AEE"/>
    <w:rsid w:val="000B47DE"/>
    <w:rsid w:val="000C0847"/>
    <w:rsid w:val="000D2DC7"/>
    <w:rsid w:val="000E7D8E"/>
    <w:rsid w:val="000F1580"/>
    <w:rsid w:val="00101673"/>
    <w:rsid w:val="00105467"/>
    <w:rsid w:val="00106216"/>
    <w:rsid w:val="001218C8"/>
    <w:rsid w:val="00142C2A"/>
    <w:rsid w:val="00152047"/>
    <w:rsid w:val="001524B4"/>
    <w:rsid w:val="00154583"/>
    <w:rsid w:val="001647FF"/>
    <w:rsid w:val="001750AF"/>
    <w:rsid w:val="00175B36"/>
    <w:rsid w:val="00183C30"/>
    <w:rsid w:val="00184CB4"/>
    <w:rsid w:val="00185B61"/>
    <w:rsid w:val="001A1B33"/>
    <w:rsid w:val="001C10B3"/>
    <w:rsid w:val="001C227A"/>
    <w:rsid w:val="001C7682"/>
    <w:rsid w:val="001E0A75"/>
    <w:rsid w:val="001E682F"/>
    <w:rsid w:val="001F7823"/>
    <w:rsid w:val="002042D1"/>
    <w:rsid w:val="002115EB"/>
    <w:rsid w:val="00214911"/>
    <w:rsid w:val="00224207"/>
    <w:rsid w:val="00227F78"/>
    <w:rsid w:val="00231B83"/>
    <w:rsid w:val="00232924"/>
    <w:rsid w:val="002363D7"/>
    <w:rsid w:val="00242915"/>
    <w:rsid w:val="00243C56"/>
    <w:rsid w:val="00244C53"/>
    <w:rsid w:val="00252DCE"/>
    <w:rsid w:val="0025608A"/>
    <w:rsid w:val="00263B02"/>
    <w:rsid w:val="00264162"/>
    <w:rsid w:val="00280AD5"/>
    <w:rsid w:val="00293B95"/>
    <w:rsid w:val="002A5F53"/>
    <w:rsid w:val="002A7EE3"/>
    <w:rsid w:val="002B3BF7"/>
    <w:rsid w:val="002C007B"/>
    <w:rsid w:val="002C1082"/>
    <w:rsid w:val="002C55ED"/>
    <w:rsid w:val="002E222B"/>
    <w:rsid w:val="002F3FE1"/>
    <w:rsid w:val="002F5852"/>
    <w:rsid w:val="00313987"/>
    <w:rsid w:val="00322014"/>
    <w:rsid w:val="0032279B"/>
    <w:rsid w:val="00322FE2"/>
    <w:rsid w:val="0032523C"/>
    <w:rsid w:val="0032561D"/>
    <w:rsid w:val="00334713"/>
    <w:rsid w:val="00337D4B"/>
    <w:rsid w:val="0034087B"/>
    <w:rsid w:val="00340B76"/>
    <w:rsid w:val="00344C85"/>
    <w:rsid w:val="003475D8"/>
    <w:rsid w:val="003565B6"/>
    <w:rsid w:val="00357859"/>
    <w:rsid w:val="00377B69"/>
    <w:rsid w:val="00380BA0"/>
    <w:rsid w:val="00381CF7"/>
    <w:rsid w:val="003902A0"/>
    <w:rsid w:val="00391EE5"/>
    <w:rsid w:val="003938F5"/>
    <w:rsid w:val="00396D59"/>
    <w:rsid w:val="003B0C33"/>
    <w:rsid w:val="003B723B"/>
    <w:rsid w:val="003B7A33"/>
    <w:rsid w:val="003C35DA"/>
    <w:rsid w:val="003D1975"/>
    <w:rsid w:val="003D6C1B"/>
    <w:rsid w:val="003E095A"/>
    <w:rsid w:val="003E7433"/>
    <w:rsid w:val="003F06C4"/>
    <w:rsid w:val="003F62F1"/>
    <w:rsid w:val="0043713B"/>
    <w:rsid w:val="00445CE8"/>
    <w:rsid w:val="00451F62"/>
    <w:rsid w:val="00464535"/>
    <w:rsid w:val="0046557A"/>
    <w:rsid w:val="00466830"/>
    <w:rsid w:val="0047289C"/>
    <w:rsid w:val="004814F8"/>
    <w:rsid w:val="004A3CE9"/>
    <w:rsid w:val="004A558D"/>
    <w:rsid w:val="004A78A8"/>
    <w:rsid w:val="004A7ABC"/>
    <w:rsid w:val="004B0C1F"/>
    <w:rsid w:val="004B6F17"/>
    <w:rsid w:val="004B7C1F"/>
    <w:rsid w:val="004C0A67"/>
    <w:rsid w:val="004C54AC"/>
    <w:rsid w:val="004D3975"/>
    <w:rsid w:val="004D5B5E"/>
    <w:rsid w:val="004F2072"/>
    <w:rsid w:val="004F265A"/>
    <w:rsid w:val="004F29A3"/>
    <w:rsid w:val="005104A6"/>
    <w:rsid w:val="00526DD5"/>
    <w:rsid w:val="0054066C"/>
    <w:rsid w:val="00543F29"/>
    <w:rsid w:val="00545D6E"/>
    <w:rsid w:val="005469D0"/>
    <w:rsid w:val="005512D7"/>
    <w:rsid w:val="00552EFD"/>
    <w:rsid w:val="0055444C"/>
    <w:rsid w:val="00554E86"/>
    <w:rsid w:val="00567D6A"/>
    <w:rsid w:val="00582071"/>
    <w:rsid w:val="00585D53"/>
    <w:rsid w:val="005906D3"/>
    <w:rsid w:val="005A0906"/>
    <w:rsid w:val="005A0B32"/>
    <w:rsid w:val="005A1DD2"/>
    <w:rsid w:val="005A255B"/>
    <w:rsid w:val="005B04CB"/>
    <w:rsid w:val="005B22C5"/>
    <w:rsid w:val="005B4F0D"/>
    <w:rsid w:val="005C47C4"/>
    <w:rsid w:val="005C7293"/>
    <w:rsid w:val="005D1361"/>
    <w:rsid w:val="005D198E"/>
    <w:rsid w:val="005D2DB9"/>
    <w:rsid w:val="005D579A"/>
    <w:rsid w:val="005E1A2A"/>
    <w:rsid w:val="005E2CBB"/>
    <w:rsid w:val="005E371A"/>
    <w:rsid w:val="005E71E2"/>
    <w:rsid w:val="005F020D"/>
    <w:rsid w:val="00610D83"/>
    <w:rsid w:val="00630B14"/>
    <w:rsid w:val="00631506"/>
    <w:rsid w:val="006315A5"/>
    <w:rsid w:val="00631E52"/>
    <w:rsid w:val="00635527"/>
    <w:rsid w:val="00640D6C"/>
    <w:rsid w:val="0064509E"/>
    <w:rsid w:val="0065577D"/>
    <w:rsid w:val="00656677"/>
    <w:rsid w:val="0066539A"/>
    <w:rsid w:val="00665A6D"/>
    <w:rsid w:val="00685B27"/>
    <w:rsid w:val="0069074D"/>
    <w:rsid w:val="00694C17"/>
    <w:rsid w:val="006A22B5"/>
    <w:rsid w:val="006A36A5"/>
    <w:rsid w:val="006A528D"/>
    <w:rsid w:val="006B067D"/>
    <w:rsid w:val="006B639E"/>
    <w:rsid w:val="006C51E4"/>
    <w:rsid w:val="006D2668"/>
    <w:rsid w:val="006D327E"/>
    <w:rsid w:val="006D413E"/>
    <w:rsid w:val="006D5366"/>
    <w:rsid w:val="006E0762"/>
    <w:rsid w:val="006E13FD"/>
    <w:rsid w:val="006E3BBD"/>
    <w:rsid w:val="006E58CF"/>
    <w:rsid w:val="006E61A2"/>
    <w:rsid w:val="006E6E89"/>
    <w:rsid w:val="006F5405"/>
    <w:rsid w:val="006F5A22"/>
    <w:rsid w:val="00704DF4"/>
    <w:rsid w:val="007058A1"/>
    <w:rsid w:val="00712FA1"/>
    <w:rsid w:val="00714BEC"/>
    <w:rsid w:val="00725202"/>
    <w:rsid w:val="00742769"/>
    <w:rsid w:val="0074583A"/>
    <w:rsid w:val="00752552"/>
    <w:rsid w:val="007620EB"/>
    <w:rsid w:val="00763E60"/>
    <w:rsid w:val="00766305"/>
    <w:rsid w:val="00781F19"/>
    <w:rsid w:val="00785706"/>
    <w:rsid w:val="0079339A"/>
    <w:rsid w:val="00797456"/>
    <w:rsid w:val="00797720"/>
    <w:rsid w:val="007B2F24"/>
    <w:rsid w:val="007B4FED"/>
    <w:rsid w:val="007B7BBB"/>
    <w:rsid w:val="007C42B5"/>
    <w:rsid w:val="007C6354"/>
    <w:rsid w:val="007C6B99"/>
    <w:rsid w:val="007C6D56"/>
    <w:rsid w:val="007D2716"/>
    <w:rsid w:val="007D59D4"/>
    <w:rsid w:val="007D62F6"/>
    <w:rsid w:val="007E07B6"/>
    <w:rsid w:val="007E0FF4"/>
    <w:rsid w:val="007E1C32"/>
    <w:rsid w:val="007E1D9D"/>
    <w:rsid w:val="00800F99"/>
    <w:rsid w:val="00802F76"/>
    <w:rsid w:val="00807FE1"/>
    <w:rsid w:val="00812D86"/>
    <w:rsid w:val="0081335C"/>
    <w:rsid w:val="00822670"/>
    <w:rsid w:val="00825058"/>
    <w:rsid w:val="0083403D"/>
    <w:rsid w:val="0083595B"/>
    <w:rsid w:val="00835DCE"/>
    <w:rsid w:val="00842EBA"/>
    <w:rsid w:val="00843F09"/>
    <w:rsid w:val="008747FF"/>
    <w:rsid w:val="00874F1E"/>
    <w:rsid w:val="008947CA"/>
    <w:rsid w:val="008B1C35"/>
    <w:rsid w:val="008B6ECA"/>
    <w:rsid w:val="008B7966"/>
    <w:rsid w:val="008C16BC"/>
    <w:rsid w:val="008D789A"/>
    <w:rsid w:val="008F708E"/>
    <w:rsid w:val="009070BA"/>
    <w:rsid w:val="009130DE"/>
    <w:rsid w:val="009207E2"/>
    <w:rsid w:val="00921488"/>
    <w:rsid w:val="00922CA0"/>
    <w:rsid w:val="00930897"/>
    <w:rsid w:val="00934E77"/>
    <w:rsid w:val="009372EB"/>
    <w:rsid w:val="00944CBE"/>
    <w:rsid w:val="009469DB"/>
    <w:rsid w:val="00946DF2"/>
    <w:rsid w:val="00951C16"/>
    <w:rsid w:val="00956255"/>
    <w:rsid w:val="00962880"/>
    <w:rsid w:val="009639A9"/>
    <w:rsid w:val="00970004"/>
    <w:rsid w:val="00972727"/>
    <w:rsid w:val="00976ADA"/>
    <w:rsid w:val="00987CD0"/>
    <w:rsid w:val="00993E33"/>
    <w:rsid w:val="00994A69"/>
    <w:rsid w:val="00997325"/>
    <w:rsid w:val="009A1A97"/>
    <w:rsid w:val="009C620F"/>
    <w:rsid w:val="009D0516"/>
    <w:rsid w:val="009D1D4B"/>
    <w:rsid w:val="009D510E"/>
    <w:rsid w:val="009D54D2"/>
    <w:rsid w:val="009D63DA"/>
    <w:rsid w:val="009E2049"/>
    <w:rsid w:val="009F06CA"/>
    <w:rsid w:val="009F252A"/>
    <w:rsid w:val="00A038E3"/>
    <w:rsid w:val="00A11134"/>
    <w:rsid w:val="00A14635"/>
    <w:rsid w:val="00A17299"/>
    <w:rsid w:val="00A176F6"/>
    <w:rsid w:val="00A32BE0"/>
    <w:rsid w:val="00A33DA6"/>
    <w:rsid w:val="00A42757"/>
    <w:rsid w:val="00A42A07"/>
    <w:rsid w:val="00A50CB3"/>
    <w:rsid w:val="00A52C95"/>
    <w:rsid w:val="00A63E64"/>
    <w:rsid w:val="00A645E5"/>
    <w:rsid w:val="00A75C1D"/>
    <w:rsid w:val="00A76BA4"/>
    <w:rsid w:val="00A80760"/>
    <w:rsid w:val="00A83F76"/>
    <w:rsid w:val="00A87123"/>
    <w:rsid w:val="00A93FE6"/>
    <w:rsid w:val="00A94022"/>
    <w:rsid w:val="00AA546F"/>
    <w:rsid w:val="00AB0ED5"/>
    <w:rsid w:val="00AB4B93"/>
    <w:rsid w:val="00AB64B4"/>
    <w:rsid w:val="00AC3182"/>
    <w:rsid w:val="00AD24DF"/>
    <w:rsid w:val="00AE3669"/>
    <w:rsid w:val="00AF7473"/>
    <w:rsid w:val="00B06277"/>
    <w:rsid w:val="00B133DD"/>
    <w:rsid w:val="00B175C7"/>
    <w:rsid w:val="00B30A51"/>
    <w:rsid w:val="00B45C95"/>
    <w:rsid w:val="00B53F4B"/>
    <w:rsid w:val="00B548BD"/>
    <w:rsid w:val="00B57718"/>
    <w:rsid w:val="00B610B7"/>
    <w:rsid w:val="00B6641D"/>
    <w:rsid w:val="00B6657E"/>
    <w:rsid w:val="00B72F48"/>
    <w:rsid w:val="00B73BDF"/>
    <w:rsid w:val="00B7657D"/>
    <w:rsid w:val="00B835C4"/>
    <w:rsid w:val="00B9091A"/>
    <w:rsid w:val="00B92538"/>
    <w:rsid w:val="00B93E8B"/>
    <w:rsid w:val="00BA4B06"/>
    <w:rsid w:val="00BA6CC5"/>
    <w:rsid w:val="00BB0F2C"/>
    <w:rsid w:val="00BC36AC"/>
    <w:rsid w:val="00BC6B12"/>
    <w:rsid w:val="00BD0C4A"/>
    <w:rsid w:val="00BD1717"/>
    <w:rsid w:val="00BD6BB8"/>
    <w:rsid w:val="00BD724E"/>
    <w:rsid w:val="00BF094D"/>
    <w:rsid w:val="00BF3180"/>
    <w:rsid w:val="00C0188F"/>
    <w:rsid w:val="00C029CB"/>
    <w:rsid w:val="00C035F2"/>
    <w:rsid w:val="00C0493A"/>
    <w:rsid w:val="00C05481"/>
    <w:rsid w:val="00C13944"/>
    <w:rsid w:val="00C21BF9"/>
    <w:rsid w:val="00C27F32"/>
    <w:rsid w:val="00C314D9"/>
    <w:rsid w:val="00C31D80"/>
    <w:rsid w:val="00C3479B"/>
    <w:rsid w:val="00C44C07"/>
    <w:rsid w:val="00C51787"/>
    <w:rsid w:val="00C71E6F"/>
    <w:rsid w:val="00C82623"/>
    <w:rsid w:val="00C90CA5"/>
    <w:rsid w:val="00CA26E2"/>
    <w:rsid w:val="00CA569A"/>
    <w:rsid w:val="00CA5953"/>
    <w:rsid w:val="00CA7252"/>
    <w:rsid w:val="00CA781E"/>
    <w:rsid w:val="00CB15D6"/>
    <w:rsid w:val="00CC2752"/>
    <w:rsid w:val="00CC54E3"/>
    <w:rsid w:val="00CC78FE"/>
    <w:rsid w:val="00CD1220"/>
    <w:rsid w:val="00CD4A9F"/>
    <w:rsid w:val="00CE1A00"/>
    <w:rsid w:val="00CE70DE"/>
    <w:rsid w:val="00CE73E6"/>
    <w:rsid w:val="00CF19A1"/>
    <w:rsid w:val="00CF5DCE"/>
    <w:rsid w:val="00CF609E"/>
    <w:rsid w:val="00CF7FDC"/>
    <w:rsid w:val="00D0380B"/>
    <w:rsid w:val="00D1078E"/>
    <w:rsid w:val="00D1151F"/>
    <w:rsid w:val="00D13E0F"/>
    <w:rsid w:val="00D14912"/>
    <w:rsid w:val="00D23BFB"/>
    <w:rsid w:val="00D24EDC"/>
    <w:rsid w:val="00D2656D"/>
    <w:rsid w:val="00D309C5"/>
    <w:rsid w:val="00D35633"/>
    <w:rsid w:val="00D360A8"/>
    <w:rsid w:val="00D368F2"/>
    <w:rsid w:val="00D462FE"/>
    <w:rsid w:val="00D47D5E"/>
    <w:rsid w:val="00D55CA5"/>
    <w:rsid w:val="00D7472F"/>
    <w:rsid w:val="00D748F9"/>
    <w:rsid w:val="00D8006C"/>
    <w:rsid w:val="00D800F9"/>
    <w:rsid w:val="00D80B6C"/>
    <w:rsid w:val="00D85F41"/>
    <w:rsid w:val="00D97473"/>
    <w:rsid w:val="00DA267A"/>
    <w:rsid w:val="00DA586B"/>
    <w:rsid w:val="00DA67AE"/>
    <w:rsid w:val="00DB1726"/>
    <w:rsid w:val="00DC68AD"/>
    <w:rsid w:val="00DE38F0"/>
    <w:rsid w:val="00DF0AFE"/>
    <w:rsid w:val="00DF2CAF"/>
    <w:rsid w:val="00E001C2"/>
    <w:rsid w:val="00E019CD"/>
    <w:rsid w:val="00E02C0A"/>
    <w:rsid w:val="00E1053A"/>
    <w:rsid w:val="00E15D8C"/>
    <w:rsid w:val="00E16693"/>
    <w:rsid w:val="00E171D1"/>
    <w:rsid w:val="00E23437"/>
    <w:rsid w:val="00E25A70"/>
    <w:rsid w:val="00E33190"/>
    <w:rsid w:val="00E34B76"/>
    <w:rsid w:val="00E404EF"/>
    <w:rsid w:val="00E459EA"/>
    <w:rsid w:val="00E50E51"/>
    <w:rsid w:val="00E523E1"/>
    <w:rsid w:val="00E616BE"/>
    <w:rsid w:val="00E75E4E"/>
    <w:rsid w:val="00E818D0"/>
    <w:rsid w:val="00E92DCF"/>
    <w:rsid w:val="00E9730C"/>
    <w:rsid w:val="00EA3E03"/>
    <w:rsid w:val="00EB4D4B"/>
    <w:rsid w:val="00EB61E2"/>
    <w:rsid w:val="00EB679E"/>
    <w:rsid w:val="00ED56E3"/>
    <w:rsid w:val="00ED5BF3"/>
    <w:rsid w:val="00ED6B4A"/>
    <w:rsid w:val="00EE17F8"/>
    <w:rsid w:val="00EE2F7D"/>
    <w:rsid w:val="00EE63EC"/>
    <w:rsid w:val="00EE6AAA"/>
    <w:rsid w:val="00EF6630"/>
    <w:rsid w:val="00EF735F"/>
    <w:rsid w:val="00EF7EBE"/>
    <w:rsid w:val="00F00B99"/>
    <w:rsid w:val="00F14BF8"/>
    <w:rsid w:val="00F15D8A"/>
    <w:rsid w:val="00F22B16"/>
    <w:rsid w:val="00F23F19"/>
    <w:rsid w:val="00F2560C"/>
    <w:rsid w:val="00F379EE"/>
    <w:rsid w:val="00F40A3A"/>
    <w:rsid w:val="00F53D12"/>
    <w:rsid w:val="00F62067"/>
    <w:rsid w:val="00F64E04"/>
    <w:rsid w:val="00F650B5"/>
    <w:rsid w:val="00F6596D"/>
    <w:rsid w:val="00F6707B"/>
    <w:rsid w:val="00F71DA5"/>
    <w:rsid w:val="00F76C42"/>
    <w:rsid w:val="00F830E9"/>
    <w:rsid w:val="00F86EF0"/>
    <w:rsid w:val="00F91693"/>
    <w:rsid w:val="00F92781"/>
    <w:rsid w:val="00FA1FD2"/>
    <w:rsid w:val="00FA5180"/>
    <w:rsid w:val="00FA74BB"/>
    <w:rsid w:val="00FB391F"/>
    <w:rsid w:val="00FC01E9"/>
    <w:rsid w:val="00FC3CF0"/>
    <w:rsid w:val="00FD4E9F"/>
    <w:rsid w:val="00FE1364"/>
    <w:rsid w:val="00FE28AF"/>
    <w:rsid w:val="00FE6226"/>
    <w:rsid w:val="00FF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93E2ACD"/>
  <w15:docId w15:val="{DBE041CD-8219-4199-ACED-21F7FDE0E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46C0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customStyle="1" w:styleId="SMHeading">
    <w:name w:val="SM Heading"/>
    <w:basedOn w:val="Heading1"/>
    <w:qFormat/>
    <w:rsid w:val="005A1DD2"/>
    <w:pPr>
      <w:keepLines w:val="0"/>
      <w:spacing w:before="240" w:after="60"/>
    </w:pPr>
    <w:rPr>
      <w:rFonts w:ascii="Times New Roman" w:eastAsia="Times New Roman" w:hAnsi="Times New Roman" w:cs="Times New Roman"/>
      <w:bCs/>
      <w:kern w:val="32"/>
      <w:sz w:val="24"/>
      <w:szCs w:val="24"/>
    </w:rPr>
  </w:style>
  <w:style w:type="paragraph" w:styleId="Footer">
    <w:name w:val="footer"/>
    <w:basedOn w:val="Normal"/>
    <w:link w:val="FooterChar"/>
    <w:semiHidden/>
    <w:rsid w:val="00FE6226"/>
    <w:pPr>
      <w:tabs>
        <w:tab w:val="center" w:pos="4680"/>
        <w:tab w:val="right" w:pos="9360"/>
      </w:tabs>
      <w:spacing w:after="0"/>
    </w:pPr>
    <w:rPr>
      <w:rFonts w:ascii="Times New Roman" w:eastAsia="Times New Roman" w:hAnsi="Times New Roman" w:cs="Times New Roman"/>
      <w:sz w:val="24"/>
      <w:szCs w:val="20"/>
    </w:rPr>
  </w:style>
  <w:style w:type="character" w:customStyle="1" w:styleId="FooterChar">
    <w:name w:val="Footer Char"/>
    <w:basedOn w:val="DefaultParagraphFont"/>
    <w:link w:val="Footer"/>
    <w:semiHidden/>
    <w:rsid w:val="00FE6226"/>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FE6226"/>
    <w:pPr>
      <w:tabs>
        <w:tab w:val="center" w:pos="4680"/>
        <w:tab w:val="right" w:pos="9360"/>
      </w:tabs>
      <w:spacing w:after="0"/>
    </w:pPr>
  </w:style>
  <w:style w:type="character" w:customStyle="1" w:styleId="HeaderChar">
    <w:name w:val="Header Char"/>
    <w:basedOn w:val="DefaultParagraphFont"/>
    <w:link w:val="Header"/>
    <w:uiPriority w:val="99"/>
    <w:rsid w:val="00FE6226"/>
  </w:style>
  <w:style w:type="paragraph" w:styleId="Revision">
    <w:name w:val="Revision"/>
    <w:hidden/>
    <w:uiPriority w:val="99"/>
    <w:semiHidden/>
    <w:rsid w:val="007427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0303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2aging.org/" TargetMode="External"/><Relationship Id="rId26" Type="http://schemas.openxmlformats.org/officeDocument/2006/relationships/package" Target="embeddings/Microsoft_Excel_Worksheet.xlsx"/><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share-project.org/" TargetMode="External"/><Relationship Id="rId25" Type="http://schemas.openxmlformats.org/officeDocument/2006/relationships/image" Target="media/image8.emf"/><Relationship Id="rId33" Type="http://schemas.openxmlformats.org/officeDocument/2006/relationships/header" Target="header2.xml"/><Relationship Id="rId38"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hyperlink" Target="http://www.share-project.org/" TargetMode="External"/><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image" Target="media/image10.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g2aging.org/"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hyperlink" Target="mailto:Vanessa.DiLego@oeaw.ac.a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7bjLRHkb1eggY5HW+OJgZ7CK98w==">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A0F736E-CB6D-4490-AF08-30CD01E90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22160</Words>
  <Characters>126317</Characters>
  <Application>Microsoft Office Word</Application>
  <DocSecurity>0</DocSecurity>
  <Lines>1052</Lines>
  <Paragraphs>296</Paragraphs>
  <ScaleCrop>false</ScaleCrop>
  <HeadingPairs>
    <vt:vector size="2" baseType="variant">
      <vt:variant>
        <vt:lpstr>Title</vt:lpstr>
      </vt:variant>
      <vt:variant>
        <vt:i4>1</vt:i4>
      </vt:variant>
    </vt:vector>
  </HeadingPairs>
  <TitlesOfParts>
    <vt:vector size="1" baseType="lpstr">
      <vt:lpstr/>
    </vt:vector>
  </TitlesOfParts>
  <Company>OEAW</Company>
  <LinksUpToDate>false</LinksUpToDate>
  <CharactersWithSpaces>148181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Di Lego Goncalves, Vanessa</cp:lastModifiedBy>
  <cp:revision>27</cp:revision>
  <dcterms:created xsi:type="dcterms:W3CDTF">2023-06-16T09:45:00Z</dcterms:created>
  <dcterms:modified xsi:type="dcterms:W3CDTF">2023-06-22T08:17:00Z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http://www.zotero.org/styles/demographic-research</vt:lpwstr>
  </property>
  <property fmtid="{D5CDD505-2E9C-101B-9397-08002B2CF9AE}" pid="13" name="Mendeley Recent Style Name 5_1">
    <vt:lpwstr>Demographic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http://www.zotero.org/styles/pnas</vt:lpwstr>
  </property>
  <property fmtid="{D5CDD505-2E9C-101B-9397-08002B2CF9AE}" pid="17" name="Mendeley Recent Style Name 7_1">
    <vt:lpwstr>Proceedings of the National Academy of Sciences of the United States of America</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http://www.zotero.org/styles/springer-basic-author-date</vt:lpwstr>
  </property>
</Properties>
</file>