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04EC8" w14:textId="77777777" w:rsidR="001942CB" w:rsidRDefault="001942CB" w:rsidP="001942CB">
      <w:pPr>
        <w:rPr>
          <w:rFonts w:ascii="Arial" w:eastAsia="Arial" w:hAnsi="Arial" w:cs="Arial"/>
          <w:sz w:val="28"/>
          <w:szCs w:val="28"/>
        </w:rPr>
      </w:pPr>
      <w:bookmarkStart w:id="0" w:name="_Hlk131503646"/>
      <w:r>
        <w:rPr>
          <w:rFonts w:ascii="Arial" w:eastAsia="Arial" w:hAnsi="Arial" w:cs="Arial"/>
          <w:sz w:val="28"/>
          <w:szCs w:val="28"/>
        </w:rPr>
        <w:t>Going beyond the gender gap in healthy lifespans</w:t>
      </w:r>
    </w:p>
    <w:p w14:paraId="3DDAF518" w14:textId="77777777" w:rsidR="001942CB" w:rsidRDefault="001942CB" w:rsidP="001942CB">
      <w:pPr>
        <w:rPr>
          <w:rFonts w:ascii="Arial" w:eastAsia="Arial" w:hAnsi="Arial" w:cs="Arial"/>
          <w:sz w:val="20"/>
          <w:szCs w:val="20"/>
        </w:rPr>
      </w:pPr>
      <w:bookmarkStart w:id="1" w:name="_Hlk131503656"/>
      <w:bookmarkEnd w:id="0"/>
      <w:r>
        <w:rPr>
          <w:rFonts w:ascii="Arial" w:eastAsia="Arial" w:hAnsi="Arial" w:cs="Arial"/>
          <w:sz w:val="20"/>
          <w:szCs w:val="20"/>
        </w:rPr>
        <w:t>Vanessa di Lego</w:t>
      </w:r>
      <w:r>
        <w:rPr>
          <w:rFonts w:ascii="Arial" w:eastAsia="Arial" w:hAnsi="Arial" w:cs="Arial"/>
          <w:sz w:val="20"/>
          <w:szCs w:val="20"/>
          <w:vertAlign w:val="superscript"/>
        </w:rPr>
        <w:t>1</w:t>
      </w:r>
      <w:r>
        <w:rPr>
          <w:rFonts w:ascii="Arial" w:eastAsia="Arial" w:hAnsi="Arial" w:cs="Arial"/>
          <w:sz w:val="20"/>
          <w:szCs w:val="20"/>
        </w:rPr>
        <w:t xml:space="preserve">*, </w:t>
      </w:r>
      <w:proofErr w:type="spellStart"/>
      <w:r>
        <w:rPr>
          <w:rFonts w:ascii="Arial" w:eastAsia="Arial" w:hAnsi="Arial" w:cs="Arial"/>
          <w:sz w:val="20"/>
          <w:szCs w:val="20"/>
        </w:rPr>
        <w:t>Marília</w:t>
      </w:r>
      <w:proofErr w:type="spellEnd"/>
      <w:r>
        <w:rPr>
          <w:rFonts w:ascii="Arial" w:eastAsia="Arial" w:hAnsi="Arial" w:cs="Arial"/>
          <w:sz w:val="20"/>
          <w:szCs w:val="20"/>
        </w:rPr>
        <w:t xml:space="preserve"> R. Nepomuceno</w:t>
      </w:r>
      <w:r>
        <w:rPr>
          <w:rFonts w:ascii="Arial" w:eastAsia="Arial" w:hAnsi="Arial" w:cs="Arial"/>
          <w:sz w:val="20"/>
          <w:szCs w:val="20"/>
          <w:vertAlign w:val="superscript"/>
        </w:rPr>
        <w:t>2</w:t>
      </w:r>
      <w:r>
        <w:rPr>
          <w:rFonts w:ascii="Arial" w:eastAsia="Arial" w:hAnsi="Arial" w:cs="Arial"/>
          <w:sz w:val="20"/>
          <w:szCs w:val="20"/>
        </w:rPr>
        <w:t xml:space="preserve">, </w:t>
      </w:r>
      <w:proofErr w:type="spellStart"/>
      <w:r>
        <w:rPr>
          <w:rFonts w:ascii="Arial" w:eastAsia="Arial" w:hAnsi="Arial" w:cs="Arial"/>
          <w:sz w:val="20"/>
          <w:szCs w:val="20"/>
        </w:rPr>
        <w:t>Cássio</w:t>
      </w:r>
      <w:proofErr w:type="spellEnd"/>
      <w:r>
        <w:rPr>
          <w:rFonts w:ascii="Arial" w:eastAsia="Arial" w:hAnsi="Arial" w:cs="Arial"/>
          <w:sz w:val="20"/>
          <w:szCs w:val="20"/>
        </w:rPr>
        <w:t xml:space="preserve"> M. </w:t>
      </w:r>
      <w:proofErr w:type="spellStart"/>
      <w:r>
        <w:rPr>
          <w:rFonts w:ascii="Arial" w:eastAsia="Arial" w:hAnsi="Arial" w:cs="Arial"/>
          <w:sz w:val="20"/>
          <w:szCs w:val="20"/>
        </w:rPr>
        <w:t>Turra</w:t>
      </w:r>
      <w:proofErr w:type="spellEnd"/>
      <w:r>
        <w:rPr>
          <w:rFonts w:ascii="Arial" w:eastAsia="Arial" w:hAnsi="Arial" w:cs="Arial"/>
          <w:sz w:val="20"/>
          <w:szCs w:val="20"/>
        </w:rPr>
        <w:t xml:space="preserve"> </w:t>
      </w:r>
      <w:r>
        <w:rPr>
          <w:rFonts w:ascii="Arial" w:eastAsia="Arial" w:hAnsi="Arial" w:cs="Arial"/>
          <w:sz w:val="20"/>
          <w:szCs w:val="20"/>
          <w:vertAlign w:val="superscript"/>
        </w:rPr>
        <w:t>3</w:t>
      </w:r>
    </w:p>
    <w:p w14:paraId="13F97A88" w14:textId="77777777" w:rsidR="001942CB" w:rsidRDefault="001942CB" w:rsidP="001942CB">
      <w:pPr>
        <w:rPr>
          <w:rFonts w:ascii="Arial" w:eastAsia="Arial" w:hAnsi="Arial" w:cs="Arial"/>
          <w:sz w:val="20"/>
          <w:szCs w:val="20"/>
        </w:rPr>
      </w:pPr>
      <w:bookmarkStart w:id="2" w:name="_Hlk131503675"/>
      <w:bookmarkEnd w:id="1"/>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64DE7198" w14:textId="77777777" w:rsidR="001942CB" w:rsidRDefault="001942CB" w:rsidP="001942CB">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44B8CB48" w14:textId="77777777" w:rsidR="001942CB" w:rsidRDefault="001942CB" w:rsidP="001942CB">
      <w:pPr>
        <w:rPr>
          <w:rFonts w:ascii="Arial" w:eastAsia="Arial" w:hAnsi="Arial" w:cs="Arial"/>
          <w:sz w:val="20"/>
          <w:szCs w:val="20"/>
        </w:rPr>
      </w:pPr>
      <w:r>
        <w:rPr>
          <w:rFonts w:ascii="Arial" w:eastAsia="Arial" w:hAnsi="Arial" w:cs="Arial"/>
          <w:sz w:val="20"/>
          <w:szCs w:val="20"/>
          <w:vertAlign w:val="superscript"/>
        </w:rPr>
        <w:t xml:space="preserve">3 </w:t>
      </w:r>
      <w:proofErr w:type="spellStart"/>
      <w:r>
        <w:rPr>
          <w:rFonts w:ascii="Arial" w:eastAsia="Arial" w:hAnsi="Arial" w:cs="Arial"/>
          <w:sz w:val="20"/>
          <w:szCs w:val="20"/>
        </w:rPr>
        <w:t>Universidade</w:t>
      </w:r>
      <w:proofErr w:type="spellEnd"/>
      <w:r>
        <w:rPr>
          <w:rFonts w:ascii="Arial" w:eastAsia="Arial" w:hAnsi="Arial" w:cs="Arial"/>
          <w:sz w:val="20"/>
          <w:szCs w:val="20"/>
        </w:rPr>
        <w:t xml:space="preserve"> Federal de Minas Gerais, </w:t>
      </w:r>
      <w:proofErr w:type="spellStart"/>
      <w:r>
        <w:rPr>
          <w:rFonts w:ascii="Arial" w:eastAsia="Arial" w:hAnsi="Arial" w:cs="Arial"/>
          <w:sz w:val="20"/>
          <w:szCs w:val="20"/>
        </w:rPr>
        <w:t>Cedeplar</w:t>
      </w:r>
      <w:proofErr w:type="spellEnd"/>
      <w:r>
        <w:rPr>
          <w:rFonts w:ascii="Arial" w:eastAsia="Arial" w:hAnsi="Arial" w:cs="Arial"/>
          <w:sz w:val="20"/>
          <w:szCs w:val="20"/>
        </w:rPr>
        <w:t>, Brazil.</w:t>
      </w:r>
    </w:p>
    <w:p w14:paraId="005B54B0" w14:textId="77777777" w:rsidR="001942CB" w:rsidRDefault="001942CB" w:rsidP="001942CB">
      <w:pPr>
        <w:rPr>
          <w:rFonts w:ascii="Arial" w:eastAsia="Arial" w:hAnsi="Arial" w:cs="Arial"/>
          <w:sz w:val="20"/>
          <w:szCs w:val="20"/>
        </w:rPr>
      </w:pPr>
    </w:p>
    <w:p w14:paraId="4ACC9B02" w14:textId="77777777" w:rsidR="001942CB" w:rsidRDefault="001942CB" w:rsidP="001942CB">
      <w:pPr>
        <w:rPr>
          <w:rFonts w:ascii="Arial" w:eastAsia="Arial" w:hAnsi="Arial" w:cs="Arial"/>
          <w:sz w:val="20"/>
          <w:szCs w:val="20"/>
        </w:rPr>
      </w:pPr>
      <w:r>
        <w:rPr>
          <w:rFonts w:ascii="Arial" w:eastAsia="Arial" w:hAnsi="Arial" w:cs="Arial"/>
          <w:sz w:val="20"/>
          <w:szCs w:val="20"/>
        </w:rPr>
        <w:t>*Vanessa di Lego</w:t>
      </w:r>
    </w:p>
    <w:p w14:paraId="266388FA" w14:textId="77777777" w:rsidR="001942CB" w:rsidRDefault="001942CB" w:rsidP="001942CB">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4">
        <w:r>
          <w:rPr>
            <w:rFonts w:ascii="Arial" w:eastAsia="Arial" w:hAnsi="Arial" w:cs="Arial"/>
            <w:color w:val="0000FF"/>
            <w:sz w:val="20"/>
            <w:szCs w:val="20"/>
            <w:u w:val="single"/>
          </w:rPr>
          <w:t>Vanessa.DiLego@oeaw.ac.at</w:t>
        </w:r>
      </w:hyperlink>
    </w:p>
    <w:bookmarkEnd w:id="2"/>
    <w:p w14:paraId="538A9A3D" w14:textId="77777777" w:rsidR="001942CB" w:rsidRDefault="001942CB" w:rsidP="001942CB">
      <w:pPr>
        <w:rPr>
          <w:rFonts w:ascii="Arial" w:eastAsia="Arial" w:hAnsi="Arial" w:cs="Arial"/>
          <w:sz w:val="20"/>
          <w:szCs w:val="20"/>
        </w:rPr>
      </w:pPr>
      <w:r>
        <w:rPr>
          <w:rFonts w:ascii="Arial" w:eastAsia="Arial" w:hAnsi="Arial" w:cs="Arial"/>
          <w:b/>
          <w:sz w:val="20"/>
          <w:szCs w:val="20"/>
        </w:rPr>
        <w:t xml:space="preserve">Author Contributions: </w:t>
      </w:r>
      <w:r>
        <w:rPr>
          <w:rFonts w:ascii="Arial" w:eastAsia="Arial" w:hAnsi="Arial" w:cs="Arial"/>
          <w:sz w:val="20"/>
          <w:szCs w:val="20"/>
        </w:rPr>
        <w:t>Paste the author contributions here.</w:t>
      </w:r>
    </w:p>
    <w:p w14:paraId="074BF194" w14:textId="77777777" w:rsidR="001942CB" w:rsidRDefault="001942CB" w:rsidP="001942CB">
      <w:pPr>
        <w:rPr>
          <w:rFonts w:ascii="Arial" w:eastAsia="Arial" w:hAnsi="Arial" w:cs="Arial"/>
          <w:sz w:val="20"/>
          <w:szCs w:val="20"/>
        </w:rPr>
      </w:pPr>
      <w:r>
        <w:rPr>
          <w:rFonts w:ascii="Arial" w:eastAsia="Arial" w:hAnsi="Arial" w:cs="Arial"/>
          <w:b/>
          <w:sz w:val="20"/>
          <w:szCs w:val="20"/>
        </w:rPr>
        <w:t xml:space="preserve">Competing Interest Statement: </w:t>
      </w:r>
      <w:r>
        <w:rPr>
          <w:rFonts w:ascii="Arial" w:eastAsia="Arial" w:hAnsi="Arial" w:cs="Arial"/>
          <w:sz w:val="20"/>
          <w:szCs w:val="20"/>
        </w:rPr>
        <w:t xml:space="preserve">The authors have no competing interest to declare. </w:t>
      </w:r>
    </w:p>
    <w:p w14:paraId="077F5EF6" w14:textId="77777777" w:rsidR="001942CB" w:rsidRDefault="001942CB" w:rsidP="001942CB">
      <w:pPr>
        <w:rPr>
          <w:rFonts w:ascii="Arial" w:eastAsia="Arial" w:hAnsi="Arial" w:cs="Arial"/>
          <w:sz w:val="20"/>
          <w:szCs w:val="20"/>
        </w:rPr>
      </w:pPr>
      <w:r>
        <w:rPr>
          <w:rFonts w:ascii="Arial" w:eastAsia="Arial" w:hAnsi="Arial" w:cs="Arial"/>
          <w:b/>
          <w:sz w:val="20"/>
          <w:szCs w:val="20"/>
        </w:rPr>
        <w:t xml:space="preserve">Keywords: </w:t>
      </w:r>
    </w:p>
    <w:p w14:paraId="3C6AAC94" w14:textId="77777777" w:rsidR="001942CB" w:rsidRDefault="001942CB" w:rsidP="001942CB">
      <w:pPr>
        <w:spacing w:after="0"/>
        <w:ind w:left="720"/>
        <w:rPr>
          <w:rFonts w:ascii="Arial" w:eastAsia="Arial" w:hAnsi="Arial" w:cs="Arial"/>
          <w:sz w:val="20"/>
          <w:szCs w:val="20"/>
        </w:rPr>
      </w:pPr>
    </w:p>
    <w:p w14:paraId="636B7FDB" w14:textId="77777777" w:rsidR="001942CB" w:rsidRDefault="001942CB" w:rsidP="001942CB">
      <w:pPr>
        <w:spacing w:after="0"/>
        <w:rPr>
          <w:rFonts w:ascii="Arial" w:eastAsia="Arial" w:hAnsi="Arial" w:cs="Arial"/>
          <w:sz w:val="20"/>
          <w:szCs w:val="20"/>
        </w:rPr>
      </w:pPr>
    </w:p>
    <w:p w14:paraId="2E14E973" w14:textId="77777777" w:rsidR="001942CB" w:rsidRDefault="001942CB" w:rsidP="001942CB">
      <w:pPr>
        <w:spacing w:after="0"/>
        <w:rPr>
          <w:rFonts w:ascii="Arial" w:eastAsia="Arial" w:hAnsi="Arial" w:cs="Arial"/>
          <w:sz w:val="20"/>
          <w:szCs w:val="20"/>
        </w:rPr>
      </w:pPr>
    </w:p>
    <w:p w14:paraId="734CA209" w14:textId="77777777" w:rsidR="001942CB" w:rsidRDefault="001942CB" w:rsidP="001942CB">
      <w:pPr>
        <w:spacing w:after="0"/>
        <w:rPr>
          <w:rFonts w:ascii="Arial" w:eastAsia="Arial" w:hAnsi="Arial" w:cs="Arial"/>
          <w:sz w:val="20"/>
          <w:szCs w:val="20"/>
        </w:rPr>
      </w:pPr>
    </w:p>
    <w:p w14:paraId="5DF13B7D" w14:textId="77777777" w:rsidR="001942CB" w:rsidRDefault="001942CB" w:rsidP="001942CB">
      <w:pPr>
        <w:spacing w:after="0"/>
        <w:ind w:left="720"/>
        <w:rPr>
          <w:rFonts w:ascii="Arial" w:eastAsia="Arial" w:hAnsi="Arial" w:cs="Arial"/>
          <w:sz w:val="20"/>
          <w:szCs w:val="20"/>
        </w:rPr>
      </w:pPr>
    </w:p>
    <w:p w14:paraId="0A840CF2" w14:textId="77777777" w:rsidR="001942CB" w:rsidRDefault="001942CB" w:rsidP="001942CB">
      <w:pPr>
        <w:spacing w:after="0"/>
        <w:ind w:left="720"/>
        <w:rPr>
          <w:rFonts w:ascii="Arial" w:eastAsia="Arial" w:hAnsi="Arial" w:cs="Arial"/>
          <w:sz w:val="20"/>
          <w:szCs w:val="20"/>
        </w:rPr>
      </w:pPr>
    </w:p>
    <w:p w14:paraId="06F14DED" w14:textId="77777777" w:rsidR="001942CB" w:rsidRDefault="001942CB" w:rsidP="001942CB">
      <w:pPr>
        <w:spacing w:after="40"/>
        <w:rPr>
          <w:rFonts w:ascii="Arial" w:eastAsia="Arial" w:hAnsi="Arial" w:cs="Arial"/>
          <w:sz w:val="20"/>
          <w:szCs w:val="20"/>
        </w:rPr>
      </w:pPr>
      <w:r>
        <w:rPr>
          <w:rFonts w:ascii="Arial" w:eastAsia="Arial" w:hAnsi="Arial" w:cs="Arial"/>
          <w:b/>
          <w:color w:val="000000"/>
          <w:sz w:val="24"/>
          <w:szCs w:val="24"/>
        </w:rPr>
        <w:t>Abstract</w:t>
      </w:r>
    </w:p>
    <w:p w14:paraId="72471E70" w14:textId="77777777" w:rsidR="001942CB" w:rsidRDefault="001942CB" w:rsidP="001942CB">
      <w:pPr>
        <w:keepNext/>
        <w:pBdr>
          <w:top w:val="nil"/>
          <w:left w:val="nil"/>
          <w:bottom w:val="nil"/>
          <w:right w:val="nil"/>
          <w:between w:val="nil"/>
        </w:pBdr>
        <w:spacing w:before="40" w:after="60"/>
        <w:rPr>
          <w:rFonts w:ascii="Arial" w:eastAsia="Arial" w:hAnsi="Arial" w:cs="Arial"/>
          <w:color w:val="000000"/>
          <w:sz w:val="24"/>
          <w:szCs w:val="24"/>
        </w:rPr>
      </w:pPr>
      <w:r>
        <w:rPr>
          <w:rFonts w:ascii="Arial" w:eastAsia="Arial" w:hAnsi="Arial" w:cs="Arial"/>
          <w:color w:val="000000"/>
          <w:sz w:val="24"/>
          <w:szCs w:val="24"/>
        </w:rPr>
        <w:t>Paste your abstract here. Please note it may not exceed 250 words. It may include up to three cited (non-numerical) references.</w:t>
      </w:r>
    </w:p>
    <w:p w14:paraId="2D67A85F" w14:textId="77777777" w:rsidR="001942CB" w:rsidRDefault="001942CB" w:rsidP="001942CB">
      <w:pPr>
        <w:keepNext/>
        <w:pBdr>
          <w:top w:val="nil"/>
          <w:left w:val="nil"/>
          <w:bottom w:val="nil"/>
          <w:right w:val="nil"/>
          <w:between w:val="nil"/>
        </w:pBdr>
        <w:spacing w:after="0"/>
        <w:rPr>
          <w:rFonts w:ascii="Arial" w:eastAsia="Arial" w:hAnsi="Arial" w:cs="Arial"/>
          <w:color w:val="000000"/>
          <w:sz w:val="24"/>
          <w:szCs w:val="24"/>
        </w:rPr>
      </w:pPr>
    </w:p>
    <w:p w14:paraId="7CB31DBF" w14:textId="77777777" w:rsidR="001942CB" w:rsidRDefault="001942CB" w:rsidP="001942CB">
      <w:pPr>
        <w:keepNext/>
        <w:pBdr>
          <w:top w:val="nil"/>
          <w:left w:val="nil"/>
          <w:bottom w:val="nil"/>
          <w:right w:val="nil"/>
          <w:between w:val="nil"/>
        </w:pBdr>
        <w:spacing w:after="0"/>
        <w:rPr>
          <w:rFonts w:ascii="Arial" w:eastAsia="Arial" w:hAnsi="Arial" w:cs="Arial"/>
          <w:color w:val="000000"/>
          <w:sz w:val="24"/>
          <w:szCs w:val="24"/>
        </w:rPr>
      </w:pPr>
    </w:p>
    <w:p w14:paraId="7E893566" w14:textId="77777777" w:rsidR="001942CB" w:rsidRDefault="001942CB" w:rsidP="001942CB">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Main Text</w:t>
      </w:r>
    </w:p>
    <w:p w14:paraId="70D2848F" w14:textId="77777777" w:rsidR="001942CB" w:rsidRDefault="001942CB" w:rsidP="001942CB">
      <w:pPr>
        <w:keepNext/>
        <w:pBdr>
          <w:top w:val="nil"/>
          <w:left w:val="nil"/>
          <w:bottom w:val="nil"/>
          <w:right w:val="nil"/>
          <w:between w:val="nil"/>
        </w:pBdr>
        <w:spacing w:after="0"/>
        <w:rPr>
          <w:rFonts w:ascii="Arial" w:eastAsia="Arial" w:hAnsi="Arial" w:cs="Arial"/>
          <w:b/>
          <w:color w:val="000000"/>
          <w:sz w:val="24"/>
          <w:szCs w:val="24"/>
        </w:rPr>
      </w:pPr>
    </w:p>
    <w:p w14:paraId="5734618D" w14:textId="77777777" w:rsidR="001942CB" w:rsidRDefault="001942CB" w:rsidP="001942CB">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F8F44F4" w14:textId="77777777" w:rsidR="001942CB" w:rsidRDefault="001942CB" w:rsidP="001942CB">
      <w:pPr>
        <w:keepNext/>
        <w:pBdr>
          <w:top w:val="nil"/>
          <w:left w:val="nil"/>
          <w:bottom w:val="nil"/>
          <w:right w:val="nil"/>
          <w:between w:val="nil"/>
        </w:pBdr>
        <w:spacing w:after="0"/>
        <w:rPr>
          <w:rFonts w:ascii="Arial" w:eastAsia="Arial" w:hAnsi="Arial" w:cs="Arial"/>
          <w:b/>
          <w:color w:val="000000"/>
          <w:sz w:val="24"/>
          <w:szCs w:val="24"/>
        </w:rPr>
      </w:pPr>
    </w:p>
    <w:p w14:paraId="0654F93E"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licy makers use gaps</w:t>
      </w:r>
      <w:r>
        <w:rPr>
          <w:rFonts w:ascii="Arial" w:eastAsia="Arial" w:hAnsi="Arial" w:cs="Arial"/>
          <w:color w:val="000000"/>
          <w:sz w:val="24"/>
          <w:szCs w:val="24"/>
        </w:rPr>
        <w:t xml:space="preserve"> to benchmark countries, monitor changes over time, and identify the pace at which countries are closing or widening gender gaps in health (1–3). </w:t>
      </w:r>
      <w:r>
        <w:rPr>
          <w:rFonts w:ascii="Arial" w:eastAsia="Arial" w:hAnsi="Arial" w:cs="Arial"/>
          <w:sz w:val="24"/>
          <w:szCs w:val="24"/>
        </w:rPr>
        <w:t xml:space="preserve">Overall, gaps are an easy and straightforward way to relate the difference between two quantities. However, to measure health differences between genders, gaps may </w:t>
      </w:r>
      <w:r>
        <w:rPr>
          <w:rFonts w:ascii="Arial" w:eastAsia="Arial" w:hAnsi="Arial" w:cs="Arial"/>
          <w:sz w:val="24"/>
          <w:szCs w:val="24"/>
        </w:rPr>
        <w:lastRenderedPageBreak/>
        <w:t>blend several dimensions of health differences between women and men, and consequently lead to misleading conclusions.</w:t>
      </w:r>
    </w:p>
    <w:p w14:paraId="04EA86A2"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343BB6CA" w14:textId="18C96B3F" w:rsidR="001942CB" w:rsidRDefault="001942CB" w:rsidP="001942CB">
      <w:pPr>
        <w:keepNext/>
        <w:spacing w:after="0" w:line="360" w:lineRule="auto"/>
        <w:jc w:val="both"/>
        <w:rPr>
          <w:rFonts w:ascii="Arial" w:eastAsia="Arial" w:hAnsi="Arial" w:cs="Arial"/>
          <w:sz w:val="24"/>
          <w:szCs w:val="24"/>
        </w:rPr>
      </w:pPr>
      <w:r>
        <w:rPr>
          <w:rFonts w:ascii="Arial" w:eastAsia="Arial" w:hAnsi="Arial" w:cs="Arial"/>
          <w:sz w:val="24"/>
          <w:szCs w:val="24"/>
        </w:rPr>
        <w:t xml:space="preserve">Decomposition analyses help us to disentangle the components of gaps derived from aggregate health measures. For instance, when the gender gap comes from differences in healthy life expectancies, decomposition analyses break down the gap into two components: mortality and health (20,22,29). The contributions of mortality and disability to the gender gap in health expectancy have shown that gender differences in mortality and disability can be masked when only the total gap is analyzed (18–22). In some contexts, this effect can be substantial. </w:t>
      </w:r>
    </w:p>
    <w:p w14:paraId="02240E9B" w14:textId="11B82B44" w:rsidR="00757242" w:rsidRDefault="00757242" w:rsidP="001942CB">
      <w:pPr>
        <w:keepNext/>
        <w:spacing w:after="0" w:line="360" w:lineRule="auto"/>
        <w:jc w:val="both"/>
        <w:rPr>
          <w:rFonts w:ascii="Arial" w:eastAsia="Arial" w:hAnsi="Arial" w:cs="Arial"/>
          <w:sz w:val="24"/>
          <w:szCs w:val="24"/>
        </w:rPr>
      </w:pPr>
      <w:r w:rsidRPr="00757242">
        <w:rPr>
          <w:rFonts w:ascii="Arial" w:eastAsia="Arial" w:hAnsi="Arial" w:cs="Arial"/>
          <w:sz w:val="24"/>
          <w:szCs w:val="24"/>
        </w:rPr>
        <w:t xml:space="preserve">For some countries, where the gender gap in health expectancies was virtually zero, decompositions analyses revealed considerable      differences in both mortality and </w:t>
      </w:r>
      <w:proofErr w:type="gramStart"/>
      <w:r w:rsidRPr="00757242">
        <w:rPr>
          <w:rFonts w:ascii="Arial" w:eastAsia="Arial" w:hAnsi="Arial" w:cs="Arial"/>
          <w:sz w:val="24"/>
          <w:szCs w:val="24"/>
        </w:rPr>
        <w:t xml:space="preserve">health,   </w:t>
      </w:r>
      <w:proofErr w:type="gramEnd"/>
      <w:r w:rsidRPr="00757242">
        <w:rPr>
          <w:rFonts w:ascii="Arial" w:eastAsia="Arial" w:hAnsi="Arial" w:cs="Arial"/>
          <w:sz w:val="24"/>
          <w:szCs w:val="24"/>
        </w:rPr>
        <w:t xml:space="preserve">   but      in different directions (19,20,22). As a consequence, </w:t>
      </w:r>
      <w:proofErr w:type="spellStart"/>
      <w:r w:rsidRPr="00757242">
        <w:rPr>
          <w:rFonts w:ascii="Arial" w:eastAsia="Arial" w:hAnsi="Arial" w:cs="Arial"/>
          <w:sz w:val="24"/>
          <w:szCs w:val="24"/>
        </w:rPr>
        <w:t>tThe</w:t>
      </w:r>
      <w:proofErr w:type="spellEnd"/>
      <w:r w:rsidRPr="00757242">
        <w:rPr>
          <w:rFonts w:ascii="Arial" w:eastAsia="Arial" w:hAnsi="Arial" w:cs="Arial"/>
          <w:sz w:val="24"/>
          <w:szCs w:val="24"/>
        </w:rPr>
        <w:t xml:space="preserve"> combination of a high prevalence of disability coupled with a high mortality advantage </w:t>
      </w:r>
      <w:proofErr w:type="spellStart"/>
      <w:r w:rsidRPr="00757242">
        <w:rPr>
          <w:rFonts w:ascii="Arial" w:eastAsia="Arial" w:hAnsi="Arial" w:cs="Arial"/>
          <w:sz w:val="24"/>
          <w:szCs w:val="24"/>
        </w:rPr>
        <w:t>amongof</w:t>
      </w:r>
      <w:proofErr w:type="spellEnd"/>
      <w:r w:rsidRPr="00757242">
        <w:rPr>
          <w:rFonts w:ascii="Arial" w:eastAsia="Arial" w:hAnsi="Arial" w:cs="Arial"/>
          <w:sz w:val="24"/>
          <w:szCs w:val="24"/>
        </w:rPr>
        <w:t xml:space="preserve"> women </w:t>
      </w:r>
      <w:proofErr w:type="spellStart"/>
      <w:r w:rsidRPr="00757242">
        <w:rPr>
          <w:rFonts w:ascii="Arial" w:eastAsia="Arial" w:hAnsi="Arial" w:cs="Arial"/>
          <w:sz w:val="24"/>
          <w:szCs w:val="24"/>
        </w:rPr>
        <w:t>resulteds</w:t>
      </w:r>
      <w:proofErr w:type="spellEnd"/>
      <w:r w:rsidRPr="00757242">
        <w:rPr>
          <w:rFonts w:ascii="Arial" w:eastAsia="Arial" w:hAnsi="Arial" w:cs="Arial"/>
          <w:sz w:val="24"/>
          <w:szCs w:val="24"/>
        </w:rPr>
        <w:t xml:space="preserve"> in a small gender gap (22). In such cases, </w:t>
      </w:r>
      <w:proofErr w:type="spellStart"/>
      <w:r w:rsidRPr="00757242">
        <w:rPr>
          <w:rFonts w:ascii="Arial" w:eastAsia="Arial" w:hAnsi="Arial" w:cs="Arial"/>
          <w:sz w:val="24"/>
          <w:szCs w:val="24"/>
        </w:rPr>
        <w:t>iInterpreting</w:t>
      </w:r>
      <w:proofErr w:type="spellEnd"/>
      <w:r w:rsidRPr="00757242">
        <w:rPr>
          <w:rFonts w:ascii="Arial" w:eastAsia="Arial" w:hAnsi="Arial" w:cs="Arial"/>
          <w:sz w:val="24"/>
          <w:szCs w:val="24"/>
        </w:rPr>
        <w:t xml:space="preserve"> </w:t>
      </w:r>
      <w:proofErr w:type="spellStart"/>
      <w:r w:rsidRPr="00757242">
        <w:rPr>
          <w:rFonts w:ascii="Arial" w:eastAsia="Arial" w:hAnsi="Arial" w:cs="Arial"/>
          <w:sz w:val="24"/>
          <w:szCs w:val="24"/>
        </w:rPr>
        <w:t>athe</w:t>
      </w:r>
      <w:proofErr w:type="spellEnd"/>
      <w:r w:rsidRPr="00757242">
        <w:rPr>
          <w:rFonts w:ascii="Arial" w:eastAsia="Arial" w:hAnsi="Arial" w:cs="Arial"/>
          <w:sz w:val="24"/>
          <w:szCs w:val="24"/>
        </w:rPr>
        <w:t xml:space="preserve"> small gender gap in health expectancy as a metric for low gender inequality      ignores the higher burden of disability among women and disregards the intricate relationship between health and mortality.      </w:t>
      </w:r>
    </w:p>
    <w:p w14:paraId="209D9C87" w14:textId="09FD02C2" w:rsidR="001942CB" w:rsidRDefault="001942CB" w:rsidP="001942CB">
      <w:pPr>
        <w:keepNext/>
        <w:spacing w:after="0" w:line="360" w:lineRule="auto"/>
        <w:jc w:val="both"/>
        <w:rPr>
          <w:del w:id="3" w:author="Vanessa Gabrielle di Lego" w:date="2023-03-31T10:28:00Z"/>
          <w:rFonts w:ascii="Arial" w:eastAsia="Arial" w:hAnsi="Arial" w:cs="Arial"/>
          <w:sz w:val="24"/>
          <w:szCs w:val="24"/>
        </w:rPr>
      </w:pPr>
      <w:bookmarkStart w:id="4" w:name="_GoBack"/>
      <w:bookmarkEnd w:id="4"/>
    </w:p>
    <w:p w14:paraId="598AA53B" w14:textId="77777777" w:rsidR="001942CB" w:rsidRDefault="001942CB" w:rsidP="001942CB">
      <w:pPr>
        <w:keepNext/>
        <w:spacing w:after="0" w:line="360" w:lineRule="auto"/>
        <w:jc w:val="both"/>
        <w:rPr>
          <w:rFonts w:ascii="Arial" w:eastAsia="Arial" w:hAnsi="Arial" w:cs="Arial"/>
          <w:sz w:val="24"/>
          <w:szCs w:val="24"/>
        </w:rPr>
      </w:pPr>
    </w:p>
    <w:sdt>
      <w:sdtPr>
        <w:tag w:val="goog_rdk_33"/>
        <w:id w:val="1791930692"/>
      </w:sdtPr>
      <w:sdtContent>
        <w:p w14:paraId="36F1BF7F" w14:textId="77777777" w:rsidR="001942CB" w:rsidRDefault="001942CB" w:rsidP="001942CB">
          <w:pPr>
            <w:keepNext/>
            <w:spacing w:after="0" w:line="360" w:lineRule="auto"/>
            <w:jc w:val="both"/>
            <w:rPr>
              <w:ins w:id="5" w:author="Vanessa Gabrielle di Lego" w:date="2023-03-31T10:31:00Z"/>
              <w:rFonts w:ascii="Arial" w:eastAsia="Arial" w:hAnsi="Arial" w:cs="Arial"/>
              <w:sz w:val="24"/>
              <w:szCs w:val="24"/>
            </w:rPr>
          </w:pPr>
          <w:r>
            <w:rPr>
              <w:rFonts w:ascii="Arial" w:eastAsia="Arial" w:hAnsi="Arial" w:cs="Arial"/>
              <w:sz w:val="24"/>
              <w:szCs w:val="24"/>
            </w:rPr>
            <w:t xml:space="preserve">To date, </w:t>
          </w:r>
          <w:sdt>
            <w:sdtPr>
              <w:tag w:val="goog_rdk_24"/>
              <w:id w:val="1389688709"/>
            </w:sdtPr>
            <w:sdtContent>
              <w:ins w:id="6" w:author="Vanessa Gabrielle di Lego" w:date="2023-03-31T10:21:00Z">
                <w:r>
                  <w:rPr>
                    <w:rFonts w:ascii="Arial" w:eastAsia="Arial" w:hAnsi="Arial" w:cs="Arial"/>
                    <w:sz w:val="24"/>
                    <w:szCs w:val="24"/>
                  </w:rPr>
                  <w:t xml:space="preserve">studies that have performed decomposition analysis on healthy lifespans have mostly </w:t>
                </w:r>
              </w:ins>
            </w:sdtContent>
          </w:sdt>
          <w:sdt>
            <w:sdtPr>
              <w:tag w:val="goog_rdk_25"/>
              <w:id w:val="427474294"/>
            </w:sdtPr>
            <w:sdtContent>
              <w:del w:id="7" w:author="Vanessa Gabrielle di Lego" w:date="2023-03-31T10:21:00Z">
                <w:r>
                  <w:rPr>
                    <w:rFonts w:ascii="Arial" w:eastAsia="Arial" w:hAnsi="Arial" w:cs="Arial"/>
                    <w:sz w:val="24"/>
                    <w:szCs w:val="24"/>
                  </w:rPr>
                  <w:delText xml:space="preserve">studies </w:delText>
                </w:r>
              </w:del>
            </w:sdtContent>
          </w:sdt>
          <w:r>
            <w:rPr>
              <w:rFonts w:ascii="Arial" w:eastAsia="Arial" w:hAnsi="Arial" w:cs="Arial"/>
              <w:sz w:val="24"/>
              <w:szCs w:val="24"/>
            </w:rPr>
            <w:t>focused on a specific set of countries or regions that usually share the same societal values and gender roles, mostly due to lack of comparable data and the challenging enterprise of comparative analysis on health</w:t>
          </w:r>
          <w:sdt>
            <w:sdtPr>
              <w:tag w:val="goog_rdk_26"/>
              <w:id w:val="-1194226787"/>
            </w:sdtPr>
            <w:sdtContent>
              <w:ins w:id="8" w:author="Vanessa Gabrielle di Lego" w:date="2023-03-31T10:22:00Z">
                <w:r>
                  <w:rPr>
                    <w:rFonts w:ascii="Arial" w:eastAsia="Arial" w:hAnsi="Arial" w:cs="Arial"/>
                    <w:sz w:val="24"/>
                    <w:szCs w:val="24"/>
                  </w:rPr>
                  <w:t xml:space="preserve"> (CITE)</w:t>
                </w:r>
              </w:ins>
            </w:sdtContent>
          </w:sdt>
          <w:r>
            <w:rPr>
              <w:rFonts w:ascii="Arial" w:eastAsia="Arial" w:hAnsi="Arial" w:cs="Arial"/>
              <w:sz w:val="24"/>
              <w:szCs w:val="24"/>
            </w:rPr>
            <w:t>.  In this paper, we take advantage of the harmonized surveys from the Gateway to Global Aging Data (23)</w:t>
          </w:r>
          <w:sdt>
            <w:sdtPr>
              <w:tag w:val="goog_rdk_27"/>
              <w:id w:val="1698888158"/>
            </w:sdtPr>
            <w:sdtContent>
              <w:ins w:id="9" w:author="Vanessa Gabrielle di Lego" w:date="2023-03-31T10:28:00Z">
                <w:r>
                  <w:rPr>
                    <w:rFonts w:ascii="Arial" w:eastAsia="Arial" w:hAnsi="Arial" w:cs="Arial"/>
                    <w:sz w:val="24"/>
                    <w:szCs w:val="24"/>
                  </w:rPr>
                  <w:t>,</w:t>
                </w:r>
              </w:ins>
            </w:sdtContent>
          </w:sdt>
          <w:r>
            <w:rPr>
              <w:rFonts w:ascii="Arial" w:eastAsia="Arial" w:hAnsi="Arial" w:cs="Arial"/>
              <w:sz w:val="24"/>
              <w:szCs w:val="24"/>
            </w:rPr>
            <w:t xml:space="preserve"> in order to estimate the gender gap in health expectancy and quantify the contribution of </w:t>
          </w:r>
          <w:ins w:id="10" w:author="Nepomuceno, Marilia" w:date="2023-04-05T13:23:00Z">
            <w:r>
              <w:rPr>
                <w:rFonts w:ascii="Arial" w:eastAsia="Arial" w:hAnsi="Arial" w:cs="Arial"/>
                <w:sz w:val="24"/>
                <w:szCs w:val="24"/>
              </w:rPr>
              <w:t>health</w:t>
            </w:r>
          </w:ins>
          <w:del w:id="11" w:author="Nepomuceno, Marilia" w:date="2023-04-05T13:23:00Z">
            <w:r w:rsidDel="00F00B99">
              <w:rPr>
                <w:rFonts w:ascii="Arial" w:eastAsia="Arial" w:hAnsi="Arial" w:cs="Arial"/>
                <w:sz w:val="24"/>
                <w:szCs w:val="24"/>
              </w:rPr>
              <w:delText>disability</w:delText>
            </w:r>
          </w:del>
          <w:r>
            <w:rPr>
              <w:rFonts w:ascii="Arial" w:eastAsia="Arial" w:hAnsi="Arial" w:cs="Arial"/>
              <w:sz w:val="24"/>
              <w:szCs w:val="24"/>
            </w:rPr>
            <w:t xml:space="preserve"> and mortality to gender gaps in health</w:t>
          </w:r>
          <w:sdt>
            <w:sdtPr>
              <w:tag w:val="goog_rdk_29"/>
              <w:id w:val="-315885704"/>
            </w:sdtPr>
            <w:sdtContent>
              <w:ins w:id="12" w:author="Vanessa Gabrielle di Lego" w:date="2023-03-31T10:29:00Z">
                <w:r>
                  <w:rPr>
                    <w:rFonts w:ascii="Arial" w:eastAsia="Arial" w:hAnsi="Arial" w:cs="Arial"/>
                    <w:sz w:val="24"/>
                    <w:szCs w:val="24"/>
                  </w:rPr>
                  <w:t>y lifespans</w:t>
                </w:r>
              </w:ins>
            </w:sdtContent>
          </w:sdt>
          <w:sdt>
            <w:sdtPr>
              <w:tag w:val="goog_rdk_30"/>
              <w:id w:val="677466023"/>
            </w:sdtPr>
            <w:sdtContent>
              <w:del w:id="13" w:author="Vanessa Gabrielle di Lego" w:date="2023-03-31T10:29:00Z">
                <w:r>
                  <w:rPr>
                    <w:rFonts w:ascii="Arial" w:eastAsia="Arial" w:hAnsi="Arial" w:cs="Arial"/>
                    <w:sz w:val="24"/>
                    <w:szCs w:val="24"/>
                  </w:rPr>
                  <w:delText xml:space="preserve"> expectancy</w:delText>
                </w:r>
              </w:del>
            </w:sdtContent>
          </w:sdt>
          <w:r>
            <w:rPr>
              <w:rFonts w:ascii="Arial" w:eastAsia="Arial" w:hAnsi="Arial" w:cs="Arial"/>
              <w:sz w:val="24"/>
              <w:szCs w:val="24"/>
            </w:rPr>
            <w:t xml:space="preserve"> across different countries. This data resource allows for a unique opportunity to perform comparisons among identically defined health variables across several countries. We focus on the U.S., England, South Korea, China, India, Mexico and EU Countries. These countries have specific gender roles</w:t>
          </w:r>
          <w:sdt>
            <w:sdtPr>
              <w:tag w:val="goog_rdk_31"/>
              <w:id w:val="287550866"/>
            </w:sdtPr>
            <w:sdtContent>
              <w:ins w:id="14" w:author="Vanessa Gabrielle di Lego" w:date="2023-03-31T10:29:00Z">
                <w:r>
                  <w:rPr>
                    <w:rFonts w:ascii="Arial" w:eastAsia="Arial" w:hAnsi="Arial" w:cs="Arial"/>
                    <w:sz w:val="24"/>
                    <w:szCs w:val="24"/>
                  </w:rPr>
                  <w:t>, healthcare policies and welfare state systems</w:t>
                </w:r>
              </w:ins>
            </w:sdtContent>
          </w:sdt>
          <w:r>
            <w:rPr>
              <w:rFonts w:ascii="Arial" w:eastAsia="Arial" w:hAnsi="Arial" w:cs="Arial"/>
              <w:sz w:val="24"/>
              <w:szCs w:val="24"/>
            </w:rPr>
            <w:t xml:space="preserve">, which </w:t>
          </w:r>
          <w:r>
            <w:rPr>
              <w:rFonts w:ascii="Arial" w:eastAsia="Arial" w:hAnsi="Arial" w:cs="Arial"/>
              <w:sz w:val="24"/>
              <w:szCs w:val="24"/>
            </w:rPr>
            <w:lastRenderedPageBreak/>
            <w:t>enable us to investigate the impact of interpreting the gender gap in health and mortality as a measure of inequality in different settings.</w:t>
          </w:r>
          <w:sdt>
            <w:sdtPr>
              <w:tag w:val="goog_rdk_32"/>
              <w:id w:val="374203393"/>
            </w:sdtPr>
            <w:sdtContent/>
          </w:sdt>
        </w:p>
      </w:sdtContent>
    </w:sdt>
    <w:sdt>
      <w:sdtPr>
        <w:tag w:val="goog_rdk_35"/>
        <w:id w:val="1529610603"/>
      </w:sdtPr>
      <w:sdtContent>
        <w:p w14:paraId="734C36A9" w14:textId="77777777" w:rsidR="001942CB" w:rsidRDefault="001942CB" w:rsidP="001942CB">
          <w:pPr>
            <w:keepNext/>
            <w:spacing w:after="0" w:line="360" w:lineRule="auto"/>
            <w:jc w:val="both"/>
            <w:rPr>
              <w:ins w:id="15" w:author="Vanessa Gabrielle di Lego" w:date="2023-03-31T10:31:00Z"/>
              <w:rFonts w:ascii="Arial" w:eastAsia="Arial" w:hAnsi="Arial" w:cs="Arial"/>
              <w:sz w:val="24"/>
              <w:szCs w:val="24"/>
            </w:rPr>
          </w:pPr>
          <w:sdt>
            <w:sdtPr>
              <w:tag w:val="goog_rdk_34"/>
              <w:id w:val="-601885307"/>
            </w:sdtPr>
            <w:sdtContent/>
          </w:sdt>
        </w:p>
      </w:sdtContent>
    </w:sdt>
    <w:p w14:paraId="4DD9F531" w14:textId="77777777" w:rsidR="001942CB" w:rsidRPr="00EB61E2" w:rsidRDefault="001942CB" w:rsidP="001942CB">
      <w:pPr>
        <w:keepNext/>
        <w:spacing w:after="0" w:line="360" w:lineRule="auto"/>
        <w:jc w:val="both"/>
        <w:rPr>
          <w:rFonts w:ascii="Arial" w:eastAsia="Arial" w:hAnsi="Arial" w:cs="Arial"/>
          <w:sz w:val="24"/>
          <w:szCs w:val="24"/>
        </w:rPr>
      </w:pPr>
      <w:sdt>
        <w:sdtPr>
          <w:tag w:val="goog_rdk_36"/>
          <w:id w:val="-1246949981"/>
        </w:sdtPr>
        <w:sdtContent>
          <w:r>
            <w:rPr>
              <w:rFonts w:ascii="Arial" w:eastAsia="Arial" w:hAnsi="Arial" w:cs="Arial"/>
              <w:sz w:val="24"/>
              <w:szCs w:val="24"/>
            </w:rPr>
            <w:t>We show how the gender gap in health expectancy for disability and chronic conditions varies greatly across countries and that despite being a and straightforward way to perform cross-country comparisons and monitor</w:t>
          </w:r>
          <w:r>
            <w:rPr>
              <w:rFonts w:ascii="Arial" w:eastAsia="Arial" w:hAnsi="Arial" w:cs="Arial"/>
              <w:sz w:val="24"/>
              <w:szCs w:val="24"/>
            </w:rPr>
            <w:t xml:space="preserve"> health</w:t>
          </w:r>
          <w:r>
            <w:rPr>
              <w:rFonts w:ascii="Arial" w:eastAsia="Arial" w:hAnsi="Arial" w:cs="Arial"/>
              <w:sz w:val="24"/>
              <w:szCs w:val="24"/>
            </w:rPr>
            <w:t xml:space="preserve"> progress, gender gaps may not reflect actual inequalities when it comes to health. Hence, it is important to take a more cautionary approach when using and interpreting gender gaps in healthy lifespans and go beyond such oversimplified metrics.</w:t>
          </w:r>
        </w:sdtContent>
      </w:sdt>
    </w:p>
    <w:p w14:paraId="3DA0461F" w14:textId="77777777" w:rsidR="001942CB" w:rsidRDefault="001942CB" w:rsidP="001942CB">
      <w:pPr>
        <w:keepNext/>
        <w:pBdr>
          <w:top w:val="nil"/>
          <w:left w:val="nil"/>
          <w:bottom w:val="nil"/>
          <w:right w:val="nil"/>
          <w:between w:val="nil"/>
        </w:pBdr>
        <w:spacing w:after="0"/>
        <w:rPr>
          <w:rFonts w:ascii="Arial" w:eastAsia="Arial" w:hAnsi="Arial" w:cs="Arial"/>
          <w:b/>
          <w:color w:val="000000"/>
          <w:sz w:val="24"/>
          <w:szCs w:val="24"/>
        </w:rPr>
      </w:pPr>
    </w:p>
    <w:p w14:paraId="48AEEDA0" w14:textId="77777777" w:rsidR="001942CB" w:rsidRDefault="001942CB" w:rsidP="001942CB">
      <w:pPr>
        <w:keepNext/>
        <w:pBdr>
          <w:top w:val="nil"/>
          <w:left w:val="nil"/>
          <w:bottom w:val="nil"/>
          <w:right w:val="nil"/>
          <w:between w:val="nil"/>
        </w:pBdr>
        <w:spacing w:after="0"/>
        <w:rPr>
          <w:rFonts w:ascii="Arial" w:eastAsia="Arial" w:hAnsi="Arial" w:cs="Arial"/>
          <w:b/>
          <w:color w:val="000000"/>
          <w:sz w:val="24"/>
          <w:szCs w:val="24"/>
        </w:rPr>
      </w:pPr>
    </w:p>
    <w:p w14:paraId="79DEEF35" w14:textId="77777777" w:rsidR="001942CB" w:rsidRDefault="001942CB" w:rsidP="001942CB">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788BCD85" w14:textId="77777777" w:rsidR="001942CB" w:rsidRDefault="001942CB" w:rsidP="001942CB">
      <w:pPr>
        <w:keepNext/>
        <w:pBdr>
          <w:top w:val="nil"/>
          <w:left w:val="nil"/>
          <w:bottom w:val="nil"/>
          <w:right w:val="nil"/>
          <w:between w:val="nil"/>
        </w:pBdr>
        <w:spacing w:after="0"/>
        <w:jc w:val="both"/>
        <w:rPr>
          <w:rFonts w:ascii="Arial" w:eastAsia="Arial" w:hAnsi="Arial" w:cs="Arial"/>
          <w:color w:val="000000"/>
          <w:sz w:val="24"/>
          <w:szCs w:val="24"/>
        </w:rPr>
      </w:pPr>
    </w:p>
    <w:p w14:paraId="26585E87" w14:textId="77777777" w:rsidR="001942CB" w:rsidRPr="009639A9" w:rsidRDefault="001942CB" w:rsidP="001942CB">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72F3A96" w14:textId="77777777" w:rsidR="001942CB" w:rsidRPr="009639A9" w:rsidRDefault="001942CB" w:rsidP="001942CB">
      <w:pPr>
        <w:keepNext/>
        <w:pBdr>
          <w:top w:val="nil"/>
          <w:left w:val="nil"/>
          <w:bottom w:val="nil"/>
          <w:right w:val="nil"/>
          <w:between w:val="nil"/>
        </w:pBdr>
        <w:spacing w:after="0"/>
        <w:jc w:val="both"/>
        <w:rPr>
          <w:rFonts w:ascii="Arial" w:eastAsia="Arial" w:hAnsi="Arial" w:cs="Arial"/>
          <w:sz w:val="24"/>
          <w:szCs w:val="24"/>
        </w:rPr>
      </w:pPr>
    </w:p>
    <w:p w14:paraId="59E7424A" w14:textId="77777777" w:rsidR="001942CB" w:rsidRDefault="001942CB" w:rsidP="001942CB">
      <w:pPr>
        <w:keepNext/>
        <w:pBdr>
          <w:top w:val="nil"/>
          <w:left w:val="nil"/>
          <w:bottom w:val="nil"/>
          <w:right w:val="nil"/>
          <w:between w:val="nil"/>
        </w:pBdr>
        <w:spacing w:after="0" w:line="360" w:lineRule="auto"/>
        <w:jc w:val="both"/>
        <w:rPr>
          <w:ins w:id="16" w:author="Nepomuceno, Marilia" w:date="2023-04-05T13:32:00Z"/>
          <w:rFonts w:ascii="Arial" w:eastAsia="Arial" w:hAnsi="Arial" w:cs="Arial"/>
          <w:sz w:val="24"/>
          <w:szCs w:val="24"/>
        </w:rPr>
      </w:pPr>
      <w:ins w:id="17" w:author="Nepomuceno, Marilia" w:date="2023-04-05T13:32:00Z">
        <w:r>
          <w:rPr>
            <w:rFonts w:ascii="Arial" w:eastAsia="Arial" w:hAnsi="Arial" w:cs="Arial"/>
            <w:sz w:val="24"/>
            <w:szCs w:val="24"/>
          </w:rPr>
          <w:t xml:space="preserve">Figure 1 shows </w:t>
        </w:r>
      </w:ins>
      <w:ins w:id="18" w:author="Nepomuceno, Marilia" w:date="2023-04-05T13:35:00Z">
        <w:r>
          <w:rPr>
            <w:rFonts w:ascii="Arial" w:eastAsia="Arial" w:hAnsi="Arial" w:cs="Arial"/>
            <w:sz w:val="24"/>
            <w:szCs w:val="24"/>
          </w:rPr>
          <w:t xml:space="preserve">the </w:t>
        </w:r>
      </w:ins>
      <w:ins w:id="19" w:author="Nepomuceno, Marilia" w:date="2023-04-05T13:33:00Z">
        <w:r>
          <w:rPr>
            <w:rFonts w:ascii="Arial" w:eastAsia="Arial" w:hAnsi="Arial" w:cs="Arial"/>
            <w:sz w:val="24"/>
            <w:szCs w:val="24"/>
          </w:rPr>
          <w:t xml:space="preserve">age-specific prevalence of </w:t>
        </w:r>
      </w:ins>
      <w:ins w:id="20" w:author="Nepomuceno, Marilia" w:date="2023-04-05T13:34:00Z">
        <w:r>
          <w:rPr>
            <w:rFonts w:ascii="Arial" w:eastAsia="Arial" w:hAnsi="Arial" w:cs="Arial"/>
            <w:sz w:val="24"/>
            <w:szCs w:val="24"/>
          </w:rPr>
          <w:t xml:space="preserve">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ins>
      <w:ins w:id="21" w:author="Nepomuceno, Marilia" w:date="2023-04-05T13:35:00Z">
        <w:r>
          <w:rPr>
            <w:rFonts w:ascii="Arial" w:eastAsia="Arial" w:hAnsi="Arial" w:cs="Arial"/>
            <w:sz w:val="24"/>
            <w:szCs w:val="24"/>
          </w:rPr>
          <w:t>-</w:t>
        </w:r>
      </w:ins>
      <w:ins w:id="22" w:author="Nepomuceno, Marilia" w:date="2023-04-05T13:34:00Z">
        <w:r w:rsidRPr="009639A9">
          <w:rPr>
            <w:rFonts w:ascii="Arial" w:eastAsia="Arial" w:hAnsi="Arial" w:cs="Arial"/>
            <w:sz w:val="24"/>
            <w:szCs w:val="24"/>
          </w:rPr>
          <w:t>diagnosed disease (Chronic)</w:t>
        </w:r>
        <w:r>
          <w:rPr>
            <w:rFonts w:ascii="Arial" w:eastAsia="Arial" w:hAnsi="Arial" w:cs="Arial"/>
            <w:sz w:val="24"/>
            <w:szCs w:val="24"/>
          </w:rPr>
          <w:t>.</w:t>
        </w:r>
      </w:ins>
    </w:p>
    <w:p w14:paraId="17E6FAC2"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commentRangeStart w:id="23"/>
      <w:del w:id="24" w:author="Nepomuceno, Marilia" w:date="2023-04-05T13:35:00Z">
        <w:r w:rsidRPr="009639A9" w:rsidDel="00FB391F">
          <w:rPr>
            <w:rFonts w:ascii="Arial" w:eastAsia="Arial" w:hAnsi="Arial" w:cs="Arial"/>
            <w:sz w:val="24"/>
            <w:szCs w:val="24"/>
          </w:rPr>
          <w:delText xml:space="preserve">Using the respective </w:delText>
        </w:r>
      </w:del>
      <w:commentRangeStart w:id="25"/>
      <w:del w:id="26" w:author="Nepomuceno, Marilia" w:date="2023-04-05T13:31:00Z">
        <w:r w:rsidRPr="009639A9" w:rsidDel="00380BA0">
          <w:rPr>
            <w:rFonts w:ascii="Arial" w:eastAsia="Arial" w:hAnsi="Arial" w:cs="Arial"/>
            <w:sz w:val="24"/>
            <w:szCs w:val="24"/>
          </w:rPr>
          <w:delText>weighted</w:delText>
        </w:r>
        <w:commentRangeEnd w:id="25"/>
        <w:r w:rsidDel="00380BA0">
          <w:rPr>
            <w:rStyle w:val="CommentReference"/>
            <w:rFonts w:ascii="Times New Roman" w:eastAsia="Times New Roman" w:hAnsi="Times New Roman" w:cs="Times New Roman"/>
          </w:rPr>
          <w:commentReference w:id="25"/>
        </w:r>
        <w:r w:rsidRPr="009639A9" w:rsidDel="00380BA0">
          <w:rPr>
            <w:rFonts w:ascii="Arial" w:eastAsia="Arial" w:hAnsi="Arial" w:cs="Arial"/>
            <w:sz w:val="24"/>
            <w:szCs w:val="24"/>
          </w:rPr>
          <w:delText xml:space="preserve"> </w:delText>
        </w:r>
      </w:del>
      <w:del w:id="27" w:author="Nepomuceno, Marilia" w:date="2023-04-05T13:35:00Z">
        <w:r w:rsidRPr="009639A9" w:rsidDel="00FB391F">
          <w:rPr>
            <w:rFonts w:ascii="Arial" w:eastAsia="Arial" w:hAnsi="Arial" w:cs="Arial"/>
            <w:sz w:val="24"/>
            <w:szCs w:val="24"/>
          </w:rPr>
          <w:delText xml:space="preserve">proportions of women and men who report a limitation in activities of daily living (ADL) and of at least one chronic doctor diagnosed disease (Chronic) in the population for each survey, we computed the prevalence of unhealthy individuals for each condition and by 5-year age groups, as shown in Figure 1. </w:delText>
        </w:r>
        <w:commentRangeEnd w:id="23"/>
        <w:r w:rsidDel="00FB391F">
          <w:rPr>
            <w:rStyle w:val="CommentReference"/>
            <w:rFonts w:ascii="Times New Roman" w:eastAsia="Times New Roman" w:hAnsi="Times New Roman" w:cs="Times New Roman"/>
          </w:rPr>
          <w:commentReference w:id="23"/>
        </w:r>
      </w:del>
      <w:commentRangeStart w:id="28"/>
      <w:r w:rsidRPr="009639A9">
        <w:rPr>
          <w:rFonts w:ascii="Arial" w:eastAsia="Arial" w:hAnsi="Arial" w:cs="Arial"/>
          <w:sz w:val="24"/>
          <w:szCs w:val="24"/>
        </w:rPr>
        <w:t xml:space="preserve">The right panel </w:t>
      </w:r>
      <w:r>
        <w:rPr>
          <w:rFonts w:ascii="Arial" w:eastAsia="Arial" w:hAnsi="Arial" w:cs="Arial"/>
          <w:sz w:val="24"/>
          <w:szCs w:val="24"/>
        </w:rPr>
        <w:t>presents</w:t>
      </w:r>
      <w:r w:rsidRPr="009639A9">
        <w:rPr>
          <w:rFonts w:ascii="Arial" w:eastAsia="Arial" w:hAnsi="Arial" w:cs="Arial"/>
          <w:sz w:val="24"/>
          <w:szCs w:val="24"/>
        </w:rPr>
        <w:t xml:space="preserve"> most countries in shaded grey lines in the background</w:t>
      </w:r>
      <w:r>
        <w:rPr>
          <w:rFonts w:ascii="Arial" w:eastAsia="Arial" w:hAnsi="Arial" w:cs="Arial"/>
          <w:sz w:val="24"/>
          <w:szCs w:val="24"/>
        </w:rPr>
        <w:t>,</w:t>
      </w:r>
      <w:r w:rsidRPr="009639A9">
        <w:rPr>
          <w:rFonts w:ascii="Arial" w:eastAsia="Arial" w:hAnsi="Arial" w:cs="Arial"/>
          <w:sz w:val="24"/>
          <w:szCs w:val="24"/>
        </w:rPr>
        <w:t xml:space="preserve"> to show the overall age pattern for women and men, and highlights some countries </w:t>
      </w:r>
      <w:r>
        <w:rPr>
          <w:rFonts w:ascii="Arial" w:eastAsia="Arial" w:hAnsi="Arial" w:cs="Arial"/>
          <w:sz w:val="24"/>
          <w:szCs w:val="24"/>
        </w:rPr>
        <w:t>(see Figs S1-S2 in the Supplementary Information for all countries for all conditions)</w:t>
      </w:r>
      <w:r w:rsidRPr="009639A9">
        <w:rPr>
          <w:rFonts w:ascii="Arial" w:eastAsia="Arial" w:hAnsi="Arial" w:cs="Arial"/>
          <w:sz w:val="24"/>
          <w:szCs w:val="24"/>
        </w:rPr>
        <w:t xml:space="preserve">. </w:t>
      </w:r>
      <w:commentRangeEnd w:id="28"/>
      <w:r>
        <w:rPr>
          <w:rStyle w:val="CommentReference"/>
          <w:rFonts w:ascii="Times New Roman" w:eastAsia="Times New Roman" w:hAnsi="Times New Roman" w:cs="Times New Roman"/>
        </w:rPr>
        <w:commentReference w:id="28"/>
      </w:r>
      <w:r w:rsidRPr="009639A9">
        <w:rPr>
          <w:rFonts w:ascii="Arial" w:eastAsia="Arial" w:hAnsi="Arial" w:cs="Arial"/>
          <w:sz w:val="24"/>
          <w:szCs w:val="24"/>
        </w:rPr>
        <w:t xml:space="preserve">Overall, the prevalence of ADLs increases with age for both women and men, with a steeper increase happening from ages 70+ in most countries. </w:t>
      </w:r>
      <w:r>
        <w:rPr>
          <w:rFonts w:ascii="Arial" w:eastAsia="Arial" w:hAnsi="Arial" w:cs="Arial"/>
          <w:sz w:val="24"/>
          <w:szCs w:val="24"/>
        </w:rPr>
        <w:t>Across all countries,</w:t>
      </w:r>
      <w:r w:rsidRPr="009639A9">
        <w:rPr>
          <w:rFonts w:ascii="Arial" w:eastAsia="Arial" w:hAnsi="Arial" w:cs="Arial"/>
          <w:sz w:val="24"/>
          <w:szCs w:val="24"/>
        </w:rPr>
        <w:t xml:space="preserve"> prevalence</w:t>
      </w:r>
      <w:r>
        <w:rPr>
          <w:rFonts w:ascii="Arial" w:eastAsia="Arial" w:hAnsi="Arial" w:cs="Arial"/>
          <w:sz w:val="24"/>
          <w:szCs w:val="24"/>
        </w:rPr>
        <w:t xml:space="preserve"> mostly falls between</w:t>
      </w:r>
      <w:r w:rsidRPr="009639A9">
        <w:rPr>
          <w:rFonts w:ascii="Arial" w:eastAsia="Arial" w:hAnsi="Arial" w:cs="Arial"/>
          <w:sz w:val="24"/>
          <w:szCs w:val="24"/>
        </w:rPr>
        <w:t xml:space="preserve"> </w:t>
      </w:r>
      <w:r>
        <w:rPr>
          <w:rFonts w:ascii="Arial" w:eastAsia="Arial" w:hAnsi="Arial" w:cs="Arial"/>
          <w:sz w:val="24"/>
          <w:szCs w:val="24"/>
        </w:rPr>
        <w:t>Korea and China,</w:t>
      </w:r>
      <w:r w:rsidRPr="009639A9">
        <w:rPr>
          <w:rFonts w:ascii="Arial" w:eastAsia="Arial" w:hAnsi="Arial" w:cs="Arial"/>
          <w:sz w:val="24"/>
          <w:szCs w:val="24"/>
        </w:rPr>
        <w:t xml:space="preserve"> which are the low and high levels, respectively, for both women and men. The US age pattern falls between Korea and England.</w:t>
      </w:r>
      <w:r>
        <w:rPr>
          <w:rFonts w:ascii="Arial" w:eastAsia="Arial" w:hAnsi="Arial" w:cs="Arial"/>
          <w:sz w:val="24"/>
          <w:szCs w:val="24"/>
        </w:rPr>
        <w:t xml:space="preserve"> </w:t>
      </w:r>
      <w:r w:rsidRPr="009639A9">
        <w:rPr>
          <w:rFonts w:ascii="Arial" w:eastAsia="Arial" w:hAnsi="Arial" w:cs="Arial"/>
          <w:sz w:val="24"/>
          <w:szCs w:val="24"/>
        </w:rPr>
        <w:t>Korea presents the lowest prevalence of disability of all countries, both for women and men</w:t>
      </w:r>
      <w:r>
        <w:rPr>
          <w:rFonts w:ascii="Arial" w:eastAsia="Arial" w:hAnsi="Arial" w:cs="Arial"/>
          <w:sz w:val="24"/>
          <w:szCs w:val="24"/>
        </w:rPr>
        <w:t xml:space="preserve">, </w:t>
      </w:r>
      <w:r w:rsidRPr="009639A9">
        <w:rPr>
          <w:rFonts w:ascii="Arial" w:eastAsia="Arial" w:hAnsi="Arial" w:cs="Arial"/>
          <w:sz w:val="24"/>
          <w:szCs w:val="24"/>
        </w:rPr>
        <w:t>with the greatest increase starting from age 75.</w:t>
      </w:r>
      <w:r>
        <w:rPr>
          <w:rFonts w:ascii="Arial" w:eastAsia="Arial" w:hAnsi="Arial" w:cs="Arial"/>
          <w:sz w:val="24"/>
          <w:szCs w:val="24"/>
        </w:rPr>
        <w:t xml:space="preserve"> </w:t>
      </w:r>
      <w:r w:rsidRPr="00E404EF">
        <w:rPr>
          <w:rFonts w:ascii="Arial" w:eastAsia="Arial" w:hAnsi="Arial" w:cs="Arial"/>
          <w:sz w:val="24"/>
          <w:szCs w:val="24"/>
        </w:rPr>
        <w:t xml:space="preserve">The overall pattern for women across countries is more dispersed than for men, with the difference between Korean women and Chinese and Indian being higher than for men. Compared to the age pattern of men, women have a </w:t>
      </w:r>
      <w:r w:rsidRPr="00E404EF">
        <w:rPr>
          <w:rFonts w:ascii="Arial" w:eastAsia="Arial" w:hAnsi="Arial" w:cs="Arial"/>
          <w:sz w:val="24"/>
          <w:szCs w:val="24"/>
        </w:rPr>
        <w:lastRenderedPageBreak/>
        <w:t>higher rate of increase in prevalence across all countries with age, with the burden increasing at a much faster pace. Chinese and Indian women have a prevalence rate level at ages 60-65 that is only observed at ages 70-75 for men, a gap of almost 10 years.</w:t>
      </w:r>
    </w:p>
    <w:p w14:paraId="132EB135"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0150F1BC" w14:textId="77777777" w:rsidR="001942CB" w:rsidRDefault="001942CB" w:rsidP="001942CB">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274370CF" wp14:editId="614B7509">
            <wp:extent cx="5486400" cy="4370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370705"/>
                    </a:xfrm>
                    <a:prstGeom prst="rect">
                      <a:avLst/>
                    </a:prstGeom>
                  </pic:spPr>
                </pic:pic>
              </a:graphicData>
            </a:graphic>
          </wp:inline>
        </w:drawing>
      </w:r>
    </w:p>
    <w:p w14:paraId="1956649C" w14:textId="77777777" w:rsidR="001942CB" w:rsidRDefault="001942CB" w:rsidP="001942CB">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Pr="00B175C7">
        <w:rPr>
          <w:rFonts w:ascii="Arial" w:eastAsia="Arial" w:hAnsi="Arial" w:cs="Arial"/>
          <w:sz w:val="24"/>
          <w:szCs w:val="24"/>
        </w:rPr>
        <w:t xml:space="preserve">All countries are presented in (Panel A) and selected countries in (Panel B). </w:t>
      </w:r>
    </w:p>
    <w:p w14:paraId="225E67B4" w14:textId="77777777" w:rsidR="001942CB" w:rsidRPr="00B175C7" w:rsidRDefault="001942CB" w:rsidP="001942CB">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 in the Supplementary Information.</w:t>
      </w:r>
    </w:p>
    <w:p w14:paraId="1ABD17C2"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63452183"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 xml:space="preserve">. </w:t>
      </w:r>
      <w:r w:rsidRPr="00D360A8">
        <w:rPr>
          <w:rFonts w:ascii="Arial" w:eastAsia="Arial" w:hAnsi="Arial" w:cs="Arial"/>
          <w:sz w:val="24"/>
          <w:szCs w:val="24"/>
        </w:rPr>
        <w:t xml:space="preserve">First, the prevalence of having at least one chronic condition is higher than experiencing limitation in daily activities already at age 50 and increases at all ages for both women and men at </w:t>
      </w:r>
      <w:r w:rsidRPr="00D360A8">
        <w:rPr>
          <w:rFonts w:ascii="Arial" w:eastAsia="Arial" w:hAnsi="Arial" w:cs="Arial"/>
          <w:sz w:val="24"/>
          <w:szCs w:val="24"/>
        </w:rPr>
        <w:lastRenderedPageBreak/>
        <w:t>all countries. The US has the highest prevalence for women and men at all ages compared to all countries. China is right after the US with the highest prevalence at relatively younger ages (50-60), but then levels off, while other countries still experience and increase in prevalence with age. After age 60, the country with the lowest prevalence of at least one chronic condition is India. Among the countries in the European region, Portugal and Poland are the ones with the highest prevalence of at least one chronic condition at ages above 60</w:t>
      </w:r>
      <w:r>
        <w:rPr>
          <w:rFonts w:ascii="Arial" w:eastAsia="Arial" w:hAnsi="Arial" w:cs="Arial"/>
          <w:sz w:val="24"/>
          <w:szCs w:val="24"/>
        </w:rPr>
        <w:t xml:space="preserve">, </w:t>
      </w:r>
      <w:r w:rsidRPr="00D360A8">
        <w:rPr>
          <w:rFonts w:ascii="Arial" w:eastAsia="Arial" w:hAnsi="Arial" w:cs="Arial"/>
          <w:sz w:val="24"/>
          <w:szCs w:val="24"/>
        </w:rPr>
        <w:t xml:space="preserve">as shown in the heat map in </w:t>
      </w:r>
      <w:r>
        <w:rPr>
          <w:rFonts w:ascii="Arial" w:eastAsia="Arial" w:hAnsi="Arial" w:cs="Arial"/>
          <w:sz w:val="24"/>
          <w:szCs w:val="24"/>
        </w:rPr>
        <w:t xml:space="preserve">Panel A of Figure 1. India is the country with the lowest levels of chronic condition by age, while US, Europe and China the highest, followed closely by Korea. The low level for India is most likely due to limited access to healthcare, as these are diseases that must be diagnosed by a doctor. </w:t>
      </w:r>
    </w:p>
    <w:p w14:paraId="6E239157"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658BAA98" w14:textId="77777777" w:rsidR="001942CB" w:rsidRPr="00A80760" w:rsidRDefault="001942CB" w:rsidP="001942CB">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Pr="00A80760">
        <w:rPr>
          <w:rFonts w:ascii="Arial" w:eastAsia="Arial" w:hAnsi="Arial" w:cs="Arial"/>
          <w:i/>
          <w:sz w:val="24"/>
          <w:szCs w:val="24"/>
        </w:rPr>
        <w:t>gap into contributions of mortality, disability and chronic conditions</w:t>
      </w:r>
    </w:p>
    <w:p w14:paraId="3A1C69F4" w14:textId="77777777" w:rsidR="001942CB" w:rsidRPr="00A80760"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6F197C38"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We </w:t>
      </w:r>
      <w:r w:rsidRPr="00A80760">
        <w:rPr>
          <w:rFonts w:ascii="Arial" w:eastAsia="Arial" w:hAnsi="Arial" w:cs="Arial"/>
          <w:sz w:val="24"/>
          <w:szCs w:val="24"/>
        </w:rPr>
        <w:t>combine the age-specific prevalence</w:t>
      </w:r>
      <w:r>
        <w:rPr>
          <w:rFonts w:ascii="Arial" w:eastAsia="Arial" w:hAnsi="Arial" w:cs="Arial"/>
          <w:sz w:val="24"/>
          <w:szCs w:val="24"/>
        </w:rPr>
        <w:t xml:space="preserve"> </w:t>
      </w:r>
      <w:r>
        <w:rPr>
          <w:rFonts w:ascii="Arial" w:eastAsia="Arial" w:hAnsi="Arial" w:cs="Arial"/>
          <w:sz w:val="24"/>
          <w:szCs w:val="24"/>
        </w:rPr>
        <w:t>of disability and chronic conditions</w:t>
      </w:r>
      <w:r>
        <w:rPr>
          <w:rFonts w:ascii="Arial" w:eastAsia="Arial" w:hAnsi="Arial" w:cs="Arial"/>
          <w:sz w:val="24"/>
          <w:szCs w:val="24"/>
        </w:rPr>
        <w:t xml:space="preserve"> </w:t>
      </w:r>
      <w:r w:rsidRPr="00A80760">
        <w:rPr>
          <w:rFonts w:ascii="Arial" w:eastAsia="Arial" w:hAnsi="Arial" w:cs="Arial"/>
          <w:sz w:val="24"/>
          <w:szCs w:val="24"/>
        </w:rPr>
        <w:t>with the respective life</w:t>
      </w:r>
      <w:r>
        <w:rPr>
          <w:rFonts w:ascii="Arial" w:eastAsia="Arial" w:hAnsi="Arial" w:cs="Arial"/>
          <w:sz w:val="24"/>
          <w:szCs w:val="24"/>
        </w:rPr>
        <w:t xml:space="preserve"> </w:t>
      </w:r>
      <w:r w:rsidRPr="00A80760">
        <w:rPr>
          <w:rFonts w:ascii="Arial" w:eastAsia="Arial" w:hAnsi="Arial" w:cs="Arial"/>
          <w:sz w:val="24"/>
          <w:szCs w:val="24"/>
        </w:rPr>
        <w:t>tables for each country to derive disability-free life expectancy (DFLE) and chronic-free life expectancy (CFLE)</w:t>
      </w:r>
      <w:r>
        <w:rPr>
          <w:rFonts w:ascii="Arial" w:eastAsia="Arial" w:hAnsi="Arial" w:cs="Arial"/>
          <w:sz w:val="24"/>
          <w:szCs w:val="24"/>
        </w:rPr>
        <w:t xml:space="preserve"> (see details in the Methods section)</w:t>
      </w:r>
      <w:r w:rsidRPr="00A80760">
        <w:rPr>
          <w:rFonts w:ascii="Arial" w:eastAsia="Arial" w:hAnsi="Arial" w:cs="Arial"/>
          <w:sz w:val="24"/>
          <w:szCs w:val="24"/>
        </w:rPr>
        <w:t>. Afterwards, the continuous change decomposition method is implemented to split gender differences in healthy life expectancy into mortality and disability/chronic disease effects.</w:t>
      </w:r>
    </w:p>
    <w:p w14:paraId="3FBF7498" w14:textId="77777777" w:rsidR="001942CB" w:rsidRPr="00A80760"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2EE8B5A0"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r>
        <w:rPr>
          <w:rFonts w:ascii="Arial" w:eastAsia="Arial" w:hAnsi="Arial" w:cs="Arial"/>
          <w:sz w:val="24"/>
          <w:szCs w:val="24"/>
        </w:rPr>
        <w:t xml:space="preserve">above age 60 </w:t>
      </w:r>
      <w:r w:rsidRPr="00A80760">
        <w:rPr>
          <w:rFonts w:ascii="Arial" w:eastAsia="Arial" w:hAnsi="Arial" w:cs="Arial"/>
          <w:sz w:val="24"/>
          <w:szCs w:val="24"/>
        </w:rPr>
        <w:t>for all countries</w:t>
      </w:r>
      <w:r>
        <w:rPr>
          <w:rFonts w:ascii="Arial" w:eastAsia="Arial" w:hAnsi="Arial" w:cs="Arial"/>
          <w:sz w:val="24"/>
          <w:szCs w:val="24"/>
        </w:rPr>
        <w:t xml:space="preserve"> (see Table 1 for all values for each country with confidence intervals). In Panel A, all countries and the mortality and disability effects at ages 60+ are shown. The sum of the mortality and disability components correspond to the total gender gap (women-men). The mortality component is positive, which means that it contributes to increase the gender gap (women have advantage), while the disability part is negative (with the exception of Denmark), contributing to decrease the gap (women have the disadvantage). </w:t>
      </w:r>
    </w:p>
    <w:p w14:paraId="308C7CC3"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189B232D"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according to total gender gaps in DFLE and their corresponding mortality and disability effects. </w:t>
      </w:r>
      <w:r w:rsidRPr="00A80760">
        <w:rPr>
          <w:rFonts w:ascii="Arial" w:eastAsia="Arial" w:hAnsi="Arial" w:cs="Arial"/>
          <w:sz w:val="24"/>
          <w:szCs w:val="24"/>
        </w:rPr>
        <w:t>India and Portugal</w:t>
      </w:r>
      <w:r>
        <w:rPr>
          <w:rFonts w:ascii="Arial" w:eastAsia="Arial" w:hAnsi="Arial" w:cs="Arial"/>
          <w:sz w:val="24"/>
          <w:szCs w:val="24"/>
        </w:rPr>
        <w:t xml:space="preserve"> are among the countries </w:t>
      </w:r>
      <w:r>
        <w:rPr>
          <w:rFonts w:ascii="Arial" w:eastAsia="Arial" w:hAnsi="Arial" w:cs="Arial"/>
          <w:sz w:val="24"/>
          <w:szCs w:val="24"/>
        </w:rPr>
        <w:lastRenderedPageBreak/>
        <w:t>with the lowest gender gaps in DFLE at ages 60+ (-</w:t>
      </w:r>
      <w:r w:rsidRPr="00A80760">
        <w:rPr>
          <w:rFonts w:ascii="Arial" w:eastAsia="Arial" w:hAnsi="Arial" w:cs="Arial"/>
          <w:sz w:val="24"/>
          <w:szCs w:val="24"/>
        </w:rPr>
        <w:t>0.1</w:t>
      </w:r>
      <w:r>
        <w:rPr>
          <w:rFonts w:ascii="Arial" w:eastAsia="Arial" w:hAnsi="Arial" w:cs="Arial"/>
          <w:sz w:val="24"/>
          <w:szCs w:val="24"/>
        </w:rPr>
        <w:t>6</w:t>
      </w:r>
      <w:r w:rsidRPr="00A80760">
        <w:rPr>
          <w:rFonts w:ascii="Arial" w:eastAsia="Arial" w:hAnsi="Arial" w:cs="Arial"/>
          <w:sz w:val="24"/>
          <w:szCs w:val="24"/>
        </w:rPr>
        <w:t xml:space="preserve"> and -0.3</w:t>
      </w:r>
      <w:r>
        <w:rPr>
          <w:rFonts w:ascii="Arial" w:eastAsia="Arial" w:hAnsi="Arial" w:cs="Arial"/>
          <w:sz w:val="24"/>
          <w:szCs w:val="24"/>
        </w:rPr>
        <w:t>6</w:t>
      </w:r>
      <w:r w:rsidRPr="00A80760">
        <w:rPr>
          <w:rFonts w:ascii="Arial" w:eastAsia="Arial" w:hAnsi="Arial" w:cs="Arial"/>
          <w:sz w:val="24"/>
          <w:szCs w:val="24"/>
        </w:rPr>
        <w:t>, respectively</w:t>
      </w:r>
      <w:r>
        <w:rPr>
          <w:rFonts w:ascii="Arial" w:eastAsia="Arial" w:hAnsi="Arial" w:cs="Arial"/>
          <w:sz w:val="24"/>
          <w:szCs w:val="24"/>
        </w:rPr>
        <w:t xml:space="preserve">), but experience a substantial effect of disability and mortality, which go in opposite directions, almost offsetting each other. However, since the effect of disability is larger than mortality </w:t>
      </w:r>
      <w:r w:rsidRPr="00A80760">
        <w:rPr>
          <w:rFonts w:ascii="Arial" w:eastAsia="Arial" w:hAnsi="Arial" w:cs="Arial"/>
          <w:sz w:val="24"/>
          <w:szCs w:val="24"/>
        </w:rPr>
        <w:t>(-1.2</w:t>
      </w:r>
      <w:r>
        <w:rPr>
          <w:rFonts w:ascii="Arial" w:eastAsia="Arial" w:hAnsi="Arial" w:cs="Arial"/>
          <w:sz w:val="24"/>
          <w:szCs w:val="24"/>
        </w:rPr>
        <w:t>5</w:t>
      </w:r>
      <w:r w:rsidRPr="00A80760">
        <w:rPr>
          <w:rFonts w:ascii="Arial" w:eastAsia="Arial" w:hAnsi="Arial" w:cs="Arial"/>
          <w:sz w:val="24"/>
          <w:szCs w:val="24"/>
        </w:rPr>
        <w:t xml:space="preserve"> and -2.</w:t>
      </w:r>
      <w:r>
        <w:rPr>
          <w:rFonts w:ascii="Arial" w:eastAsia="Arial" w:hAnsi="Arial" w:cs="Arial"/>
          <w:sz w:val="24"/>
          <w:szCs w:val="24"/>
        </w:rPr>
        <w:t>69</w:t>
      </w:r>
      <w:r w:rsidRPr="00A80760">
        <w:rPr>
          <w:rFonts w:ascii="Arial" w:eastAsia="Arial" w:hAnsi="Arial" w:cs="Arial"/>
          <w:sz w:val="24"/>
          <w:szCs w:val="24"/>
        </w:rPr>
        <w:t>, respectively)</w:t>
      </w:r>
      <w:r>
        <w:rPr>
          <w:rFonts w:ascii="Arial" w:eastAsia="Arial" w:hAnsi="Arial" w:cs="Arial"/>
          <w:sz w:val="24"/>
          <w:szCs w:val="24"/>
        </w:rPr>
        <w:t xml:space="preserve">, this leads to a negative gap in DFLE, implying that </w:t>
      </w:r>
      <w:r w:rsidRPr="00A80760">
        <w:rPr>
          <w:rFonts w:ascii="Arial" w:eastAsia="Arial" w:hAnsi="Arial" w:cs="Arial"/>
          <w:sz w:val="24"/>
          <w:szCs w:val="24"/>
        </w:rPr>
        <w:t>women have a disadvantage relative to men</w:t>
      </w:r>
      <w:r>
        <w:rPr>
          <w:rFonts w:ascii="Arial" w:eastAsia="Arial" w:hAnsi="Arial" w:cs="Arial"/>
          <w:sz w:val="24"/>
          <w:szCs w:val="24"/>
        </w:rPr>
        <w:t xml:space="preserve">. </w:t>
      </w:r>
    </w:p>
    <w:p w14:paraId="12A14320"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4F98EAEE" w14:textId="77777777" w:rsidR="001942CB" w:rsidRDefault="001942CB" w:rsidP="001942CB">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26D5D12F" wp14:editId="73C6B5AA">
            <wp:extent cx="5531000" cy="2998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1332" cy="3014963"/>
                    </a:xfrm>
                    <a:prstGeom prst="rect">
                      <a:avLst/>
                    </a:prstGeom>
                  </pic:spPr>
                </pic:pic>
              </a:graphicData>
            </a:graphic>
          </wp:inline>
        </w:drawing>
      </w:r>
    </w:p>
    <w:p w14:paraId="3879912A" w14:textId="77777777" w:rsidR="001942CB" w:rsidRPr="0034087B" w:rsidRDefault="001942CB" w:rsidP="001942CB">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in disability-free life expectancy (DFLE) at ages 60+ into mortality and disability effects by country.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AC2D6E5"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0FBAD27B"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(4.39 years). The contribution stems mainly from the mortality advantage of women in Korea (4.74 against -0.35 the role of disability)</w:t>
      </w:r>
      <w:r>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w:t>
      </w:r>
      <w:r>
        <w:rPr>
          <w:rFonts w:ascii="Arial" w:eastAsia="Arial" w:hAnsi="Arial" w:cs="Arial"/>
          <w:sz w:val="24"/>
          <w:szCs w:val="24"/>
        </w:rPr>
        <w:lastRenderedPageBreak/>
        <w:t xml:space="preserve">the only country where the gap is also explained by an advantage of women with regards to disability. </w:t>
      </w:r>
    </w:p>
    <w:p w14:paraId="0D297082"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09CDEB12" w14:textId="77777777" w:rsidR="001942CB" w:rsidRPr="00F2560C"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presents the results for the gender gap in CFLE, where the signal of the total gap inverts, as women face more disadvantage than men for most countries. Portugal and Korea are thus among the countries where the gap is the largest across countries with a negative gender gap in CFLE, or where men have more advantage than women. Conversely, Israel and Slovenia are among the countries with the highest positive gap, or where women have an advantage relative to men. </w:t>
      </w:r>
    </w:p>
    <w:p w14:paraId="3BBFBBB9" w14:textId="77777777" w:rsidR="001942CB" w:rsidRDefault="001942CB" w:rsidP="001942CB">
      <w:pPr>
        <w:keepNext/>
        <w:spacing w:before="240" w:after="240" w:line="360" w:lineRule="auto"/>
        <w:jc w:val="both"/>
        <w:rPr>
          <w:rFonts w:ascii="Arial" w:eastAsia="Arial" w:hAnsi="Arial" w:cs="Arial"/>
          <w:sz w:val="24"/>
          <w:szCs w:val="24"/>
          <w:highlight w:val="white"/>
        </w:rPr>
      </w:pPr>
    </w:p>
    <w:p w14:paraId="45918C29" w14:textId="77777777" w:rsidR="001942CB" w:rsidRDefault="001942CB" w:rsidP="001942CB">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29342070" wp14:editId="4FCD2EE5">
            <wp:extent cx="5597743" cy="295695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9109" cy="2962960"/>
                    </a:xfrm>
                    <a:prstGeom prst="rect">
                      <a:avLst/>
                    </a:prstGeom>
                  </pic:spPr>
                </pic:pic>
              </a:graphicData>
            </a:graphic>
          </wp:inline>
        </w:drawing>
      </w:r>
    </w:p>
    <w:p w14:paraId="7BBAE692" w14:textId="77777777" w:rsidR="001942CB" w:rsidRDefault="001942CB" w:rsidP="001942CB">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in chronic disease-free life expectancy (CFLE) at ages 60+ into mortality and chronic effects by country. </w:t>
      </w:r>
      <w:r>
        <w:rPr>
          <w:rFonts w:ascii="Arial" w:eastAsia="Arial" w:hAnsi="Arial" w:cs="Arial"/>
          <w:sz w:val="18"/>
          <w:szCs w:val="18"/>
          <w:highlight w:val="white"/>
        </w:rPr>
        <w:t>Note: Panel A presents the effects by each country, ranked from the highest to lowest chronic disease contribution. Panel B presents selected countries, grouped by their GAP in CFLE (Women-Men) and the contributions of chronic and mortality to the total GAP.</w:t>
      </w:r>
    </w:p>
    <w:p w14:paraId="4C2C5B89" w14:textId="77777777" w:rsidR="001942CB" w:rsidRDefault="001942CB" w:rsidP="001942CB">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gaps in CFLE are not necessarily driven by the same effects of chronic and mortality components. Israel has a total gender gap in CFLE of 1.69 and Slovenia of 1.04. Despite this similarity and a positive gap in CFLE, in Slovenia the gap is explained by a high mortality effect and a negative chronic effect, while in Israel </w:t>
      </w:r>
      <w:r>
        <w:rPr>
          <w:rFonts w:ascii="Arial" w:eastAsia="Arial" w:hAnsi="Arial" w:cs="Arial"/>
          <w:sz w:val="24"/>
          <w:szCs w:val="24"/>
          <w:highlight w:val="white"/>
        </w:rPr>
        <w:lastRenderedPageBreak/>
        <w:t xml:space="preserve">both components contribute to increase the advantage of women relative to men. In Korea and Portugal, the negative gap in CFLE implies that men have an advantage relative to women in these countries when it comes to chronic </w:t>
      </w:r>
      <w:proofErr w:type="gramStart"/>
      <w:r>
        <w:rPr>
          <w:rFonts w:ascii="Arial" w:eastAsia="Arial" w:hAnsi="Arial" w:cs="Arial"/>
          <w:sz w:val="24"/>
          <w:szCs w:val="24"/>
          <w:highlight w:val="white"/>
        </w:rPr>
        <w:t>disease free</w:t>
      </w:r>
      <w:proofErr w:type="gramEnd"/>
      <w:r>
        <w:rPr>
          <w:rFonts w:ascii="Arial" w:eastAsia="Arial" w:hAnsi="Arial" w:cs="Arial"/>
          <w:sz w:val="24"/>
          <w:szCs w:val="24"/>
          <w:highlight w:val="white"/>
        </w:rPr>
        <w:t xml:space="preserve"> life expectancy, with a strong effect of chronic conditions. </w:t>
      </w:r>
    </w:p>
    <w:p w14:paraId="5CC07135" w14:textId="77777777" w:rsidR="001942CB" w:rsidRDefault="001942CB" w:rsidP="001942CB">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in disability-free life expectancy (DFLE) at ages 60+ into mortality and disability effects by country, with 95% confidence intervals.</w:t>
      </w:r>
    </w:p>
    <w:tbl>
      <w:tblPr>
        <w:tblW w:w="10594" w:type="dxa"/>
        <w:tblLayout w:type="fixed"/>
        <w:tblLook w:val="0400" w:firstRow="0" w:lastRow="0" w:firstColumn="0" w:lastColumn="0" w:noHBand="0" w:noVBand="1"/>
      </w:tblPr>
      <w:tblGrid>
        <w:gridCol w:w="1679"/>
        <w:gridCol w:w="786"/>
        <w:gridCol w:w="909"/>
        <w:gridCol w:w="1490"/>
        <w:gridCol w:w="1225"/>
        <w:gridCol w:w="1385"/>
        <w:gridCol w:w="1281"/>
        <w:gridCol w:w="1574"/>
        <w:gridCol w:w="265"/>
      </w:tblGrid>
      <w:tr w:rsidR="001942CB" w14:paraId="3FCEC8DE" w14:textId="77777777" w:rsidTr="00FF7147">
        <w:trPr>
          <w:gridAfter w:val="1"/>
          <w:wAfter w:w="263" w:type="dxa"/>
          <w:trHeight w:val="214"/>
        </w:trPr>
        <w:tc>
          <w:tcPr>
            <w:tcW w:w="1680" w:type="dxa"/>
            <w:vMerge w:val="restart"/>
            <w:tcBorders>
              <w:top w:val="single" w:sz="4" w:space="0" w:color="000000"/>
              <w:left w:val="nil"/>
              <w:bottom w:val="single" w:sz="4" w:space="0" w:color="000000"/>
              <w:right w:val="nil"/>
            </w:tcBorders>
            <w:shd w:val="clear" w:color="auto" w:fill="auto"/>
            <w:vAlign w:val="center"/>
          </w:tcPr>
          <w:p w14:paraId="5DC3E14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Country</w:t>
            </w:r>
          </w:p>
        </w:tc>
        <w:tc>
          <w:tcPr>
            <w:tcW w:w="787" w:type="dxa"/>
            <w:vMerge w:val="restart"/>
            <w:tcBorders>
              <w:top w:val="single" w:sz="4" w:space="0" w:color="000000"/>
              <w:left w:val="nil"/>
              <w:bottom w:val="single" w:sz="4" w:space="0" w:color="000000"/>
              <w:right w:val="nil"/>
            </w:tcBorders>
            <w:shd w:val="clear" w:color="auto" w:fill="auto"/>
            <w:vAlign w:val="center"/>
          </w:tcPr>
          <w:p w14:paraId="3EA7727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LE</w:t>
            </w:r>
          </w:p>
        </w:tc>
        <w:tc>
          <w:tcPr>
            <w:tcW w:w="909" w:type="dxa"/>
            <w:vMerge w:val="restart"/>
            <w:tcBorders>
              <w:top w:val="single" w:sz="4" w:space="0" w:color="000000"/>
              <w:left w:val="nil"/>
              <w:bottom w:val="single" w:sz="4" w:space="0" w:color="000000"/>
              <w:right w:val="nil"/>
            </w:tcBorders>
            <w:shd w:val="clear" w:color="auto" w:fill="auto"/>
            <w:vAlign w:val="center"/>
          </w:tcPr>
          <w:p w14:paraId="38DFD04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 xml:space="preserve">DFLE </w:t>
            </w:r>
          </w:p>
        </w:tc>
        <w:tc>
          <w:tcPr>
            <w:tcW w:w="1490" w:type="dxa"/>
            <w:vMerge w:val="restart"/>
            <w:tcBorders>
              <w:top w:val="single" w:sz="4" w:space="0" w:color="000000"/>
              <w:left w:val="nil"/>
              <w:bottom w:val="single" w:sz="4" w:space="0" w:color="000000"/>
              <w:right w:val="nil"/>
            </w:tcBorders>
            <w:shd w:val="clear" w:color="auto" w:fill="auto"/>
            <w:vAlign w:val="center"/>
          </w:tcPr>
          <w:p w14:paraId="7D45BD0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95%CI</w:t>
            </w:r>
          </w:p>
        </w:tc>
        <w:tc>
          <w:tcPr>
            <w:tcW w:w="5465" w:type="dxa"/>
            <w:gridSpan w:val="4"/>
            <w:tcBorders>
              <w:top w:val="single" w:sz="4" w:space="0" w:color="000000"/>
              <w:left w:val="nil"/>
              <w:bottom w:val="single" w:sz="4" w:space="0" w:color="000000"/>
              <w:right w:val="nil"/>
            </w:tcBorders>
            <w:shd w:val="clear" w:color="auto" w:fill="auto"/>
            <w:vAlign w:val="bottom"/>
          </w:tcPr>
          <w:p w14:paraId="7770DCA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Components</w:t>
            </w:r>
          </w:p>
        </w:tc>
      </w:tr>
      <w:tr w:rsidR="001942CB" w14:paraId="765EE770" w14:textId="77777777" w:rsidTr="00FF7147">
        <w:trPr>
          <w:gridAfter w:val="1"/>
          <w:wAfter w:w="265" w:type="dxa"/>
          <w:trHeight w:val="427"/>
        </w:trPr>
        <w:tc>
          <w:tcPr>
            <w:tcW w:w="1680" w:type="dxa"/>
            <w:vMerge/>
            <w:tcBorders>
              <w:top w:val="single" w:sz="4" w:space="0" w:color="000000"/>
              <w:left w:val="nil"/>
              <w:bottom w:val="single" w:sz="4" w:space="0" w:color="000000"/>
              <w:right w:val="nil"/>
            </w:tcBorders>
            <w:shd w:val="clear" w:color="auto" w:fill="auto"/>
            <w:vAlign w:val="center"/>
          </w:tcPr>
          <w:p w14:paraId="7AFCB567"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787" w:type="dxa"/>
            <w:vMerge/>
            <w:tcBorders>
              <w:top w:val="single" w:sz="4" w:space="0" w:color="000000"/>
              <w:left w:val="nil"/>
              <w:bottom w:val="single" w:sz="4" w:space="0" w:color="000000"/>
              <w:right w:val="nil"/>
            </w:tcBorders>
            <w:shd w:val="clear" w:color="auto" w:fill="auto"/>
            <w:vAlign w:val="center"/>
          </w:tcPr>
          <w:p w14:paraId="4BC81891"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909" w:type="dxa"/>
            <w:vMerge/>
            <w:tcBorders>
              <w:top w:val="single" w:sz="4" w:space="0" w:color="000000"/>
              <w:left w:val="nil"/>
              <w:bottom w:val="single" w:sz="4" w:space="0" w:color="000000"/>
              <w:right w:val="nil"/>
            </w:tcBorders>
            <w:shd w:val="clear" w:color="auto" w:fill="auto"/>
            <w:vAlign w:val="center"/>
          </w:tcPr>
          <w:p w14:paraId="56635F19"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490" w:type="dxa"/>
            <w:vMerge/>
            <w:tcBorders>
              <w:top w:val="single" w:sz="4" w:space="0" w:color="000000"/>
              <w:left w:val="nil"/>
              <w:bottom w:val="single" w:sz="4" w:space="0" w:color="000000"/>
              <w:right w:val="nil"/>
            </w:tcBorders>
            <w:shd w:val="clear" w:color="auto" w:fill="auto"/>
            <w:vAlign w:val="center"/>
          </w:tcPr>
          <w:p w14:paraId="3D44158D"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77FBA96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Mortality</w:t>
            </w:r>
          </w:p>
        </w:tc>
        <w:tc>
          <w:tcPr>
            <w:tcW w:w="1385" w:type="dxa"/>
            <w:vMerge w:val="restart"/>
            <w:tcBorders>
              <w:top w:val="nil"/>
              <w:left w:val="nil"/>
              <w:bottom w:val="single" w:sz="4" w:space="0" w:color="000000"/>
              <w:right w:val="nil"/>
            </w:tcBorders>
            <w:shd w:val="clear" w:color="auto" w:fill="auto"/>
            <w:vAlign w:val="center"/>
          </w:tcPr>
          <w:p w14:paraId="0C9E8C7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95%CI</w:t>
            </w:r>
          </w:p>
        </w:tc>
        <w:tc>
          <w:tcPr>
            <w:tcW w:w="1281" w:type="dxa"/>
            <w:vMerge w:val="restart"/>
            <w:tcBorders>
              <w:top w:val="nil"/>
              <w:left w:val="nil"/>
              <w:bottom w:val="single" w:sz="4" w:space="0" w:color="000000"/>
              <w:right w:val="nil"/>
            </w:tcBorders>
            <w:shd w:val="clear" w:color="auto" w:fill="auto"/>
            <w:vAlign w:val="center"/>
          </w:tcPr>
          <w:p w14:paraId="397F85F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Disability</w:t>
            </w:r>
          </w:p>
        </w:tc>
        <w:tc>
          <w:tcPr>
            <w:tcW w:w="1572" w:type="dxa"/>
            <w:vMerge w:val="restart"/>
            <w:tcBorders>
              <w:top w:val="nil"/>
              <w:left w:val="nil"/>
              <w:bottom w:val="single" w:sz="4" w:space="0" w:color="000000"/>
              <w:right w:val="nil"/>
            </w:tcBorders>
            <w:shd w:val="clear" w:color="auto" w:fill="auto"/>
            <w:vAlign w:val="center"/>
          </w:tcPr>
          <w:p w14:paraId="6C438C0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95%CI</w:t>
            </w:r>
          </w:p>
        </w:tc>
      </w:tr>
      <w:tr w:rsidR="001942CB" w14:paraId="170C3891" w14:textId="77777777" w:rsidTr="00FF7147">
        <w:trPr>
          <w:trHeight w:val="206"/>
        </w:trPr>
        <w:tc>
          <w:tcPr>
            <w:tcW w:w="1680" w:type="dxa"/>
            <w:vMerge/>
            <w:tcBorders>
              <w:top w:val="single" w:sz="4" w:space="0" w:color="000000"/>
              <w:left w:val="nil"/>
              <w:bottom w:val="single" w:sz="4" w:space="0" w:color="000000"/>
              <w:right w:val="nil"/>
            </w:tcBorders>
            <w:shd w:val="clear" w:color="auto" w:fill="auto"/>
            <w:vAlign w:val="center"/>
          </w:tcPr>
          <w:p w14:paraId="31E1B53D"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787" w:type="dxa"/>
            <w:vMerge/>
            <w:tcBorders>
              <w:top w:val="single" w:sz="4" w:space="0" w:color="000000"/>
              <w:left w:val="nil"/>
              <w:bottom w:val="single" w:sz="4" w:space="0" w:color="000000"/>
              <w:right w:val="nil"/>
            </w:tcBorders>
            <w:shd w:val="clear" w:color="auto" w:fill="auto"/>
            <w:vAlign w:val="center"/>
          </w:tcPr>
          <w:p w14:paraId="3AF2C13F"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909" w:type="dxa"/>
            <w:vMerge/>
            <w:tcBorders>
              <w:top w:val="single" w:sz="4" w:space="0" w:color="000000"/>
              <w:left w:val="nil"/>
              <w:bottom w:val="single" w:sz="4" w:space="0" w:color="000000"/>
              <w:right w:val="nil"/>
            </w:tcBorders>
            <w:shd w:val="clear" w:color="auto" w:fill="auto"/>
            <w:vAlign w:val="center"/>
          </w:tcPr>
          <w:p w14:paraId="0DEC70CC"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490" w:type="dxa"/>
            <w:vMerge/>
            <w:tcBorders>
              <w:top w:val="single" w:sz="4" w:space="0" w:color="000000"/>
              <w:left w:val="nil"/>
              <w:bottom w:val="single" w:sz="4" w:space="0" w:color="000000"/>
              <w:right w:val="nil"/>
            </w:tcBorders>
            <w:shd w:val="clear" w:color="auto" w:fill="auto"/>
            <w:vAlign w:val="center"/>
          </w:tcPr>
          <w:p w14:paraId="42AFEC98"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72145CAE"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385" w:type="dxa"/>
            <w:vMerge/>
            <w:tcBorders>
              <w:top w:val="nil"/>
              <w:left w:val="nil"/>
              <w:bottom w:val="single" w:sz="4" w:space="0" w:color="000000"/>
              <w:right w:val="nil"/>
            </w:tcBorders>
            <w:shd w:val="clear" w:color="auto" w:fill="auto"/>
            <w:vAlign w:val="center"/>
          </w:tcPr>
          <w:p w14:paraId="12347AC5"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281" w:type="dxa"/>
            <w:vMerge/>
            <w:tcBorders>
              <w:top w:val="nil"/>
              <w:left w:val="nil"/>
              <w:bottom w:val="single" w:sz="4" w:space="0" w:color="000000"/>
              <w:right w:val="nil"/>
            </w:tcBorders>
            <w:shd w:val="clear" w:color="auto" w:fill="auto"/>
            <w:vAlign w:val="center"/>
          </w:tcPr>
          <w:p w14:paraId="02569F47"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572" w:type="dxa"/>
            <w:vMerge/>
            <w:tcBorders>
              <w:top w:val="nil"/>
              <w:left w:val="nil"/>
              <w:bottom w:val="single" w:sz="4" w:space="0" w:color="000000"/>
              <w:right w:val="nil"/>
            </w:tcBorders>
            <w:shd w:val="clear" w:color="auto" w:fill="auto"/>
            <w:vAlign w:val="center"/>
          </w:tcPr>
          <w:p w14:paraId="502913C0"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265" w:type="dxa"/>
            <w:tcBorders>
              <w:top w:val="nil"/>
              <w:left w:val="nil"/>
              <w:bottom w:val="nil"/>
              <w:right w:val="nil"/>
            </w:tcBorders>
            <w:shd w:val="clear" w:color="auto" w:fill="auto"/>
            <w:vAlign w:val="bottom"/>
          </w:tcPr>
          <w:p w14:paraId="52E785FE" w14:textId="77777777" w:rsidR="001942CB" w:rsidRDefault="001942CB" w:rsidP="00FF7147">
            <w:pPr>
              <w:spacing w:after="0"/>
              <w:jc w:val="center"/>
              <w:rPr>
                <w:rFonts w:ascii="Arial" w:eastAsia="Arial" w:hAnsi="Arial" w:cs="Arial"/>
                <w:color w:val="000000"/>
              </w:rPr>
            </w:pPr>
          </w:p>
        </w:tc>
      </w:tr>
      <w:tr w:rsidR="001942CB" w14:paraId="4ABA01BD" w14:textId="77777777" w:rsidTr="00FF7147">
        <w:trPr>
          <w:trHeight w:val="206"/>
        </w:trPr>
        <w:tc>
          <w:tcPr>
            <w:tcW w:w="1680" w:type="dxa"/>
            <w:tcBorders>
              <w:top w:val="nil"/>
              <w:left w:val="nil"/>
              <w:bottom w:val="nil"/>
              <w:right w:val="nil"/>
            </w:tcBorders>
            <w:shd w:val="clear" w:color="auto" w:fill="auto"/>
            <w:vAlign w:val="bottom"/>
          </w:tcPr>
          <w:p w14:paraId="4AE2DD9B"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US </w:t>
            </w:r>
          </w:p>
        </w:tc>
        <w:tc>
          <w:tcPr>
            <w:tcW w:w="787" w:type="dxa"/>
            <w:tcBorders>
              <w:top w:val="nil"/>
              <w:left w:val="nil"/>
              <w:bottom w:val="nil"/>
              <w:right w:val="nil"/>
            </w:tcBorders>
            <w:shd w:val="clear" w:color="auto" w:fill="auto"/>
            <w:vAlign w:val="bottom"/>
          </w:tcPr>
          <w:p w14:paraId="7C5C4F5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2.99</w:t>
            </w:r>
          </w:p>
        </w:tc>
        <w:tc>
          <w:tcPr>
            <w:tcW w:w="909" w:type="dxa"/>
            <w:tcBorders>
              <w:top w:val="nil"/>
              <w:left w:val="nil"/>
              <w:bottom w:val="nil"/>
              <w:right w:val="nil"/>
            </w:tcBorders>
            <w:shd w:val="clear" w:color="auto" w:fill="auto"/>
            <w:vAlign w:val="bottom"/>
          </w:tcPr>
          <w:p w14:paraId="7C5D644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1.63</w:t>
            </w:r>
          </w:p>
        </w:tc>
        <w:tc>
          <w:tcPr>
            <w:tcW w:w="1490" w:type="dxa"/>
            <w:tcBorders>
              <w:top w:val="nil"/>
              <w:left w:val="nil"/>
              <w:bottom w:val="nil"/>
              <w:right w:val="nil"/>
            </w:tcBorders>
            <w:shd w:val="clear" w:color="auto" w:fill="auto"/>
            <w:vAlign w:val="bottom"/>
          </w:tcPr>
          <w:p w14:paraId="25DCA1FB" w14:textId="77777777" w:rsidR="001942CB" w:rsidRDefault="001942CB" w:rsidP="00FF7147">
            <w:pPr>
              <w:spacing w:after="0"/>
              <w:rPr>
                <w:rFonts w:ascii="Arial" w:eastAsia="Arial" w:hAnsi="Arial" w:cs="Arial"/>
                <w:color w:val="000000"/>
              </w:rPr>
            </w:pPr>
            <w:r>
              <w:rPr>
                <w:rFonts w:ascii="Arial" w:eastAsia="Arial" w:hAnsi="Arial" w:cs="Arial"/>
                <w:color w:val="000000"/>
              </w:rPr>
              <w:t>[1.60, 1.67]</w:t>
            </w:r>
          </w:p>
        </w:tc>
        <w:tc>
          <w:tcPr>
            <w:tcW w:w="1225" w:type="dxa"/>
            <w:tcBorders>
              <w:top w:val="nil"/>
              <w:left w:val="nil"/>
              <w:bottom w:val="nil"/>
              <w:right w:val="nil"/>
            </w:tcBorders>
            <w:shd w:val="clear" w:color="auto" w:fill="auto"/>
            <w:vAlign w:val="bottom"/>
          </w:tcPr>
          <w:p w14:paraId="1C3ED7D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2.26</w:t>
            </w:r>
          </w:p>
        </w:tc>
        <w:tc>
          <w:tcPr>
            <w:tcW w:w="1385" w:type="dxa"/>
            <w:tcBorders>
              <w:top w:val="nil"/>
              <w:left w:val="nil"/>
              <w:bottom w:val="nil"/>
              <w:right w:val="nil"/>
            </w:tcBorders>
            <w:shd w:val="clear" w:color="auto" w:fill="auto"/>
            <w:vAlign w:val="bottom"/>
          </w:tcPr>
          <w:p w14:paraId="31EB8C7B" w14:textId="77777777" w:rsidR="001942CB" w:rsidRDefault="001942CB" w:rsidP="00FF7147">
            <w:pPr>
              <w:spacing w:after="0"/>
              <w:rPr>
                <w:rFonts w:ascii="Arial" w:eastAsia="Arial" w:hAnsi="Arial" w:cs="Arial"/>
                <w:color w:val="000000"/>
              </w:rPr>
            </w:pPr>
            <w:r>
              <w:rPr>
                <w:rFonts w:ascii="Arial" w:eastAsia="Arial" w:hAnsi="Arial" w:cs="Arial"/>
                <w:color w:val="000000"/>
              </w:rPr>
              <w:t>[2.18, 2.33]</w:t>
            </w:r>
          </w:p>
        </w:tc>
        <w:tc>
          <w:tcPr>
            <w:tcW w:w="1281" w:type="dxa"/>
            <w:tcBorders>
              <w:top w:val="nil"/>
              <w:left w:val="nil"/>
              <w:bottom w:val="nil"/>
              <w:right w:val="nil"/>
            </w:tcBorders>
            <w:shd w:val="clear" w:color="auto" w:fill="auto"/>
            <w:vAlign w:val="bottom"/>
          </w:tcPr>
          <w:p w14:paraId="34790CB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-0.62</w:t>
            </w:r>
          </w:p>
        </w:tc>
        <w:tc>
          <w:tcPr>
            <w:tcW w:w="1572" w:type="dxa"/>
            <w:tcBorders>
              <w:top w:val="nil"/>
              <w:left w:val="nil"/>
              <w:bottom w:val="nil"/>
              <w:right w:val="nil"/>
            </w:tcBorders>
            <w:shd w:val="clear" w:color="auto" w:fill="auto"/>
            <w:vAlign w:val="bottom"/>
          </w:tcPr>
          <w:p w14:paraId="22E8E37B" w14:textId="77777777" w:rsidR="001942CB" w:rsidRDefault="001942CB" w:rsidP="00FF7147">
            <w:pPr>
              <w:spacing w:after="0"/>
              <w:rPr>
                <w:rFonts w:ascii="Arial" w:eastAsia="Arial" w:hAnsi="Arial" w:cs="Arial"/>
                <w:color w:val="000000"/>
              </w:rPr>
            </w:pPr>
            <w:r>
              <w:rPr>
                <w:rFonts w:ascii="Arial" w:eastAsia="Arial" w:hAnsi="Arial" w:cs="Arial"/>
                <w:color w:val="000000"/>
              </w:rPr>
              <w:t>[-0.58, -0.66]</w:t>
            </w:r>
          </w:p>
        </w:tc>
        <w:tc>
          <w:tcPr>
            <w:tcW w:w="265" w:type="dxa"/>
            <w:vAlign w:val="center"/>
          </w:tcPr>
          <w:p w14:paraId="5B6B9EDA" w14:textId="77777777" w:rsidR="001942CB" w:rsidRDefault="001942CB" w:rsidP="00FF7147">
            <w:pPr>
              <w:spacing w:after="0"/>
              <w:rPr>
                <w:rFonts w:ascii="Times New Roman" w:eastAsia="Times New Roman" w:hAnsi="Times New Roman" w:cs="Times New Roman"/>
                <w:sz w:val="20"/>
                <w:szCs w:val="20"/>
              </w:rPr>
            </w:pPr>
          </w:p>
        </w:tc>
      </w:tr>
      <w:tr w:rsidR="001942CB" w14:paraId="4D62FF6E" w14:textId="77777777" w:rsidTr="00FF7147">
        <w:trPr>
          <w:trHeight w:val="214"/>
        </w:trPr>
        <w:tc>
          <w:tcPr>
            <w:tcW w:w="1680" w:type="dxa"/>
            <w:tcBorders>
              <w:top w:val="nil"/>
              <w:left w:val="nil"/>
              <w:bottom w:val="nil"/>
              <w:right w:val="nil"/>
            </w:tcBorders>
            <w:shd w:val="clear" w:color="auto" w:fill="auto"/>
            <w:vAlign w:val="bottom"/>
          </w:tcPr>
          <w:p w14:paraId="5CE182C1"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China </w:t>
            </w:r>
          </w:p>
        </w:tc>
        <w:tc>
          <w:tcPr>
            <w:tcW w:w="787" w:type="dxa"/>
            <w:tcBorders>
              <w:top w:val="nil"/>
              <w:left w:val="nil"/>
              <w:bottom w:val="nil"/>
              <w:right w:val="nil"/>
            </w:tcBorders>
            <w:shd w:val="clear" w:color="auto" w:fill="auto"/>
            <w:vAlign w:val="bottom"/>
          </w:tcPr>
          <w:p w14:paraId="526210C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3.81</w:t>
            </w:r>
          </w:p>
        </w:tc>
        <w:tc>
          <w:tcPr>
            <w:tcW w:w="909" w:type="dxa"/>
            <w:tcBorders>
              <w:top w:val="nil"/>
              <w:left w:val="nil"/>
              <w:bottom w:val="nil"/>
              <w:right w:val="nil"/>
            </w:tcBorders>
            <w:shd w:val="clear" w:color="auto" w:fill="auto"/>
            <w:vAlign w:val="bottom"/>
          </w:tcPr>
          <w:p w14:paraId="172BC83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0.45</w:t>
            </w:r>
          </w:p>
        </w:tc>
        <w:tc>
          <w:tcPr>
            <w:tcW w:w="1490" w:type="dxa"/>
            <w:tcBorders>
              <w:top w:val="nil"/>
              <w:left w:val="nil"/>
              <w:bottom w:val="nil"/>
              <w:right w:val="nil"/>
            </w:tcBorders>
            <w:shd w:val="clear" w:color="auto" w:fill="auto"/>
            <w:vAlign w:val="bottom"/>
          </w:tcPr>
          <w:p w14:paraId="05ACB8DB" w14:textId="77777777" w:rsidR="001942CB" w:rsidRDefault="001942CB" w:rsidP="00FF7147">
            <w:pPr>
              <w:spacing w:after="0"/>
              <w:rPr>
                <w:rFonts w:ascii="Arial" w:eastAsia="Arial" w:hAnsi="Arial" w:cs="Arial"/>
                <w:color w:val="000000"/>
              </w:rPr>
            </w:pPr>
            <w:r>
              <w:rPr>
                <w:rFonts w:ascii="Arial" w:eastAsia="Arial" w:hAnsi="Arial" w:cs="Arial"/>
                <w:color w:val="000000"/>
              </w:rPr>
              <w:t>[0.37, 0.54]</w:t>
            </w:r>
          </w:p>
        </w:tc>
        <w:tc>
          <w:tcPr>
            <w:tcW w:w="1225" w:type="dxa"/>
            <w:tcBorders>
              <w:top w:val="nil"/>
              <w:left w:val="nil"/>
              <w:bottom w:val="nil"/>
              <w:right w:val="nil"/>
            </w:tcBorders>
            <w:shd w:val="clear" w:color="auto" w:fill="auto"/>
            <w:vAlign w:val="bottom"/>
          </w:tcPr>
          <w:p w14:paraId="4E3C58F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2.39</w:t>
            </w:r>
          </w:p>
        </w:tc>
        <w:tc>
          <w:tcPr>
            <w:tcW w:w="1385" w:type="dxa"/>
            <w:tcBorders>
              <w:top w:val="nil"/>
              <w:left w:val="nil"/>
              <w:bottom w:val="nil"/>
              <w:right w:val="nil"/>
            </w:tcBorders>
            <w:shd w:val="clear" w:color="auto" w:fill="auto"/>
            <w:vAlign w:val="bottom"/>
          </w:tcPr>
          <w:p w14:paraId="7C2EBAEC" w14:textId="77777777" w:rsidR="001942CB" w:rsidRDefault="001942CB" w:rsidP="00FF7147">
            <w:pPr>
              <w:spacing w:after="0"/>
              <w:rPr>
                <w:rFonts w:ascii="Arial" w:eastAsia="Arial" w:hAnsi="Arial" w:cs="Arial"/>
                <w:color w:val="000000"/>
              </w:rPr>
            </w:pPr>
            <w:r>
              <w:rPr>
                <w:rFonts w:ascii="Arial" w:eastAsia="Arial" w:hAnsi="Arial" w:cs="Arial"/>
                <w:color w:val="000000"/>
              </w:rPr>
              <w:t>[2.14, 2.64]</w:t>
            </w:r>
          </w:p>
        </w:tc>
        <w:tc>
          <w:tcPr>
            <w:tcW w:w="1281" w:type="dxa"/>
            <w:tcBorders>
              <w:top w:val="nil"/>
              <w:left w:val="nil"/>
              <w:bottom w:val="nil"/>
              <w:right w:val="nil"/>
            </w:tcBorders>
            <w:shd w:val="clear" w:color="auto" w:fill="auto"/>
            <w:vAlign w:val="bottom"/>
          </w:tcPr>
          <w:p w14:paraId="27C5E7D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-1.93</w:t>
            </w:r>
          </w:p>
        </w:tc>
        <w:tc>
          <w:tcPr>
            <w:tcW w:w="1572" w:type="dxa"/>
            <w:tcBorders>
              <w:top w:val="nil"/>
              <w:left w:val="nil"/>
              <w:bottom w:val="nil"/>
              <w:right w:val="nil"/>
            </w:tcBorders>
            <w:shd w:val="clear" w:color="auto" w:fill="auto"/>
            <w:vAlign w:val="bottom"/>
          </w:tcPr>
          <w:p w14:paraId="6E5C29E6" w14:textId="77777777" w:rsidR="001942CB" w:rsidRDefault="001942CB" w:rsidP="00FF7147">
            <w:pPr>
              <w:spacing w:after="0"/>
              <w:rPr>
                <w:rFonts w:ascii="Arial" w:eastAsia="Arial" w:hAnsi="Arial" w:cs="Arial"/>
                <w:color w:val="000000"/>
              </w:rPr>
            </w:pPr>
            <w:r>
              <w:rPr>
                <w:rFonts w:ascii="Arial" w:eastAsia="Arial" w:hAnsi="Arial" w:cs="Arial"/>
                <w:color w:val="000000"/>
              </w:rPr>
              <w:t>[-1.77, -2.10]</w:t>
            </w:r>
          </w:p>
        </w:tc>
        <w:tc>
          <w:tcPr>
            <w:tcW w:w="265" w:type="dxa"/>
            <w:vAlign w:val="center"/>
          </w:tcPr>
          <w:p w14:paraId="60C053FD" w14:textId="77777777" w:rsidR="001942CB" w:rsidRDefault="001942CB" w:rsidP="00FF7147">
            <w:pPr>
              <w:spacing w:after="0"/>
              <w:rPr>
                <w:rFonts w:ascii="Times New Roman" w:eastAsia="Times New Roman" w:hAnsi="Times New Roman" w:cs="Times New Roman"/>
                <w:sz w:val="20"/>
                <w:szCs w:val="20"/>
              </w:rPr>
            </w:pPr>
          </w:p>
        </w:tc>
      </w:tr>
      <w:tr w:rsidR="001942CB" w14:paraId="30187474" w14:textId="77777777" w:rsidTr="00FF7147">
        <w:trPr>
          <w:trHeight w:val="206"/>
        </w:trPr>
        <w:tc>
          <w:tcPr>
            <w:tcW w:w="1680" w:type="dxa"/>
            <w:tcBorders>
              <w:top w:val="nil"/>
              <w:left w:val="nil"/>
              <w:bottom w:val="nil"/>
              <w:right w:val="nil"/>
            </w:tcBorders>
            <w:shd w:val="clear" w:color="auto" w:fill="auto"/>
            <w:vAlign w:val="bottom"/>
          </w:tcPr>
          <w:p w14:paraId="69EDF5BA"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Mexico </w:t>
            </w:r>
          </w:p>
        </w:tc>
        <w:tc>
          <w:tcPr>
            <w:tcW w:w="787" w:type="dxa"/>
            <w:tcBorders>
              <w:top w:val="nil"/>
              <w:left w:val="nil"/>
              <w:bottom w:val="nil"/>
              <w:right w:val="nil"/>
            </w:tcBorders>
            <w:shd w:val="clear" w:color="auto" w:fill="auto"/>
            <w:vAlign w:val="bottom"/>
          </w:tcPr>
          <w:p w14:paraId="68F8C77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2.64</w:t>
            </w:r>
          </w:p>
        </w:tc>
        <w:tc>
          <w:tcPr>
            <w:tcW w:w="909" w:type="dxa"/>
            <w:tcBorders>
              <w:top w:val="nil"/>
              <w:left w:val="nil"/>
              <w:bottom w:val="nil"/>
              <w:right w:val="nil"/>
            </w:tcBorders>
            <w:shd w:val="clear" w:color="auto" w:fill="auto"/>
            <w:vAlign w:val="bottom"/>
          </w:tcPr>
          <w:p w14:paraId="2B08495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0.74</w:t>
            </w:r>
          </w:p>
        </w:tc>
        <w:tc>
          <w:tcPr>
            <w:tcW w:w="1490" w:type="dxa"/>
            <w:tcBorders>
              <w:top w:val="nil"/>
              <w:left w:val="nil"/>
              <w:bottom w:val="nil"/>
              <w:right w:val="nil"/>
            </w:tcBorders>
            <w:shd w:val="clear" w:color="auto" w:fill="auto"/>
            <w:vAlign w:val="bottom"/>
          </w:tcPr>
          <w:p w14:paraId="77F1674A" w14:textId="77777777" w:rsidR="001942CB" w:rsidRDefault="001942CB" w:rsidP="00FF7147">
            <w:pPr>
              <w:spacing w:after="0"/>
              <w:rPr>
                <w:rFonts w:ascii="Arial" w:eastAsia="Arial" w:hAnsi="Arial" w:cs="Arial"/>
                <w:color w:val="000000"/>
              </w:rPr>
            </w:pPr>
            <w:r>
              <w:rPr>
                <w:rFonts w:ascii="Arial" w:eastAsia="Arial" w:hAnsi="Arial" w:cs="Arial"/>
                <w:color w:val="000000"/>
              </w:rPr>
              <w:t>[0.68, 0.80]</w:t>
            </w:r>
          </w:p>
        </w:tc>
        <w:tc>
          <w:tcPr>
            <w:tcW w:w="1225" w:type="dxa"/>
            <w:tcBorders>
              <w:top w:val="nil"/>
              <w:left w:val="nil"/>
              <w:bottom w:val="nil"/>
              <w:right w:val="nil"/>
            </w:tcBorders>
            <w:shd w:val="clear" w:color="auto" w:fill="auto"/>
            <w:vAlign w:val="bottom"/>
          </w:tcPr>
          <w:p w14:paraId="03146AF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1.91</w:t>
            </w:r>
          </w:p>
        </w:tc>
        <w:tc>
          <w:tcPr>
            <w:tcW w:w="1385" w:type="dxa"/>
            <w:tcBorders>
              <w:top w:val="nil"/>
              <w:left w:val="nil"/>
              <w:bottom w:val="nil"/>
              <w:right w:val="nil"/>
            </w:tcBorders>
            <w:shd w:val="clear" w:color="auto" w:fill="auto"/>
            <w:vAlign w:val="bottom"/>
          </w:tcPr>
          <w:p w14:paraId="41571FC7"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[1.75, 2.07] </w:t>
            </w:r>
          </w:p>
        </w:tc>
        <w:tc>
          <w:tcPr>
            <w:tcW w:w="1281" w:type="dxa"/>
            <w:tcBorders>
              <w:top w:val="nil"/>
              <w:left w:val="nil"/>
              <w:bottom w:val="nil"/>
              <w:right w:val="nil"/>
            </w:tcBorders>
            <w:shd w:val="clear" w:color="auto" w:fill="auto"/>
            <w:vAlign w:val="bottom"/>
          </w:tcPr>
          <w:p w14:paraId="466ADDA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-1.17</w:t>
            </w:r>
          </w:p>
        </w:tc>
        <w:tc>
          <w:tcPr>
            <w:tcW w:w="1572" w:type="dxa"/>
            <w:tcBorders>
              <w:top w:val="nil"/>
              <w:left w:val="nil"/>
              <w:bottom w:val="nil"/>
              <w:right w:val="nil"/>
            </w:tcBorders>
            <w:shd w:val="clear" w:color="auto" w:fill="auto"/>
            <w:vAlign w:val="bottom"/>
          </w:tcPr>
          <w:p w14:paraId="0CC7122A" w14:textId="77777777" w:rsidR="001942CB" w:rsidRDefault="001942CB" w:rsidP="00FF7147">
            <w:pPr>
              <w:spacing w:after="0"/>
              <w:rPr>
                <w:rFonts w:ascii="Arial" w:eastAsia="Arial" w:hAnsi="Arial" w:cs="Arial"/>
                <w:color w:val="000000"/>
              </w:rPr>
            </w:pPr>
            <w:r>
              <w:rPr>
                <w:rFonts w:ascii="Arial" w:eastAsia="Arial" w:hAnsi="Arial" w:cs="Arial"/>
                <w:color w:val="000000"/>
              </w:rPr>
              <w:t>[-1.07, -1.26]</w:t>
            </w:r>
          </w:p>
        </w:tc>
        <w:tc>
          <w:tcPr>
            <w:tcW w:w="265" w:type="dxa"/>
            <w:vAlign w:val="center"/>
          </w:tcPr>
          <w:p w14:paraId="4C108057" w14:textId="77777777" w:rsidR="001942CB" w:rsidRDefault="001942CB" w:rsidP="00FF7147">
            <w:pPr>
              <w:spacing w:after="0"/>
              <w:rPr>
                <w:rFonts w:ascii="Times New Roman" w:eastAsia="Times New Roman" w:hAnsi="Times New Roman" w:cs="Times New Roman"/>
                <w:sz w:val="20"/>
                <w:szCs w:val="20"/>
              </w:rPr>
            </w:pPr>
          </w:p>
        </w:tc>
      </w:tr>
      <w:tr w:rsidR="001942CB" w14:paraId="0FE20E5C" w14:textId="77777777" w:rsidTr="00FF7147">
        <w:trPr>
          <w:trHeight w:val="206"/>
        </w:trPr>
        <w:tc>
          <w:tcPr>
            <w:tcW w:w="1680" w:type="dxa"/>
            <w:tcBorders>
              <w:top w:val="nil"/>
              <w:left w:val="nil"/>
              <w:bottom w:val="nil"/>
              <w:right w:val="nil"/>
            </w:tcBorders>
            <w:shd w:val="clear" w:color="auto" w:fill="auto"/>
            <w:vAlign w:val="bottom"/>
          </w:tcPr>
          <w:p w14:paraId="353860BB"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India </w:t>
            </w:r>
          </w:p>
        </w:tc>
        <w:tc>
          <w:tcPr>
            <w:tcW w:w="787" w:type="dxa"/>
            <w:tcBorders>
              <w:top w:val="nil"/>
              <w:left w:val="nil"/>
              <w:bottom w:val="nil"/>
              <w:right w:val="nil"/>
            </w:tcBorders>
            <w:shd w:val="clear" w:color="auto" w:fill="auto"/>
            <w:vAlign w:val="bottom"/>
          </w:tcPr>
          <w:p w14:paraId="4EE3B09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1.63</w:t>
            </w:r>
          </w:p>
        </w:tc>
        <w:tc>
          <w:tcPr>
            <w:tcW w:w="909" w:type="dxa"/>
            <w:tcBorders>
              <w:top w:val="nil"/>
              <w:left w:val="nil"/>
              <w:bottom w:val="nil"/>
              <w:right w:val="nil"/>
            </w:tcBorders>
            <w:shd w:val="clear" w:color="auto" w:fill="auto"/>
            <w:vAlign w:val="bottom"/>
          </w:tcPr>
          <w:p w14:paraId="0FF95AD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-0.17</w:t>
            </w:r>
          </w:p>
        </w:tc>
        <w:tc>
          <w:tcPr>
            <w:tcW w:w="1490" w:type="dxa"/>
            <w:tcBorders>
              <w:top w:val="nil"/>
              <w:left w:val="nil"/>
              <w:bottom w:val="nil"/>
              <w:right w:val="nil"/>
            </w:tcBorders>
            <w:shd w:val="clear" w:color="auto" w:fill="auto"/>
            <w:vAlign w:val="bottom"/>
          </w:tcPr>
          <w:p w14:paraId="6C1F5587" w14:textId="77777777" w:rsidR="001942CB" w:rsidRDefault="001942CB" w:rsidP="00FF7147">
            <w:pPr>
              <w:spacing w:after="0"/>
              <w:rPr>
                <w:rFonts w:ascii="Arial" w:eastAsia="Arial" w:hAnsi="Arial" w:cs="Arial"/>
                <w:color w:val="000000"/>
              </w:rPr>
            </w:pPr>
            <w:r>
              <w:rPr>
                <w:rFonts w:ascii="Arial" w:eastAsia="Arial" w:hAnsi="Arial" w:cs="Arial"/>
                <w:color w:val="000000"/>
              </w:rPr>
              <w:t>[-0.22, -0.1]</w:t>
            </w:r>
          </w:p>
        </w:tc>
        <w:tc>
          <w:tcPr>
            <w:tcW w:w="1225" w:type="dxa"/>
            <w:tcBorders>
              <w:top w:val="nil"/>
              <w:left w:val="nil"/>
              <w:bottom w:val="nil"/>
              <w:right w:val="nil"/>
            </w:tcBorders>
            <w:shd w:val="clear" w:color="auto" w:fill="auto"/>
            <w:vAlign w:val="bottom"/>
          </w:tcPr>
          <w:p w14:paraId="0921114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1.09</w:t>
            </w:r>
          </w:p>
        </w:tc>
        <w:tc>
          <w:tcPr>
            <w:tcW w:w="1385" w:type="dxa"/>
            <w:tcBorders>
              <w:top w:val="nil"/>
              <w:left w:val="nil"/>
              <w:bottom w:val="nil"/>
              <w:right w:val="nil"/>
            </w:tcBorders>
            <w:shd w:val="clear" w:color="auto" w:fill="auto"/>
            <w:vAlign w:val="bottom"/>
          </w:tcPr>
          <w:p w14:paraId="54A1C184" w14:textId="77777777" w:rsidR="001942CB" w:rsidRDefault="001942CB" w:rsidP="00FF7147">
            <w:pPr>
              <w:spacing w:after="0"/>
              <w:rPr>
                <w:rFonts w:ascii="Arial" w:eastAsia="Arial" w:hAnsi="Arial" w:cs="Arial"/>
                <w:color w:val="000000"/>
              </w:rPr>
            </w:pPr>
            <w:r>
              <w:rPr>
                <w:rFonts w:ascii="Arial" w:eastAsia="Arial" w:hAnsi="Arial" w:cs="Arial"/>
                <w:color w:val="000000"/>
              </w:rPr>
              <w:t>[1.05, 1.13]</w:t>
            </w:r>
          </w:p>
        </w:tc>
        <w:tc>
          <w:tcPr>
            <w:tcW w:w="1281" w:type="dxa"/>
            <w:tcBorders>
              <w:top w:val="nil"/>
              <w:left w:val="nil"/>
              <w:bottom w:val="nil"/>
              <w:right w:val="nil"/>
            </w:tcBorders>
            <w:shd w:val="clear" w:color="auto" w:fill="auto"/>
            <w:vAlign w:val="bottom"/>
          </w:tcPr>
          <w:p w14:paraId="5C89B92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-1.26</w:t>
            </w:r>
          </w:p>
        </w:tc>
        <w:tc>
          <w:tcPr>
            <w:tcW w:w="1572" w:type="dxa"/>
            <w:tcBorders>
              <w:top w:val="nil"/>
              <w:left w:val="nil"/>
              <w:bottom w:val="nil"/>
              <w:right w:val="nil"/>
            </w:tcBorders>
            <w:shd w:val="clear" w:color="auto" w:fill="auto"/>
            <w:vAlign w:val="bottom"/>
          </w:tcPr>
          <w:p w14:paraId="2A91AD1E" w14:textId="77777777" w:rsidR="001942CB" w:rsidRDefault="001942CB" w:rsidP="00FF7147">
            <w:pPr>
              <w:spacing w:after="0"/>
              <w:rPr>
                <w:rFonts w:ascii="Arial" w:eastAsia="Arial" w:hAnsi="Arial" w:cs="Arial"/>
                <w:color w:val="000000"/>
              </w:rPr>
            </w:pPr>
            <w:r>
              <w:rPr>
                <w:rFonts w:ascii="Arial" w:eastAsia="Arial" w:hAnsi="Arial" w:cs="Arial"/>
                <w:color w:val="000000"/>
              </w:rPr>
              <w:t>[-1.27, -1.25]</w:t>
            </w:r>
          </w:p>
        </w:tc>
        <w:tc>
          <w:tcPr>
            <w:tcW w:w="265" w:type="dxa"/>
            <w:vAlign w:val="center"/>
          </w:tcPr>
          <w:p w14:paraId="31AB3376" w14:textId="77777777" w:rsidR="001942CB" w:rsidRDefault="001942CB" w:rsidP="00FF7147">
            <w:pPr>
              <w:spacing w:after="0"/>
              <w:rPr>
                <w:rFonts w:ascii="Times New Roman" w:eastAsia="Times New Roman" w:hAnsi="Times New Roman" w:cs="Times New Roman"/>
                <w:sz w:val="20"/>
                <w:szCs w:val="20"/>
              </w:rPr>
            </w:pPr>
          </w:p>
        </w:tc>
      </w:tr>
      <w:tr w:rsidR="001942CB" w14:paraId="45FC7BB3" w14:textId="77777777" w:rsidTr="00FF7147">
        <w:trPr>
          <w:trHeight w:val="206"/>
        </w:trPr>
        <w:tc>
          <w:tcPr>
            <w:tcW w:w="1680" w:type="dxa"/>
            <w:tcBorders>
              <w:top w:val="nil"/>
              <w:left w:val="nil"/>
              <w:bottom w:val="nil"/>
              <w:right w:val="nil"/>
            </w:tcBorders>
            <w:shd w:val="clear" w:color="auto" w:fill="auto"/>
            <w:vAlign w:val="bottom"/>
          </w:tcPr>
          <w:p w14:paraId="6E4DA6C0"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Korea </w:t>
            </w:r>
          </w:p>
        </w:tc>
        <w:tc>
          <w:tcPr>
            <w:tcW w:w="787" w:type="dxa"/>
            <w:tcBorders>
              <w:top w:val="nil"/>
              <w:left w:val="nil"/>
              <w:bottom w:val="nil"/>
              <w:right w:val="nil"/>
            </w:tcBorders>
            <w:shd w:val="clear" w:color="auto" w:fill="auto"/>
            <w:vAlign w:val="bottom"/>
          </w:tcPr>
          <w:p w14:paraId="340310F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5.56</w:t>
            </w:r>
          </w:p>
        </w:tc>
        <w:tc>
          <w:tcPr>
            <w:tcW w:w="909" w:type="dxa"/>
            <w:tcBorders>
              <w:top w:val="nil"/>
              <w:left w:val="nil"/>
              <w:bottom w:val="nil"/>
              <w:right w:val="nil"/>
            </w:tcBorders>
            <w:shd w:val="clear" w:color="auto" w:fill="auto"/>
            <w:vAlign w:val="bottom"/>
          </w:tcPr>
          <w:p w14:paraId="74AE4E8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4.39</w:t>
            </w:r>
          </w:p>
        </w:tc>
        <w:tc>
          <w:tcPr>
            <w:tcW w:w="1490" w:type="dxa"/>
            <w:tcBorders>
              <w:top w:val="nil"/>
              <w:left w:val="nil"/>
              <w:bottom w:val="nil"/>
              <w:right w:val="nil"/>
            </w:tcBorders>
            <w:shd w:val="clear" w:color="auto" w:fill="auto"/>
            <w:vAlign w:val="bottom"/>
          </w:tcPr>
          <w:p w14:paraId="5E08AFB2" w14:textId="77777777" w:rsidR="001942CB" w:rsidRDefault="001942CB" w:rsidP="00FF7147">
            <w:pPr>
              <w:spacing w:after="0"/>
              <w:rPr>
                <w:rFonts w:ascii="Arial" w:eastAsia="Arial" w:hAnsi="Arial" w:cs="Arial"/>
                <w:color w:val="000000"/>
              </w:rPr>
            </w:pPr>
            <w:r>
              <w:rPr>
                <w:rFonts w:ascii="Arial" w:eastAsia="Arial" w:hAnsi="Arial" w:cs="Arial"/>
                <w:color w:val="000000"/>
              </w:rPr>
              <w:t>[4.33, 4.46]</w:t>
            </w:r>
          </w:p>
        </w:tc>
        <w:tc>
          <w:tcPr>
            <w:tcW w:w="1225" w:type="dxa"/>
            <w:tcBorders>
              <w:top w:val="nil"/>
              <w:left w:val="nil"/>
              <w:bottom w:val="nil"/>
              <w:right w:val="nil"/>
            </w:tcBorders>
            <w:shd w:val="clear" w:color="auto" w:fill="auto"/>
            <w:vAlign w:val="bottom"/>
          </w:tcPr>
          <w:p w14:paraId="0E49214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4.74</w:t>
            </w:r>
          </w:p>
        </w:tc>
        <w:tc>
          <w:tcPr>
            <w:tcW w:w="1385" w:type="dxa"/>
            <w:tcBorders>
              <w:top w:val="nil"/>
              <w:left w:val="nil"/>
              <w:bottom w:val="nil"/>
              <w:right w:val="nil"/>
            </w:tcBorders>
            <w:shd w:val="clear" w:color="auto" w:fill="auto"/>
            <w:vAlign w:val="bottom"/>
          </w:tcPr>
          <w:p w14:paraId="268F2E16" w14:textId="77777777" w:rsidR="001942CB" w:rsidRDefault="001942CB" w:rsidP="00FF7147">
            <w:pPr>
              <w:spacing w:after="0"/>
              <w:rPr>
                <w:rFonts w:ascii="Arial" w:eastAsia="Arial" w:hAnsi="Arial" w:cs="Arial"/>
                <w:color w:val="000000"/>
              </w:rPr>
            </w:pPr>
            <w:r>
              <w:rPr>
                <w:rFonts w:ascii="Arial" w:eastAsia="Arial" w:hAnsi="Arial" w:cs="Arial"/>
                <w:color w:val="000000"/>
              </w:rPr>
              <w:t>[4.57, 4.93]</w:t>
            </w:r>
          </w:p>
        </w:tc>
        <w:tc>
          <w:tcPr>
            <w:tcW w:w="1281" w:type="dxa"/>
            <w:tcBorders>
              <w:top w:val="nil"/>
              <w:left w:val="nil"/>
              <w:bottom w:val="nil"/>
              <w:right w:val="nil"/>
            </w:tcBorders>
            <w:shd w:val="clear" w:color="auto" w:fill="auto"/>
            <w:vAlign w:val="bottom"/>
          </w:tcPr>
          <w:p w14:paraId="5DE7D4C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-0.35</w:t>
            </w:r>
          </w:p>
        </w:tc>
        <w:tc>
          <w:tcPr>
            <w:tcW w:w="1572" w:type="dxa"/>
            <w:tcBorders>
              <w:top w:val="nil"/>
              <w:left w:val="nil"/>
              <w:bottom w:val="nil"/>
              <w:right w:val="nil"/>
            </w:tcBorders>
            <w:shd w:val="clear" w:color="auto" w:fill="auto"/>
            <w:vAlign w:val="bottom"/>
          </w:tcPr>
          <w:p w14:paraId="21DB1836" w14:textId="77777777" w:rsidR="001942CB" w:rsidRDefault="001942CB" w:rsidP="00FF7147">
            <w:pPr>
              <w:spacing w:after="0"/>
              <w:rPr>
                <w:rFonts w:ascii="Arial" w:eastAsia="Arial" w:hAnsi="Arial" w:cs="Arial"/>
                <w:color w:val="000000"/>
              </w:rPr>
            </w:pPr>
            <w:r>
              <w:rPr>
                <w:rFonts w:ascii="Arial" w:eastAsia="Arial" w:hAnsi="Arial" w:cs="Arial"/>
                <w:color w:val="000000"/>
              </w:rPr>
              <w:t>[-0.24, -0.46]</w:t>
            </w:r>
          </w:p>
        </w:tc>
        <w:tc>
          <w:tcPr>
            <w:tcW w:w="265" w:type="dxa"/>
            <w:vAlign w:val="center"/>
          </w:tcPr>
          <w:p w14:paraId="6D3C8663" w14:textId="77777777" w:rsidR="001942CB" w:rsidRDefault="001942CB" w:rsidP="00FF7147">
            <w:pPr>
              <w:spacing w:after="0"/>
              <w:rPr>
                <w:rFonts w:ascii="Times New Roman" w:eastAsia="Times New Roman" w:hAnsi="Times New Roman" w:cs="Times New Roman"/>
                <w:sz w:val="20"/>
                <w:szCs w:val="20"/>
              </w:rPr>
            </w:pPr>
          </w:p>
        </w:tc>
      </w:tr>
      <w:tr w:rsidR="001942CB" w14:paraId="106E606E" w14:textId="77777777" w:rsidTr="00FF7147">
        <w:trPr>
          <w:trHeight w:val="206"/>
        </w:trPr>
        <w:tc>
          <w:tcPr>
            <w:tcW w:w="1680" w:type="dxa"/>
            <w:tcBorders>
              <w:top w:val="nil"/>
              <w:left w:val="nil"/>
              <w:bottom w:val="nil"/>
              <w:right w:val="nil"/>
            </w:tcBorders>
            <w:shd w:val="clear" w:color="auto" w:fill="auto"/>
            <w:vAlign w:val="bottom"/>
          </w:tcPr>
          <w:p w14:paraId="02226610"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England </w:t>
            </w:r>
          </w:p>
        </w:tc>
        <w:tc>
          <w:tcPr>
            <w:tcW w:w="787" w:type="dxa"/>
            <w:tcBorders>
              <w:top w:val="nil"/>
              <w:left w:val="nil"/>
              <w:bottom w:val="nil"/>
              <w:right w:val="nil"/>
            </w:tcBorders>
            <w:shd w:val="clear" w:color="auto" w:fill="auto"/>
            <w:vAlign w:val="bottom"/>
          </w:tcPr>
          <w:p w14:paraId="7CB213B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2.68</w:t>
            </w:r>
          </w:p>
        </w:tc>
        <w:tc>
          <w:tcPr>
            <w:tcW w:w="909" w:type="dxa"/>
            <w:tcBorders>
              <w:top w:val="nil"/>
              <w:left w:val="nil"/>
              <w:bottom w:val="nil"/>
              <w:right w:val="nil"/>
            </w:tcBorders>
            <w:shd w:val="clear" w:color="auto" w:fill="auto"/>
            <w:vAlign w:val="bottom"/>
          </w:tcPr>
          <w:p w14:paraId="56ABD54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1.58</w:t>
            </w:r>
          </w:p>
        </w:tc>
        <w:tc>
          <w:tcPr>
            <w:tcW w:w="1490" w:type="dxa"/>
            <w:tcBorders>
              <w:top w:val="nil"/>
              <w:left w:val="nil"/>
              <w:bottom w:val="nil"/>
              <w:right w:val="nil"/>
            </w:tcBorders>
            <w:shd w:val="clear" w:color="auto" w:fill="auto"/>
            <w:vAlign w:val="bottom"/>
          </w:tcPr>
          <w:p w14:paraId="19232985" w14:textId="77777777" w:rsidR="001942CB" w:rsidRDefault="001942CB" w:rsidP="00FF7147">
            <w:pPr>
              <w:spacing w:after="0"/>
              <w:rPr>
                <w:rFonts w:ascii="Arial" w:eastAsia="Arial" w:hAnsi="Arial" w:cs="Arial"/>
                <w:color w:val="000000"/>
              </w:rPr>
            </w:pPr>
            <w:r>
              <w:rPr>
                <w:rFonts w:ascii="Arial" w:eastAsia="Arial" w:hAnsi="Arial" w:cs="Arial"/>
                <w:color w:val="000000"/>
              </w:rPr>
              <w:t>[1.57, 1.60]</w:t>
            </w:r>
          </w:p>
        </w:tc>
        <w:tc>
          <w:tcPr>
            <w:tcW w:w="1225" w:type="dxa"/>
            <w:tcBorders>
              <w:top w:val="nil"/>
              <w:left w:val="nil"/>
              <w:bottom w:val="nil"/>
              <w:right w:val="nil"/>
            </w:tcBorders>
            <w:shd w:val="clear" w:color="auto" w:fill="auto"/>
            <w:vAlign w:val="bottom"/>
          </w:tcPr>
          <w:p w14:paraId="74FC836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1.86</w:t>
            </w:r>
          </w:p>
        </w:tc>
        <w:tc>
          <w:tcPr>
            <w:tcW w:w="1385" w:type="dxa"/>
            <w:tcBorders>
              <w:top w:val="nil"/>
              <w:left w:val="nil"/>
              <w:bottom w:val="nil"/>
              <w:right w:val="nil"/>
            </w:tcBorders>
            <w:shd w:val="clear" w:color="auto" w:fill="auto"/>
            <w:vAlign w:val="bottom"/>
          </w:tcPr>
          <w:p w14:paraId="164A913E" w14:textId="77777777" w:rsidR="001942CB" w:rsidRDefault="001942CB" w:rsidP="00FF7147">
            <w:pPr>
              <w:spacing w:after="0"/>
              <w:rPr>
                <w:rFonts w:ascii="Arial" w:eastAsia="Arial" w:hAnsi="Arial" w:cs="Arial"/>
                <w:color w:val="000000"/>
              </w:rPr>
            </w:pPr>
            <w:r>
              <w:rPr>
                <w:rFonts w:ascii="Arial" w:eastAsia="Arial" w:hAnsi="Arial" w:cs="Arial"/>
                <w:color w:val="000000"/>
              </w:rPr>
              <w:t>[1.75, 1.96]</w:t>
            </w:r>
          </w:p>
        </w:tc>
        <w:tc>
          <w:tcPr>
            <w:tcW w:w="1281" w:type="dxa"/>
            <w:tcBorders>
              <w:top w:val="nil"/>
              <w:left w:val="nil"/>
              <w:bottom w:val="nil"/>
              <w:right w:val="nil"/>
            </w:tcBorders>
            <w:shd w:val="clear" w:color="auto" w:fill="auto"/>
            <w:vAlign w:val="bottom"/>
          </w:tcPr>
          <w:p w14:paraId="45B2A44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-0.28</w:t>
            </w:r>
          </w:p>
        </w:tc>
        <w:tc>
          <w:tcPr>
            <w:tcW w:w="1572" w:type="dxa"/>
            <w:tcBorders>
              <w:top w:val="nil"/>
              <w:left w:val="nil"/>
              <w:bottom w:val="nil"/>
              <w:right w:val="nil"/>
            </w:tcBorders>
            <w:shd w:val="clear" w:color="auto" w:fill="auto"/>
            <w:vAlign w:val="bottom"/>
          </w:tcPr>
          <w:p w14:paraId="71543C4F" w14:textId="77777777" w:rsidR="001942CB" w:rsidRDefault="001942CB" w:rsidP="00FF7147">
            <w:pPr>
              <w:spacing w:after="0"/>
              <w:rPr>
                <w:rFonts w:ascii="Arial" w:eastAsia="Arial" w:hAnsi="Arial" w:cs="Arial"/>
                <w:color w:val="000000"/>
              </w:rPr>
            </w:pPr>
            <w:r>
              <w:rPr>
                <w:rFonts w:ascii="Arial" w:eastAsia="Arial" w:hAnsi="Arial" w:cs="Arial"/>
                <w:color w:val="000000"/>
              </w:rPr>
              <w:t>[-0.19, -0.37]</w:t>
            </w:r>
          </w:p>
        </w:tc>
        <w:tc>
          <w:tcPr>
            <w:tcW w:w="265" w:type="dxa"/>
            <w:vAlign w:val="center"/>
          </w:tcPr>
          <w:p w14:paraId="479A95B7" w14:textId="77777777" w:rsidR="001942CB" w:rsidRDefault="001942CB" w:rsidP="00FF7147">
            <w:pPr>
              <w:spacing w:after="0"/>
              <w:rPr>
                <w:rFonts w:ascii="Times New Roman" w:eastAsia="Times New Roman" w:hAnsi="Times New Roman" w:cs="Times New Roman"/>
                <w:sz w:val="20"/>
                <w:szCs w:val="20"/>
              </w:rPr>
            </w:pPr>
          </w:p>
        </w:tc>
      </w:tr>
      <w:tr w:rsidR="001942CB" w14:paraId="114A31D5" w14:textId="77777777" w:rsidTr="00FF7147">
        <w:trPr>
          <w:trHeight w:val="206"/>
        </w:trPr>
        <w:tc>
          <w:tcPr>
            <w:tcW w:w="1680" w:type="dxa"/>
            <w:tcBorders>
              <w:top w:val="nil"/>
              <w:left w:val="nil"/>
              <w:bottom w:val="nil"/>
              <w:right w:val="nil"/>
            </w:tcBorders>
            <w:shd w:val="clear" w:color="auto" w:fill="auto"/>
            <w:vAlign w:val="bottom"/>
          </w:tcPr>
          <w:p w14:paraId="7576125B"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Europe </w:t>
            </w:r>
          </w:p>
        </w:tc>
        <w:tc>
          <w:tcPr>
            <w:tcW w:w="787" w:type="dxa"/>
            <w:tcBorders>
              <w:top w:val="nil"/>
              <w:left w:val="nil"/>
              <w:bottom w:val="nil"/>
              <w:right w:val="nil"/>
            </w:tcBorders>
            <w:shd w:val="clear" w:color="auto" w:fill="auto"/>
            <w:vAlign w:val="bottom"/>
          </w:tcPr>
          <w:p w14:paraId="4DAB2851" w14:textId="77777777" w:rsidR="001942CB" w:rsidRDefault="001942CB" w:rsidP="00FF7147">
            <w:pPr>
              <w:spacing w:after="0"/>
              <w:rPr>
                <w:rFonts w:ascii="Arial" w:eastAsia="Arial" w:hAnsi="Arial" w:cs="Arial"/>
                <w:color w:val="000000"/>
              </w:rPr>
            </w:pPr>
          </w:p>
        </w:tc>
        <w:tc>
          <w:tcPr>
            <w:tcW w:w="909" w:type="dxa"/>
            <w:tcBorders>
              <w:top w:val="nil"/>
              <w:left w:val="nil"/>
              <w:bottom w:val="nil"/>
              <w:right w:val="nil"/>
            </w:tcBorders>
            <w:shd w:val="clear" w:color="auto" w:fill="auto"/>
            <w:vAlign w:val="bottom"/>
          </w:tcPr>
          <w:p w14:paraId="3A367D9F" w14:textId="77777777" w:rsidR="001942CB" w:rsidRDefault="001942CB" w:rsidP="00FF7147">
            <w:pPr>
              <w:spacing w:after="0"/>
              <w:jc w:val="center"/>
              <w:rPr>
                <w:rFonts w:ascii="Times New Roman" w:eastAsia="Times New Roman" w:hAnsi="Times New Roman" w:cs="Times New Roman"/>
                <w:sz w:val="20"/>
                <w:szCs w:val="20"/>
              </w:rPr>
            </w:pPr>
          </w:p>
        </w:tc>
        <w:tc>
          <w:tcPr>
            <w:tcW w:w="1490" w:type="dxa"/>
            <w:tcBorders>
              <w:top w:val="nil"/>
              <w:left w:val="nil"/>
              <w:bottom w:val="nil"/>
              <w:right w:val="nil"/>
            </w:tcBorders>
            <w:shd w:val="clear" w:color="auto" w:fill="auto"/>
            <w:vAlign w:val="bottom"/>
          </w:tcPr>
          <w:p w14:paraId="577E2091" w14:textId="77777777" w:rsidR="001942CB" w:rsidRDefault="001942CB" w:rsidP="00FF7147">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1CB4326B" w14:textId="77777777" w:rsidR="001942CB" w:rsidRDefault="001942CB" w:rsidP="00FF7147">
            <w:pPr>
              <w:spacing w:after="0"/>
              <w:jc w:val="center"/>
              <w:rPr>
                <w:rFonts w:ascii="Times New Roman" w:eastAsia="Times New Roman" w:hAnsi="Times New Roman" w:cs="Times New Roman"/>
                <w:sz w:val="20"/>
                <w:szCs w:val="20"/>
              </w:rPr>
            </w:pPr>
          </w:p>
        </w:tc>
        <w:tc>
          <w:tcPr>
            <w:tcW w:w="1385" w:type="dxa"/>
            <w:tcBorders>
              <w:top w:val="nil"/>
              <w:left w:val="nil"/>
              <w:bottom w:val="nil"/>
              <w:right w:val="nil"/>
            </w:tcBorders>
            <w:shd w:val="clear" w:color="auto" w:fill="auto"/>
            <w:vAlign w:val="bottom"/>
          </w:tcPr>
          <w:p w14:paraId="47FF013F" w14:textId="77777777" w:rsidR="001942CB" w:rsidRDefault="001942CB" w:rsidP="00FF7147">
            <w:pPr>
              <w:spacing w:after="0"/>
              <w:jc w:val="center"/>
              <w:rPr>
                <w:rFonts w:ascii="Times New Roman" w:eastAsia="Times New Roman" w:hAnsi="Times New Roman" w:cs="Times New Roman"/>
                <w:sz w:val="20"/>
                <w:szCs w:val="20"/>
              </w:rPr>
            </w:pPr>
          </w:p>
        </w:tc>
        <w:tc>
          <w:tcPr>
            <w:tcW w:w="1281" w:type="dxa"/>
            <w:tcBorders>
              <w:top w:val="nil"/>
              <w:left w:val="nil"/>
              <w:bottom w:val="nil"/>
              <w:right w:val="nil"/>
            </w:tcBorders>
            <w:shd w:val="clear" w:color="auto" w:fill="auto"/>
            <w:vAlign w:val="bottom"/>
          </w:tcPr>
          <w:p w14:paraId="1CDFA794" w14:textId="77777777" w:rsidR="001942CB" w:rsidRDefault="001942CB" w:rsidP="00FF7147">
            <w:pPr>
              <w:spacing w:after="0"/>
              <w:jc w:val="center"/>
              <w:rPr>
                <w:rFonts w:ascii="Times New Roman" w:eastAsia="Times New Roman" w:hAnsi="Times New Roman" w:cs="Times New Roman"/>
                <w:sz w:val="20"/>
                <w:szCs w:val="20"/>
              </w:rPr>
            </w:pPr>
          </w:p>
        </w:tc>
        <w:tc>
          <w:tcPr>
            <w:tcW w:w="1572" w:type="dxa"/>
            <w:tcBorders>
              <w:top w:val="nil"/>
              <w:left w:val="nil"/>
              <w:bottom w:val="nil"/>
              <w:right w:val="nil"/>
            </w:tcBorders>
            <w:shd w:val="clear" w:color="auto" w:fill="auto"/>
            <w:vAlign w:val="bottom"/>
          </w:tcPr>
          <w:p w14:paraId="4B2C9C80" w14:textId="77777777" w:rsidR="001942CB" w:rsidRDefault="001942CB" w:rsidP="00FF7147">
            <w:pPr>
              <w:spacing w:after="0"/>
              <w:jc w:val="center"/>
              <w:rPr>
                <w:rFonts w:ascii="Times New Roman" w:eastAsia="Times New Roman" w:hAnsi="Times New Roman" w:cs="Times New Roman"/>
                <w:sz w:val="20"/>
                <w:szCs w:val="20"/>
              </w:rPr>
            </w:pPr>
          </w:p>
        </w:tc>
        <w:tc>
          <w:tcPr>
            <w:tcW w:w="265" w:type="dxa"/>
            <w:vAlign w:val="center"/>
          </w:tcPr>
          <w:p w14:paraId="097CBC23" w14:textId="77777777" w:rsidR="001942CB" w:rsidRDefault="001942CB" w:rsidP="00FF7147">
            <w:pPr>
              <w:spacing w:after="0"/>
              <w:rPr>
                <w:rFonts w:ascii="Times New Roman" w:eastAsia="Times New Roman" w:hAnsi="Times New Roman" w:cs="Times New Roman"/>
                <w:sz w:val="20"/>
                <w:szCs w:val="20"/>
              </w:rPr>
            </w:pPr>
          </w:p>
        </w:tc>
      </w:tr>
      <w:tr w:rsidR="001942CB" w14:paraId="09C07BBF" w14:textId="77777777" w:rsidTr="00FF7147">
        <w:trPr>
          <w:trHeight w:val="214"/>
        </w:trPr>
        <w:tc>
          <w:tcPr>
            <w:tcW w:w="1680" w:type="dxa"/>
            <w:tcBorders>
              <w:top w:val="nil"/>
              <w:left w:val="nil"/>
              <w:bottom w:val="nil"/>
              <w:right w:val="nil"/>
            </w:tcBorders>
            <w:shd w:val="clear" w:color="auto" w:fill="auto"/>
            <w:vAlign w:val="bottom"/>
          </w:tcPr>
          <w:p w14:paraId="666664CF"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87" w:type="dxa"/>
            <w:tcBorders>
              <w:top w:val="nil"/>
              <w:left w:val="nil"/>
              <w:bottom w:val="nil"/>
              <w:right w:val="nil"/>
            </w:tcBorders>
            <w:shd w:val="clear" w:color="auto" w:fill="auto"/>
            <w:vAlign w:val="bottom"/>
          </w:tcPr>
          <w:p w14:paraId="01364E6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4.15</w:t>
            </w:r>
          </w:p>
        </w:tc>
        <w:tc>
          <w:tcPr>
            <w:tcW w:w="909" w:type="dxa"/>
            <w:tcBorders>
              <w:top w:val="nil"/>
              <w:left w:val="nil"/>
              <w:bottom w:val="nil"/>
              <w:right w:val="nil"/>
            </w:tcBorders>
            <w:shd w:val="clear" w:color="auto" w:fill="auto"/>
            <w:vAlign w:val="bottom"/>
          </w:tcPr>
          <w:p w14:paraId="1B6A091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2.45</w:t>
            </w:r>
          </w:p>
        </w:tc>
        <w:tc>
          <w:tcPr>
            <w:tcW w:w="1490" w:type="dxa"/>
            <w:tcBorders>
              <w:top w:val="nil"/>
              <w:left w:val="nil"/>
              <w:bottom w:val="nil"/>
              <w:right w:val="nil"/>
            </w:tcBorders>
            <w:shd w:val="clear" w:color="auto" w:fill="auto"/>
            <w:vAlign w:val="bottom"/>
          </w:tcPr>
          <w:p w14:paraId="4DEBFBD1" w14:textId="77777777" w:rsidR="001942CB" w:rsidRDefault="001942CB" w:rsidP="00FF7147">
            <w:pPr>
              <w:spacing w:after="0"/>
              <w:rPr>
                <w:rFonts w:ascii="Arial" w:eastAsia="Arial" w:hAnsi="Arial" w:cs="Arial"/>
                <w:color w:val="000000"/>
              </w:rPr>
            </w:pPr>
            <w:r>
              <w:rPr>
                <w:rFonts w:ascii="Arial" w:eastAsia="Arial" w:hAnsi="Arial" w:cs="Arial"/>
                <w:color w:val="000000"/>
              </w:rPr>
              <w:t>[2.39, 2.50]</w:t>
            </w:r>
          </w:p>
        </w:tc>
        <w:tc>
          <w:tcPr>
            <w:tcW w:w="1225" w:type="dxa"/>
            <w:tcBorders>
              <w:top w:val="nil"/>
              <w:left w:val="nil"/>
              <w:bottom w:val="nil"/>
              <w:right w:val="nil"/>
            </w:tcBorders>
            <w:shd w:val="clear" w:color="auto" w:fill="auto"/>
            <w:vAlign w:val="bottom"/>
          </w:tcPr>
          <w:p w14:paraId="7128704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3.09</w:t>
            </w:r>
          </w:p>
        </w:tc>
        <w:tc>
          <w:tcPr>
            <w:tcW w:w="1385" w:type="dxa"/>
            <w:tcBorders>
              <w:top w:val="nil"/>
              <w:left w:val="nil"/>
              <w:bottom w:val="nil"/>
              <w:right w:val="nil"/>
            </w:tcBorders>
            <w:shd w:val="clear" w:color="auto" w:fill="auto"/>
            <w:vAlign w:val="bottom"/>
          </w:tcPr>
          <w:p w14:paraId="37694DBB" w14:textId="77777777" w:rsidR="001942CB" w:rsidRDefault="001942CB" w:rsidP="00FF7147">
            <w:pPr>
              <w:spacing w:after="0"/>
              <w:rPr>
                <w:rFonts w:ascii="Arial" w:eastAsia="Arial" w:hAnsi="Arial" w:cs="Arial"/>
                <w:color w:val="000000"/>
              </w:rPr>
            </w:pPr>
            <w:r>
              <w:rPr>
                <w:rFonts w:ascii="Arial" w:eastAsia="Arial" w:hAnsi="Arial" w:cs="Arial"/>
                <w:color w:val="000000"/>
              </w:rPr>
              <w:t>[3.00, 3.17]</w:t>
            </w:r>
          </w:p>
        </w:tc>
        <w:tc>
          <w:tcPr>
            <w:tcW w:w="1281" w:type="dxa"/>
            <w:tcBorders>
              <w:top w:val="nil"/>
              <w:left w:val="nil"/>
              <w:bottom w:val="nil"/>
              <w:right w:val="nil"/>
            </w:tcBorders>
            <w:shd w:val="clear" w:color="auto" w:fill="auto"/>
            <w:vAlign w:val="bottom"/>
          </w:tcPr>
          <w:p w14:paraId="5DD7E04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-0.64</w:t>
            </w:r>
          </w:p>
        </w:tc>
        <w:tc>
          <w:tcPr>
            <w:tcW w:w="1572" w:type="dxa"/>
            <w:tcBorders>
              <w:top w:val="nil"/>
              <w:left w:val="nil"/>
              <w:bottom w:val="nil"/>
              <w:right w:val="nil"/>
            </w:tcBorders>
            <w:shd w:val="clear" w:color="auto" w:fill="auto"/>
            <w:vAlign w:val="bottom"/>
          </w:tcPr>
          <w:p w14:paraId="3DC368AB" w14:textId="77777777" w:rsidR="001942CB" w:rsidRDefault="001942CB" w:rsidP="00FF7147">
            <w:pPr>
              <w:spacing w:after="0"/>
              <w:rPr>
                <w:rFonts w:ascii="Arial" w:eastAsia="Arial" w:hAnsi="Arial" w:cs="Arial"/>
                <w:color w:val="000000"/>
              </w:rPr>
            </w:pPr>
            <w:r>
              <w:rPr>
                <w:rFonts w:ascii="Arial" w:eastAsia="Arial" w:hAnsi="Arial" w:cs="Arial"/>
                <w:color w:val="000000"/>
              </w:rPr>
              <w:t>[-0.60, -0.67]</w:t>
            </w:r>
          </w:p>
        </w:tc>
        <w:tc>
          <w:tcPr>
            <w:tcW w:w="265" w:type="dxa"/>
            <w:vAlign w:val="center"/>
          </w:tcPr>
          <w:p w14:paraId="0C934B68" w14:textId="77777777" w:rsidR="001942CB" w:rsidRDefault="001942CB" w:rsidP="00FF7147">
            <w:pPr>
              <w:spacing w:after="0"/>
              <w:rPr>
                <w:rFonts w:ascii="Times New Roman" w:eastAsia="Times New Roman" w:hAnsi="Times New Roman" w:cs="Times New Roman"/>
                <w:sz w:val="20"/>
                <w:szCs w:val="20"/>
              </w:rPr>
            </w:pPr>
          </w:p>
        </w:tc>
      </w:tr>
      <w:tr w:rsidR="001942CB" w14:paraId="273B645D" w14:textId="77777777" w:rsidTr="00FF7147">
        <w:trPr>
          <w:trHeight w:val="206"/>
        </w:trPr>
        <w:tc>
          <w:tcPr>
            <w:tcW w:w="1680" w:type="dxa"/>
            <w:tcBorders>
              <w:top w:val="nil"/>
              <w:left w:val="nil"/>
              <w:bottom w:val="nil"/>
              <w:right w:val="nil"/>
            </w:tcBorders>
            <w:shd w:val="clear" w:color="auto" w:fill="auto"/>
            <w:vAlign w:val="bottom"/>
          </w:tcPr>
          <w:p w14:paraId="3858133F"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Austria</w:t>
            </w:r>
          </w:p>
        </w:tc>
        <w:tc>
          <w:tcPr>
            <w:tcW w:w="787" w:type="dxa"/>
            <w:tcBorders>
              <w:top w:val="nil"/>
              <w:left w:val="nil"/>
              <w:bottom w:val="nil"/>
              <w:right w:val="nil"/>
            </w:tcBorders>
            <w:shd w:val="clear" w:color="auto" w:fill="auto"/>
            <w:vAlign w:val="bottom"/>
          </w:tcPr>
          <w:p w14:paraId="25E72EF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3.70</w:t>
            </w:r>
          </w:p>
        </w:tc>
        <w:tc>
          <w:tcPr>
            <w:tcW w:w="909" w:type="dxa"/>
            <w:tcBorders>
              <w:top w:val="nil"/>
              <w:left w:val="nil"/>
              <w:bottom w:val="nil"/>
              <w:right w:val="nil"/>
            </w:tcBorders>
            <w:shd w:val="clear" w:color="auto" w:fill="auto"/>
            <w:vAlign w:val="bottom"/>
          </w:tcPr>
          <w:p w14:paraId="3101230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2.09</w:t>
            </w:r>
          </w:p>
        </w:tc>
        <w:tc>
          <w:tcPr>
            <w:tcW w:w="1490" w:type="dxa"/>
            <w:tcBorders>
              <w:top w:val="nil"/>
              <w:left w:val="nil"/>
              <w:bottom w:val="nil"/>
              <w:right w:val="nil"/>
            </w:tcBorders>
            <w:shd w:val="clear" w:color="auto" w:fill="auto"/>
            <w:vAlign w:val="bottom"/>
          </w:tcPr>
          <w:p w14:paraId="13A99BF6" w14:textId="77777777" w:rsidR="001942CB" w:rsidRDefault="001942CB" w:rsidP="00FF7147">
            <w:pPr>
              <w:spacing w:after="0"/>
              <w:rPr>
                <w:rFonts w:ascii="Arial" w:eastAsia="Arial" w:hAnsi="Arial" w:cs="Arial"/>
                <w:color w:val="000000"/>
              </w:rPr>
            </w:pPr>
            <w:r>
              <w:rPr>
                <w:rFonts w:ascii="Arial" w:eastAsia="Arial" w:hAnsi="Arial" w:cs="Arial"/>
                <w:color w:val="000000"/>
              </w:rPr>
              <w:t>[2.04, 2.14]</w:t>
            </w:r>
          </w:p>
        </w:tc>
        <w:tc>
          <w:tcPr>
            <w:tcW w:w="1225" w:type="dxa"/>
            <w:tcBorders>
              <w:top w:val="nil"/>
              <w:left w:val="nil"/>
              <w:bottom w:val="nil"/>
              <w:right w:val="nil"/>
            </w:tcBorders>
            <w:shd w:val="clear" w:color="auto" w:fill="auto"/>
            <w:vAlign w:val="bottom"/>
          </w:tcPr>
          <w:p w14:paraId="6CD0ECB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2.72</w:t>
            </w:r>
          </w:p>
        </w:tc>
        <w:tc>
          <w:tcPr>
            <w:tcW w:w="1385" w:type="dxa"/>
            <w:tcBorders>
              <w:top w:val="nil"/>
              <w:left w:val="nil"/>
              <w:bottom w:val="nil"/>
              <w:right w:val="nil"/>
            </w:tcBorders>
            <w:shd w:val="clear" w:color="auto" w:fill="auto"/>
            <w:vAlign w:val="bottom"/>
          </w:tcPr>
          <w:p w14:paraId="26169CE6" w14:textId="77777777" w:rsidR="001942CB" w:rsidRDefault="001942CB" w:rsidP="00FF7147">
            <w:pPr>
              <w:spacing w:after="0"/>
              <w:rPr>
                <w:rFonts w:ascii="Arial" w:eastAsia="Arial" w:hAnsi="Arial" w:cs="Arial"/>
                <w:color w:val="000000"/>
              </w:rPr>
            </w:pPr>
            <w:r>
              <w:rPr>
                <w:rFonts w:ascii="Arial" w:eastAsia="Arial" w:hAnsi="Arial" w:cs="Arial"/>
                <w:color w:val="000000"/>
              </w:rPr>
              <w:t>[2.52, 2.93]</w:t>
            </w:r>
          </w:p>
        </w:tc>
        <w:tc>
          <w:tcPr>
            <w:tcW w:w="1281" w:type="dxa"/>
            <w:tcBorders>
              <w:top w:val="nil"/>
              <w:left w:val="nil"/>
              <w:bottom w:val="nil"/>
              <w:right w:val="nil"/>
            </w:tcBorders>
            <w:shd w:val="clear" w:color="auto" w:fill="auto"/>
            <w:vAlign w:val="bottom"/>
          </w:tcPr>
          <w:p w14:paraId="4C8DEAD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-0.63</w:t>
            </w:r>
          </w:p>
        </w:tc>
        <w:tc>
          <w:tcPr>
            <w:tcW w:w="1572" w:type="dxa"/>
            <w:tcBorders>
              <w:top w:val="nil"/>
              <w:left w:val="nil"/>
              <w:bottom w:val="nil"/>
              <w:right w:val="nil"/>
            </w:tcBorders>
            <w:shd w:val="clear" w:color="auto" w:fill="auto"/>
            <w:vAlign w:val="bottom"/>
          </w:tcPr>
          <w:p w14:paraId="7B75FD6F" w14:textId="77777777" w:rsidR="001942CB" w:rsidRDefault="001942CB" w:rsidP="00FF7147">
            <w:pPr>
              <w:spacing w:after="0"/>
              <w:rPr>
                <w:rFonts w:ascii="Arial" w:eastAsia="Arial" w:hAnsi="Arial" w:cs="Arial"/>
                <w:color w:val="000000"/>
              </w:rPr>
            </w:pPr>
            <w:r>
              <w:rPr>
                <w:rFonts w:ascii="Arial" w:eastAsia="Arial" w:hAnsi="Arial" w:cs="Arial"/>
                <w:color w:val="000000"/>
              </w:rPr>
              <w:t>[-0.48, -0.79]</w:t>
            </w:r>
          </w:p>
        </w:tc>
        <w:tc>
          <w:tcPr>
            <w:tcW w:w="265" w:type="dxa"/>
            <w:vAlign w:val="center"/>
          </w:tcPr>
          <w:p w14:paraId="78887D49" w14:textId="77777777" w:rsidR="001942CB" w:rsidRDefault="001942CB" w:rsidP="00FF7147">
            <w:pPr>
              <w:spacing w:after="0"/>
              <w:rPr>
                <w:rFonts w:ascii="Times New Roman" w:eastAsia="Times New Roman" w:hAnsi="Times New Roman" w:cs="Times New Roman"/>
                <w:sz w:val="20"/>
                <w:szCs w:val="20"/>
              </w:rPr>
            </w:pPr>
          </w:p>
        </w:tc>
      </w:tr>
      <w:tr w:rsidR="001942CB" w14:paraId="315A9DCE" w14:textId="77777777" w:rsidTr="00FF7147">
        <w:trPr>
          <w:trHeight w:val="206"/>
        </w:trPr>
        <w:tc>
          <w:tcPr>
            <w:tcW w:w="1680" w:type="dxa"/>
            <w:tcBorders>
              <w:top w:val="nil"/>
              <w:left w:val="nil"/>
              <w:bottom w:val="nil"/>
              <w:right w:val="nil"/>
            </w:tcBorders>
            <w:shd w:val="clear" w:color="auto" w:fill="auto"/>
            <w:vAlign w:val="bottom"/>
          </w:tcPr>
          <w:p w14:paraId="2C860D97"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Belgium</w:t>
            </w:r>
          </w:p>
        </w:tc>
        <w:tc>
          <w:tcPr>
            <w:tcW w:w="787" w:type="dxa"/>
            <w:tcBorders>
              <w:top w:val="nil"/>
              <w:left w:val="nil"/>
              <w:bottom w:val="nil"/>
              <w:right w:val="nil"/>
            </w:tcBorders>
            <w:shd w:val="clear" w:color="auto" w:fill="auto"/>
            <w:vAlign w:val="bottom"/>
          </w:tcPr>
          <w:p w14:paraId="2DC4307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3.53</w:t>
            </w:r>
          </w:p>
        </w:tc>
        <w:tc>
          <w:tcPr>
            <w:tcW w:w="909" w:type="dxa"/>
            <w:tcBorders>
              <w:top w:val="nil"/>
              <w:left w:val="nil"/>
              <w:bottom w:val="nil"/>
              <w:right w:val="nil"/>
            </w:tcBorders>
            <w:shd w:val="clear" w:color="auto" w:fill="auto"/>
            <w:vAlign w:val="bottom"/>
          </w:tcPr>
          <w:p w14:paraId="5A846AE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1.12</w:t>
            </w:r>
          </w:p>
        </w:tc>
        <w:tc>
          <w:tcPr>
            <w:tcW w:w="1490" w:type="dxa"/>
            <w:tcBorders>
              <w:top w:val="nil"/>
              <w:left w:val="nil"/>
              <w:bottom w:val="nil"/>
              <w:right w:val="nil"/>
            </w:tcBorders>
            <w:shd w:val="clear" w:color="auto" w:fill="auto"/>
            <w:vAlign w:val="bottom"/>
          </w:tcPr>
          <w:p w14:paraId="2505C456" w14:textId="77777777" w:rsidR="001942CB" w:rsidRDefault="001942CB" w:rsidP="00FF7147">
            <w:pPr>
              <w:spacing w:after="0"/>
              <w:rPr>
                <w:rFonts w:ascii="Arial" w:eastAsia="Arial" w:hAnsi="Arial" w:cs="Arial"/>
                <w:color w:val="000000"/>
              </w:rPr>
            </w:pPr>
            <w:r>
              <w:rPr>
                <w:rFonts w:ascii="Arial" w:eastAsia="Arial" w:hAnsi="Arial" w:cs="Arial"/>
                <w:color w:val="000000"/>
              </w:rPr>
              <w:t>[1.06, 1.17]</w:t>
            </w:r>
          </w:p>
        </w:tc>
        <w:tc>
          <w:tcPr>
            <w:tcW w:w="1225" w:type="dxa"/>
            <w:tcBorders>
              <w:top w:val="nil"/>
              <w:left w:val="nil"/>
              <w:bottom w:val="nil"/>
              <w:right w:val="nil"/>
            </w:tcBorders>
            <w:shd w:val="clear" w:color="auto" w:fill="auto"/>
            <w:vAlign w:val="bottom"/>
          </w:tcPr>
          <w:p w14:paraId="6949D55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2.46</w:t>
            </w:r>
          </w:p>
        </w:tc>
        <w:tc>
          <w:tcPr>
            <w:tcW w:w="1385" w:type="dxa"/>
            <w:tcBorders>
              <w:top w:val="nil"/>
              <w:left w:val="nil"/>
              <w:bottom w:val="nil"/>
              <w:right w:val="nil"/>
            </w:tcBorders>
            <w:shd w:val="clear" w:color="auto" w:fill="auto"/>
            <w:vAlign w:val="bottom"/>
          </w:tcPr>
          <w:p w14:paraId="508AF427" w14:textId="77777777" w:rsidR="001942CB" w:rsidRDefault="001942CB" w:rsidP="00FF7147">
            <w:pPr>
              <w:spacing w:after="0"/>
              <w:rPr>
                <w:rFonts w:ascii="Arial" w:eastAsia="Arial" w:hAnsi="Arial" w:cs="Arial"/>
                <w:color w:val="000000"/>
              </w:rPr>
            </w:pPr>
            <w:r>
              <w:rPr>
                <w:rFonts w:ascii="Arial" w:eastAsia="Arial" w:hAnsi="Arial" w:cs="Arial"/>
                <w:color w:val="000000"/>
              </w:rPr>
              <w:t>[2.30, 2.62]</w:t>
            </w:r>
          </w:p>
        </w:tc>
        <w:tc>
          <w:tcPr>
            <w:tcW w:w="1281" w:type="dxa"/>
            <w:tcBorders>
              <w:top w:val="nil"/>
              <w:left w:val="nil"/>
              <w:bottom w:val="nil"/>
              <w:right w:val="nil"/>
            </w:tcBorders>
            <w:shd w:val="clear" w:color="auto" w:fill="auto"/>
            <w:vAlign w:val="bottom"/>
          </w:tcPr>
          <w:p w14:paraId="7DC54BD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-1.34</w:t>
            </w:r>
          </w:p>
        </w:tc>
        <w:tc>
          <w:tcPr>
            <w:tcW w:w="1572" w:type="dxa"/>
            <w:tcBorders>
              <w:top w:val="nil"/>
              <w:left w:val="nil"/>
              <w:bottom w:val="nil"/>
              <w:right w:val="nil"/>
            </w:tcBorders>
            <w:shd w:val="clear" w:color="auto" w:fill="auto"/>
            <w:vAlign w:val="bottom"/>
          </w:tcPr>
          <w:p w14:paraId="14FA6DFD" w14:textId="77777777" w:rsidR="001942CB" w:rsidRDefault="001942CB" w:rsidP="00FF7147">
            <w:pPr>
              <w:spacing w:after="0"/>
              <w:rPr>
                <w:rFonts w:ascii="Arial" w:eastAsia="Arial" w:hAnsi="Arial" w:cs="Arial"/>
                <w:color w:val="000000"/>
              </w:rPr>
            </w:pPr>
            <w:r>
              <w:rPr>
                <w:rFonts w:ascii="Arial" w:eastAsia="Arial" w:hAnsi="Arial" w:cs="Arial"/>
                <w:color w:val="000000"/>
              </w:rPr>
              <w:t>[-1.24, -1.45]</w:t>
            </w:r>
          </w:p>
        </w:tc>
        <w:tc>
          <w:tcPr>
            <w:tcW w:w="265" w:type="dxa"/>
            <w:vAlign w:val="center"/>
          </w:tcPr>
          <w:p w14:paraId="665A4D76" w14:textId="77777777" w:rsidR="001942CB" w:rsidRDefault="001942CB" w:rsidP="00FF7147">
            <w:pPr>
              <w:spacing w:after="0"/>
              <w:rPr>
                <w:rFonts w:ascii="Times New Roman" w:eastAsia="Times New Roman" w:hAnsi="Times New Roman" w:cs="Times New Roman"/>
                <w:sz w:val="20"/>
                <w:szCs w:val="20"/>
              </w:rPr>
            </w:pPr>
          </w:p>
        </w:tc>
      </w:tr>
      <w:tr w:rsidR="001942CB" w14:paraId="44D71845" w14:textId="77777777" w:rsidTr="00FF7147">
        <w:trPr>
          <w:trHeight w:val="206"/>
        </w:trPr>
        <w:tc>
          <w:tcPr>
            <w:tcW w:w="1680" w:type="dxa"/>
            <w:tcBorders>
              <w:top w:val="nil"/>
              <w:left w:val="nil"/>
              <w:bottom w:val="nil"/>
              <w:right w:val="nil"/>
            </w:tcBorders>
            <w:shd w:val="clear" w:color="auto" w:fill="auto"/>
            <w:vAlign w:val="bottom"/>
          </w:tcPr>
          <w:p w14:paraId="7C64BDED"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Croatia</w:t>
            </w:r>
          </w:p>
        </w:tc>
        <w:tc>
          <w:tcPr>
            <w:tcW w:w="787" w:type="dxa"/>
            <w:tcBorders>
              <w:top w:val="nil"/>
              <w:left w:val="nil"/>
              <w:bottom w:val="nil"/>
              <w:right w:val="nil"/>
            </w:tcBorders>
            <w:shd w:val="clear" w:color="auto" w:fill="auto"/>
            <w:vAlign w:val="bottom"/>
          </w:tcPr>
          <w:p w14:paraId="3FD721F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4.28</w:t>
            </w:r>
          </w:p>
        </w:tc>
        <w:tc>
          <w:tcPr>
            <w:tcW w:w="909" w:type="dxa"/>
            <w:tcBorders>
              <w:top w:val="nil"/>
              <w:left w:val="nil"/>
              <w:bottom w:val="nil"/>
              <w:right w:val="nil"/>
            </w:tcBorders>
            <w:shd w:val="clear" w:color="auto" w:fill="auto"/>
            <w:vAlign w:val="bottom"/>
          </w:tcPr>
          <w:p w14:paraId="3B3FA82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2.12</w:t>
            </w:r>
          </w:p>
        </w:tc>
        <w:tc>
          <w:tcPr>
            <w:tcW w:w="1490" w:type="dxa"/>
            <w:tcBorders>
              <w:top w:val="nil"/>
              <w:left w:val="nil"/>
              <w:bottom w:val="nil"/>
              <w:right w:val="nil"/>
            </w:tcBorders>
            <w:shd w:val="clear" w:color="auto" w:fill="auto"/>
            <w:vAlign w:val="bottom"/>
          </w:tcPr>
          <w:p w14:paraId="142381D8" w14:textId="77777777" w:rsidR="001942CB" w:rsidRDefault="001942CB" w:rsidP="00FF7147">
            <w:pPr>
              <w:spacing w:after="0"/>
              <w:rPr>
                <w:rFonts w:ascii="Arial" w:eastAsia="Arial" w:hAnsi="Arial" w:cs="Arial"/>
                <w:color w:val="000000"/>
              </w:rPr>
            </w:pPr>
            <w:r>
              <w:rPr>
                <w:rFonts w:ascii="Arial" w:eastAsia="Arial" w:hAnsi="Arial" w:cs="Arial"/>
                <w:color w:val="000000"/>
              </w:rPr>
              <w:t>[1.62, 2.63]</w:t>
            </w:r>
          </w:p>
        </w:tc>
        <w:tc>
          <w:tcPr>
            <w:tcW w:w="1225" w:type="dxa"/>
            <w:tcBorders>
              <w:top w:val="nil"/>
              <w:left w:val="nil"/>
              <w:bottom w:val="nil"/>
              <w:right w:val="nil"/>
            </w:tcBorders>
            <w:shd w:val="clear" w:color="auto" w:fill="auto"/>
            <w:vAlign w:val="bottom"/>
          </w:tcPr>
          <w:p w14:paraId="3138F77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3.30</w:t>
            </w:r>
          </w:p>
        </w:tc>
        <w:tc>
          <w:tcPr>
            <w:tcW w:w="1385" w:type="dxa"/>
            <w:tcBorders>
              <w:top w:val="nil"/>
              <w:left w:val="nil"/>
              <w:bottom w:val="nil"/>
              <w:right w:val="nil"/>
            </w:tcBorders>
            <w:shd w:val="clear" w:color="auto" w:fill="auto"/>
            <w:vAlign w:val="bottom"/>
          </w:tcPr>
          <w:p w14:paraId="717B3CD7" w14:textId="77777777" w:rsidR="001942CB" w:rsidRDefault="001942CB" w:rsidP="00FF7147">
            <w:pPr>
              <w:spacing w:after="0"/>
              <w:rPr>
                <w:rFonts w:ascii="Arial" w:eastAsia="Arial" w:hAnsi="Arial" w:cs="Arial"/>
                <w:color w:val="000000"/>
              </w:rPr>
            </w:pPr>
            <w:r>
              <w:rPr>
                <w:rFonts w:ascii="Arial" w:eastAsia="Arial" w:hAnsi="Arial" w:cs="Arial"/>
                <w:color w:val="000000"/>
              </w:rPr>
              <w:t>[2.98, 3.62]</w:t>
            </w:r>
          </w:p>
        </w:tc>
        <w:tc>
          <w:tcPr>
            <w:tcW w:w="1281" w:type="dxa"/>
            <w:tcBorders>
              <w:top w:val="nil"/>
              <w:left w:val="nil"/>
              <w:bottom w:val="nil"/>
              <w:right w:val="nil"/>
            </w:tcBorders>
            <w:shd w:val="clear" w:color="auto" w:fill="auto"/>
            <w:vAlign w:val="bottom"/>
          </w:tcPr>
          <w:p w14:paraId="1FD9FA6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-1.18</w:t>
            </w:r>
          </w:p>
        </w:tc>
        <w:tc>
          <w:tcPr>
            <w:tcW w:w="1572" w:type="dxa"/>
            <w:tcBorders>
              <w:top w:val="nil"/>
              <w:left w:val="nil"/>
              <w:bottom w:val="nil"/>
              <w:right w:val="nil"/>
            </w:tcBorders>
            <w:shd w:val="clear" w:color="auto" w:fill="auto"/>
            <w:vAlign w:val="bottom"/>
          </w:tcPr>
          <w:p w14:paraId="0868AD85" w14:textId="77777777" w:rsidR="001942CB" w:rsidRDefault="001942CB" w:rsidP="00FF7147">
            <w:pPr>
              <w:spacing w:after="0"/>
              <w:rPr>
                <w:rFonts w:ascii="Arial" w:eastAsia="Arial" w:hAnsi="Arial" w:cs="Arial"/>
                <w:color w:val="000000"/>
              </w:rPr>
            </w:pPr>
            <w:r>
              <w:rPr>
                <w:rFonts w:ascii="Arial" w:eastAsia="Arial" w:hAnsi="Arial" w:cs="Arial"/>
                <w:color w:val="000000"/>
              </w:rPr>
              <w:t>[-1.36, -0.99]</w:t>
            </w:r>
          </w:p>
        </w:tc>
        <w:tc>
          <w:tcPr>
            <w:tcW w:w="265" w:type="dxa"/>
            <w:vAlign w:val="center"/>
          </w:tcPr>
          <w:p w14:paraId="32D58835" w14:textId="77777777" w:rsidR="001942CB" w:rsidRDefault="001942CB" w:rsidP="00FF7147">
            <w:pPr>
              <w:spacing w:after="0"/>
              <w:rPr>
                <w:rFonts w:ascii="Times New Roman" w:eastAsia="Times New Roman" w:hAnsi="Times New Roman" w:cs="Times New Roman"/>
                <w:sz w:val="20"/>
                <w:szCs w:val="20"/>
              </w:rPr>
            </w:pPr>
          </w:p>
        </w:tc>
      </w:tr>
      <w:tr w:rsidR="001942CB" w14:paraId="533ED263" w14:textId="77777777" w:rsidTr="00FF7147">
        <w:trPr>
          <w:trHeight w:val="206"/>
        </w:trPr>
        <w:tc>
          <w:tcPr>
            <w:tcW w:w="1680" w:type="dxa"/>
            <w:tcBorders>
              <w:top w:val="nil"/>
              <w:left w:val="nil"/>
              <w:bottom w:val="nil"/>
              <w:right w:val="nil"/>
            </w:tcBorders>
            <w:shd w:val="clear" w:color="auto" w:fill="auto"/>
            <w:vAlign w:val="bottom"/>
          </w:tcPr>
          <w:p w14:paraId="0ACADFB1"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Czechia</w:t>
            </w:r>
          </w:p>
        </w:tc>
        <w:tc>
          <w:tcPr>
            <w:tcW w:w="787" w:type="dxa"/>
            <w:tcBorders>
              <w:top w:val="nil"/>
              <w:left w:val="nil"/>
              <w:bottom w:val="nil"/>
              <w:right w:val="nil"/>
            </w:tcBorders>
            <w:shd w:val="clear" w:color="auto" w:fill="auto"/>
            <w:vAlign w:val="center"/>
          </w:tcPr>
          <w:p w14:paraId="23F44DD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4.17</w:t>
            </w:r>
          </w:p>
        </w:tc>
        <w:tc>
          <w:tcPr>
            <w:tcW w:w="909" w:type="dxa"/>
            <w:tcBorders>
              <w:top w:val="nil"/>
              <w:left w:val="nil"/>
              <w:bottom w:val="nil"/>
              <w:right w:val="nil"/>
            </w:tcBorders>
            <w:shd w:val="clear" w:color="auto" w:fill="auto"/>
            <w:vAlign w:val="center"/>
          </w:tcPr>
          <w:p w14:paraId="6E5BD27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2.74</w:t>
            </w:r>
          </w:p>
        </w:tc>
        <w:tc>
          <w:tcPr>
            <w:tcW w:w="1490" w:type="dxa"/>
            <w:tcBorders>
              <w:top w:val="nil"/>
              <w:left w:val="nil"/>
              <w:bottom w:val="nil"/>
              <w:right w:val="nil"/>
            </w:tcBorders>
            <w:shd w:val="clear" w:color="auto" w:fill="auto"/>
            <w:vAlign w:val="bottom"/>
          </w:tcPr>
          <w:p w14:paraId="53A67F31" w14:textId="77777777" w:rsidR="001942CB" w:rsidRDefault="001942CB" w:rsidP="00FF7147">
            <w:pPr>
              <w:spacing w:after="0"/>
              <w:rPr>
                <w:rFonts w:ascii="Arial" w:eastAsia="Arial" w:hAnsi="Arial" w:cs="Arial"/>
                <w:color w:val="000000"/>
              </w:rPr>
            </w:pPr>
            <w:r>
              <w:rPr>
                <w:rFonts w:ascii="Arial" w:eastAsia="Arial" w:hAnsi="Arial" w:cs="Arial"/>
                <w:color w:val="000000"/>
              </w:rPr>
              <w:t>[2.63, 2.85]</w:t>
            </w:r>
          </w:p>
        </w:tc>
        <w:tc>
          <w:tcPr>
            <w:tcW w:w="1225" w:type="dxa"/>
            <w:tcBorders>
              <w:top w:val="nil"/>
              <w:left w:val="nil"/>
              <w:bottom w:val="nil"/>
              <w:right w:val="nil"/>
            </w:tcBorders>
            <w:shd w:val="clear" w:color="auto" w:fill="auto"/>
            <w:vAlign w:val="center"/>
          </w:tcPr>
          <w:p w14:paraId="356A51C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3.18</w:t>
            </w:r>
          </w:p>
        </w:tc>
        <w:tc>
          <w:tcPr>
            <w:tcW w:w="1385" w:type="dxa"/>
            <w:tcBorders>
              <w:top w:val="nil"/>
              <w:left w:val="nil"/>
              <w:bottom w:val="nil"/>
              <w:right w:val="nil"/>
            </w:tcBorders>
            <w:shd w:val="clear" w:color="auto" w:fill="auto"/>
            <w:vAlign w:val="center"/>
          </w:tcPr>
          <w:p w14:paraId="4AD0AE2A" w14:textId="77777777" w:rsidR="001942CB" w:rsidRDefault="001942CB" w:rsidP="00FF7147">
            <w:pPr>
              <w:spacing w:after="0"/>
              <w:rPr>
                <w:rFonts w:ascii="Arial" w:eastAsia="Arial" w:hAnsi="Arial" w:cs="Arial"/>
                <w:color w:val="000000"/>
              </w:rPr>
            </w:pPr>
            <w:r>
              <w:rPr>
                <w:rFonts w:ascii="Arial" w:eastAsia="Arial" w:hAnsi="Arial" w:cs="Arial"/>
                <w:color w:val="000000"/>
              </w:rPr>
              <w:t>[2.94, 3.41]</w:t>
            </w:r>
          </w:p>
        </w:tc>
        <w:tc>
          <w:tcPr>
            <w:tcW w:w="1281" w:type="dxa"/>
            <w:tcBorders>
              <w:top w:val="nil"/>
              <w:left w:val="nil"/>
              <w:bottom w:val="nil"/>
              <w:right w:val="nil"/>
            </w:tcBorders>
            <w:shd w:val="clear" w:color="auto" w:fill="auto"/>
            <w:vAlign w:val="center"/>
          </w:tcPr>
          <w:p w14:paraId="42B65DC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-0.44</w:t>
            </w:r>
          </w:p>
        </w:tc>
        <w:tc>
          <w:tcPr>
            <w:tcW w:w="1572" w:type="dxa"/>
            <w:tcBorders>
              <w:top w:val="nil"/>
              <w:left w:val="nil"/>
              <w:bottom w:val="nil"/>
              <w:right w:val="nil"/>
            </w:tcBorders>
            <w:shd w:val="clear" w:color="auto" w:fill="auto"/>
            <w:vAlign w:val="bottom"/>
          </w:tcPr>
          <w:p w14:paraId="69391B19" w14:textId="77777777" w:rsidR="001942CB" w:rsidRDefault="001942CB" w:rsidP="00FF7147">
            <w:pPr>
              <w:spacing w:after="0"/>
              <w:rPr>
                <w:rFonts w:ascii="Arial" w:eastAsia="Arial" w:hAnsi="Arial" w:cs="Arial"/>
                <w:color w:val="000000"/>
              </w:rPr>
            </w:pPr>
            <w:r>
              <w:rPr>
                <w:rFonts w:ascii="Arial" w:eastAsia="Arial" w:hAnsi="Arial" w:cs="Arial"/>
                <w:color w:val="000000"/>
              </w:rPr>
              <w:t>[-0.31, -0.56]</w:t>
            </w:r>
          </w:p>
        </w:tc>
        <w:tc>
          <w:tcPr>
            <w:tcW w:w="265" w:type="dxa"/>
            <w:vAlign w:val="center"/>
          </w:tcPr>
          <w:p w14:paraId="4ED16C91" w14:textId="77777777" w:rsidR="001942CB" w:rsidRDefault="001942CB" w:rsidP="00FF7147">
            <w:pPr>
              <w:spacing w:after="0"/>
              <w:rPr>
                <w:rFonts w:ascii="Times New Roman" w:eastAsia="Times New Roman" w:hAnsi="Times New Roman" w:cs="Times New Roman"/>
                <w:sz w:val="20"/>
                <w:szCs w:val="20"/>
              </w:rPr>
            </w:pPr>
          </w:p>
        </w:tc>
      </w:tr>
      <w:tr w:rsidR="001942CB" w14:paraId="1ACC8E4A" w14:textId="77777777" w:rsidTr="00FF7147">
        <w:trPr>
          <w:trHeight w:val="206"/>
        </w:trPr>
        <w:tc>
          <w:tcPr>
            <w:tcW w:w="1680" w:type="dxa"/>
            <w:tcBorders>
              <w:top w:val="nil"/>
              <w:left w:val="nil"/>
              <w:bottom w:val="nil"/>
              <w:right w:val="nil"/>
            </w:tcBorders>
            <w:shd w:val="clear" w:color="auto" w:fill="auto"/>
            <w:vAlign w:val="bottom"/>
          </w:tcPr>
          <w:p w14:paraId="2C1A0665"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Denmark</w:t>
            </w:r>
          </w:p>
        </w:tc>
        <w:tc>
          <w:tcPr>
            <w:tcW w:w="787" w:type="dxa"/>
            <w:tcBorders>
              <w:top w:val="nil"/>
              <w:left w:val="nil"/>
              <w:bottom w:val="nil"/>
              <w:right w:val="nil"/>
            </w:tcBorders>
            <w:shd w:val="clear" w:color="auto" w:fill="auto"/>
            <w:vAlign w:val="bottom"/>
          </w:tcPr>
          <w:p w14:paraId="7D740FC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2.99</w:t>
            </w:r>
          </w:p>
        </w:tc>
        <w:tc>
          <w:tcPr>
            <w:tcW w:w="909" w:type="dxa"/>
            <w:tcBorders>
              <w:top w:val="nil"/>
              <w:left w:val="nil"/>
              <w:bottom w:val="nil"/>
              <w:right w:val="nil"/>
            </w:tcBorders>
            <w:shd w:val="clear" w:color="auto" w:fill="auto"/>
            <w:vAlign w:val="bottom"/>
          </w:tcPr>
          <w:p w14:paraId="688E433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3.01</w:t>
            </w:r>
          </w:p>
        </w:tc>
        <w:tc>
          <w:tcPr>
            <w:tcW w:w="1490" w:type="dxa"/>
            <w:tcBorders>
              <w:top w:val="nil"/>
              <w:left w:val="nil"/>
              <w:bottom w:val="nil"/>
              <w:right w:val="nil"/>
            </w:tcBorders>
            <w:shd w:val="clear" w:color="auto" w:fill="auto"/>
            <w:vAlign w:val="bottom"/>
          </w:tcPr>
          <w:p w14:paraId="34B6AEC4" w14:textId="77777777" w:rsidR="001942CB" w:rsidRDefault="001942CB" w:rsidP="00FF7147">
            <w:pPr>
              <w:spacing w:after="0"/>
              <w:rPr>
                <w:rFonts w:ascii="Arial" w:eastAsia="Arial" w:hAnsi="Arial" w:cs="Arial"/>
                <w:color w:val="000000"/>
              </w:rPr>
            </w:pPr>
            <w:r>
              <w:rPr>
                <w:rFonts w:ascii="Arial" w:eastAsia="Arial" w:hAnsi="Arial" w:cs="Arial"/>
                <w:color w:val="000000"/>
              </w:rPr>
              <w:t>[2.19, 3.84]</w:t>
            </w:r>
          </w:p>
        </w:tc>
        <w:tc>
          <w:tcPr>
            <w:tcW w:w="1225" w:type="dxa"/>
            <w:tcBorders>
              <w:top w:val="nil"/>
              <w:left w:val="nil"/>
              <w:bottom w:val="nil"/>
              <w:right w:val="nil"/>
            </w:tcBorders>
            <w:shd w:val="clear" w:color="auto" w:fill="auto"/>
            <w:vAlign w:val="bottom"/>
          </w:tcPr>
          <w:p w14:paraId="5F5B57B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2.39</w:t>
            </w:r>
          </w:p>
        </w:tc>
        <w:tc>
          <w:tcPr>
            <w:tcW w:w="1385" w:type="dxa"/>
            <w:tcBorders>
              <w:top w:val="nil"/>
              <w:left w:val="nil"/>
              <w:bottom w:val="nil"/>
              <w:right w:val="nil"/>
            </w:tcBorders>
            <w:shd w:val="clear" w:color="auto" w:fill="auto"/>
            <w:vAlign w:val="bottom"/>
          </w:tcPr>
          <w:p w14:paraId="4E41D2E3" w14:textId="77777777" w:rsidR="001942CB" w:rsidRDefault="001942CB" w:rsidP="00FF7147">
            <w:pPr>
              <w:spacing w:after="0"/>
              <w:rPr>
                <w:rFonts w:ascii="Arial" w:eastAsia="Arial" w:hAnsi="Arial" w:cs="Arial"/>
                <w:color w:val="000000"/>
              </w:rPr>
            </w:pPr>
            <w:r>
              <w:rPr>
                <w:rFonts w:ascii="Arial" w:eastAsia="Arial" w:hAnsi="Arial" w:cs="Arial"/>
                <w:color w:val="000000"/>
              </w:rPr>
              <w:t>[2.13, 2.65]</w:t>
            </w:r>
          </w:p>
        </w:tc>
        <w:tc>
          <w:tcPr>
            <w:tcW w:w="1281" w:type="dxa"/>
            <w:tcBorders>
              <w:top w:val="nil"/>
              <w:left w:val="nil"/>
              <w:bottom w:val="nil"/>
              <w:right w:val="nil"/>
            </w:tcBorders>
            <w:shd w:val="clear" w:color="auto" w:fill="auto"/>
            <w:vAlign w:val="bottom"/>
          </w:tcPr>
          <w:p w14:paraId="4E44378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0.62</w:t>
            </w:r>
          </w:p>
        </w:tc>
        <w:tc>
          <w:tcPr>
            <w:tcW w:w="1572" w:type="dxa"/>
            <w:tcBorders>
              <w:top w:val="nil"/>
              <w:left w:val="nil"/>
              <w:bottom w:val="nil"/>
              <w:right w:val="nil"/>
            </w:tcBorders>
            <w:shd w:val="clear" w:color="auto" w:fill="auto"/>
            <w:vAlign w:val="bottom"/>
          </w:tcPr>
          <w:p w14:paraId="2A128FC2" w14:textId="77777777" w:rsidR="001942CB" w:rsidRDefault="001942CB" w:rsidP="00FF7147">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65" w:type="dxa"/>
            <w:vAlign w:val="center"/>
          </w:tcPr>
          <w:p w14:paraId="2521BFEC" w14:textId="77777777" w:rsidR="001942CB" w:rsidRDefault="001942CB" w:rsidP="00FF7147">
            <w:pPr>
              <w:spacing w:after="0"/>
              <w:rPr>
                <w:rFonts w:ascii="Times New Roman" w:eastAsia="Times New Roman" w:hAnsi="Times New Roman" w:cs="Times New Roman"/>
                <w:sz w:val="20"/>
                <w:szCs w:val="20"/>
              </w:rPr>
            </w:pPr>
          </w:p>
        </w:tc>
      </w:tr>
      <w:tr w:rsidR="001942CB" w14:paraId="613EF3CD" w14:textId="77777777" w:rsidTr="00FF7147">
        <w:trPr>
          <w:trHeight w:val="206"/>
        </w:trPr>
        <w:tc>
          <w:tcPr>
            <w:tcW w:w="1680" w:type="dxa"/>
            <w:tcBorders>
              <w:top w:val="nil"/>
              <w:left w:val="nil"/>
              <w:bottom w:val="nil"/>
              <w:right w:val="nil"/>
            </w:tcBorders>
            <w:shd w:val="clear" w:color="auto" w:fill="auto"/>
            <w:vAlign w:val="bottom"/>
          </w:tcPr>
          <w:p w14:paraId="347B6049"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Estonia</w:t>
            </w:r>
          </w:p>
        </w:tc>
        <w:tc>
          <w:tcPr>
            <w:tcW w:w="787" w:type="dxa"/>
            <w:tcBorders>
              <w:top w:val="nil"/>
              <w:left w:val="nil"/>
              <w:bottom w:val="nil"/>
              <w:right w:val="nil"/>
            </w:tcBorders>
            <w:shd w:val="clear" w:color="auto" w:fill="auto"/>
            <w:vAlign w:val="bottom"/>
          </w:tcPr>
          <w:p w14:paraId="7C299B3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5.65</w:t>
            </w:r>
          </w:p>
        </w:tc>
        <w:tc>
          <w:tcPr>
            <w:tcW w:w="909" w:type="dxa"/>
            <w:tcBorders>
              <w:top w:val="nil"/>
              <w:left w:val="nil"/>
              <w:bottom w:val="nil"/>
              <w:right w:val="nil"/>
            </w:tcBorders>
            <w:shd w:val="clear" w:color="auto" w:fill="auto"/>
            <w:vAlign w:val="bottom"/>
          </w:tcPr>
          <w:p w14:paraId="6334B73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3.51</w:t>
            </w:r>
          </w:p>
        </w:tc>
        <w:tc>
          <w:tcPr>
            <w:tcW w:w="1490" w:type="dxa"/>
            <w:tcBorders>
              <w:top w:val="nil"/>
              <w:left w:val="nil"/>
              <w:bottom w:val="nil"/>
              <w:right w:val="nil"/>
            </w:tcBorders>
            <w:shd w:val="clear" w:color="auto" w:fill="auto"/>
            <w:vAlign w:val="bottom"/>
          </w:tcPr>
          <w:p w14:paraId="7865AD31" w14:textId="77777777" w:rsidR="001942CB" w:rsidRDefault="001942CB" w:rsidP="00FF7147">
            <w:pPr>
              <w:spacing w:after="0"/>
              <w:rPr>
                <w:rFonts w:ascii="Arial" w:eastAsia="Arial" w:hAnsi="Arial" w:cs="Arial"/>
                <w:color w:val="000000"/>
              </w:rPr>
            </w:pPr>
            <w:r>
              <w:rPr>
                <w:rFonts w:ascii="Arial" w:eastAsia="Arial" w:hAnsi="Arial" w:cs="Arial"/>
                <w:color w:val="000000"/>
              </w:rPr>
              <w:t>[3.38, 3.65]</w:t>
            </w:r>
          </w:p>
        </w:tc>
        <w:tc>
          <w:tcPr>
            <w:tcW w:w="1225" w:type="dxa"/>
            <w:tcBorders>
              <w:top w:val="nil"/>
              <w:left w:val="nil"/>
              <w:bottom w:val="nil"/>
              <w:right w:val="nil"/>
            </w:tcBorders>
            <w:shd w:val="clear" w:color="auto" w:fill="auto"/>
            <w:vAlign w:val="bottom"/>
          </w:tcPr>
          <w:p w14:paraId="6FB2267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4.26</w:t>
            </w:r>
          </w:p>
        </w:tc>
        <w:tc>
          <w:tcPr>
            <w:tcW w:w="1385" w:type="dxa"/>
            <w:tcBorders>
              <w:top w:val="nil"/>
              <w:left w:val="nil"/>
              <w:bottom w:val="nil"/>
              <w:right w:val="nil"/>
            </w:tcBorders>
            <w:shd w:val="clear" w:color="auto" w:fill="auto"/>
            <w:vAlign w:val="bottom"/>
          </w:tcPr>
          <w:p w14:paraId="2079776C" w14:textId="77777777" w:rsidR="001942CB" w:rsidRDefault="001942CB" w:rsidP="00FF7147">
            <w:pPr>
              <w:spacing w:after="0"/>
              <w:rPr>
                <w:rFonts w:ascii="Arial" w:eastAsia="Arial" w:hAnsi="Arial" w:cs="Arial"/>
                <w:color w:val="000000"/>
              </w:rPr>
            </w:pPr>
            <w:r>
              <w:rPr>
                <w:rFonts w:ascii="Arial" w:eastAsia="Arial" w:hAnsi="Arial" w:cs="Arial"/>
                <w:color w:val="000000"/>
              </w:rPr>
              <w:t>[4.03, 4.49]</w:t>
            </w:r>
          </w:p>
        </w:tc>
        <w:tc>
          <w:tcPr>
            <w:tcW w:w="1281" w:type="dxa"/>
            <w:tcBorders>
              <w:top w:val="nil"/>
              <w:left w:val="nil"/>
              <w:bottom w:val="nil"/>
              <w:right w:val="nil"/>
            </w:tcBorders>
            <w:shd w:val="clear" w:color="auto" w:fill="auto"/>
            <w:vAlign w:val="bottom"/>
          </w:tcPr>
          <w:p w14:paraId="6EE730E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-0.75</w:t>
            </w:r>
          </w:p>
        </w:tc>
        <w:tc>
          <w:tcPr>
            <w:tcW w:w="1572" w:type="dxa"/>
            <w:tcBorders>
              <w:top w:val="nil"/>
              <w:left w:val="nil"/>
              <w:bottom w:val="nil"/>
              <w:right w:val="nil"/>
            </w:tcBorders>
            <w:shd w:val="clear" w:color="auto" w:fill="auto"/>
            <w:vAlign w:val="bottom"/>
          </w:tcPr>
          <w:p w14:paraId="364B7FAF" w14:textId="77777777" w:rsidR="001942CB" w:rsidRDefault="001942CB" w:rsidP="00FF7147">
            <w:pPr>
              <w:spacing w:after="0"/>
              <w:rPr>
                <w:rFonts w:ascii="Arial" w:eastAsia="Arial" w:hAnsi="Arial" w:cs="Arial"/>
                <w:color w:val="000000"/>
              </w:rPr>
            </w:pPr>
            <w:r>
              <w:rPr>
                <w:rFonts w:ascii="Arial" w:eastAsia="Arial" w:hAnsi="Arial" w:cs="Arial"/>
                <w:color w:val="000000"/>
              </w:rPr>
              <w:t>[-0.65, -0.85]</w:t>
            </w:r>
          </w:p>
        </w:tc>
        <w:tc>
          <w:tcPr>
            <w:tcW w:w="265" w:type="dxa"/>
            <w:vAlign w:val="center"/>
          </w:tcPr>
          <w:p w14:paraId="096E22EF" w14:textId="77777777" w:rsidR="001942CB" w:rsidRDefault="001942CB" w:rsidP="00FF7147">
            <w:pPr>
              <w:spacing w:after="0"/>
              <w:rPr>
                <w:rFonts w:ascii="Times New Roman" w:eastAsia="Times New Roman" w:hAnsi="Times New Roman" w:cs="Times New Roman"/>
                <w:sz w:val="20"/>
                <w:szCs w:val="20"/>
              </w:rPr>
            </w:pPr>
          </w:p>
        </w:tc>
      </w:tr>
      <w:tr w:rsidR="001942CB" w14:paraId="67B8582E" w14:textId="77777777" w:rsidTr="00FF7147">
        <w:trPr>
          <w:trHeight w:val="206"/>
        </w:trPr>
        <w:tc>
          <w:tcPr>
            <w:tcW w:w="1680" w:type="dxa"/>
            <w:tcBorders>
              <w:top w:val="nil"/>
              <w:left w:val="nil"/>
              <w:bottom w:val="nil"/>
              <w:right w:val="nil"/>
            </w:tcBorders>
            <w:shd w:val="clear" w:color="auto" w:fill="auto"/>
            <w:vAlign w:val="bottom"/>
          </w:tcPr>
          <w:p w14:paraId="471BFC87"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France</w:t>
            </w:r>
          </w:p>
        </w:tc>
        <w:tc>
          <w:tcPr>
            <w:tcW w:w="787" w:type="dxa"/>
            <w:tcBorders>
              <w:top w:val="nil"/>
              <w:left w:val="nil"/>
              <w:bottom w:val="nil"/>
              <w:right w:val="nil"/>
            </w:tcBorders>
            <w:shd w:val="clear" w:color="auto" w:fill="auto"/>
            <w:vAlign w:val="bottom"/>
          </w:tcPr>
          <w:p w14:paraId="17B3A6F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4.53</w:t>
            </w:r>
          </w:p>
        </w:tc>
        <w:tc>
          <w:tcPr>
            <w:tcW w:w="909" w:type="dxa"/>
            <w:tcBorders>
              <w:top w:val="nil"/>
              <w:left w:val="nil"/>
              <w:bottom w:val="nil"/>
              <w:right w:val="nil"/>
            </w:tcBorders>
            <w:shd w:val="clear" w:color="auto" w:fill="auto"/>
            <w:vAlign w:val="bottom"/>
          </w:tcPr>
          <w:p w14:paraId="6218A54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2.91</w:t>
            </w:r>
          </w:p>
        </w:tc>
        <w:tc>
          <w:tcPr>
            <w:tcW w:w="1490" w:type="dxa"/>
            <w:tcBorders>
              <w:top w:val="nil"/>
              <w:left w:val="nil"/>
              <w:bottom w:val="nil"/>
              <w:right w:val="nil"/>
            </w:tcBorders>
            <w:shd w:val="clear" w:color="auto" w:fill="auto"/>
            <w:vAlign w:val="bottom"/>
          </w:tcPr>
          <w:p w14:paraId="668A3976" w14:textId="77777777" w:rsidR="001942CB" w:rsidRDefault="001942CB" w:rsidP="00FF7147">
            <w:pPr>
              <w:spacing w:after="0"/>
              <w:rPr>
                <w:rFonts w:ascii="Arial" w:eastAsia="Arial" w:hAnsi="Arial" w:cs="Arial"/>
                <w:color w:val="000000"/>
              </w:rPr>
            </w:pPr>
            <w:r>
              <w:rPr>
                <w:rFonts w:ascii="Arial" w:eastAsia="Arial" w:hAnsi="Arial" w:cs="Arial"/>
                <w:color w:val="000000"/>
              </w:rPr>
              <w:t>[2.80, 3.02]</w:t>
            </w:r>
          </w:p>
        </w:tc>
        <w:tc>
          <w:tcPr>
            <w:tcW w:w="1225" w:type="dxa"/>
            <w:tcBorders>
              <w:top w:val="nil"/>
              <w:left w:val="nil"/>
              <w:bottom w:val="nil"/>
              <w:right w:val="nil"/>
            </w:tcBorders>
            <w:shd w:val="clear" w:color="auto" w:fill="auto"/>
            <w:vAlign w:val="bottom"/>
          </w:tcPr>
          <w:p w14:paraId="5FCB507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3.11</w:t>
            </w:r>
          </w:p>
        </w:tc>
        <w:tc>
          <w:tcPr>
            <w:tcW w:w="1385" w:type="dxa"/>
            <w:tcBorders>
              <w:top w:val="nil"/>
              <w:left w:val="nil"/>
              <w:bottom w:val="nil"/>
              <w:right w:val="nil"/>
            </w:tcBorders>
            <w:shd w:val="clear" w:color="auto" w:fill="auto"/>
            <w:vAlign w:val="bottom"/>
          </w:tcPr>
          <w:p w14:paraId="15D9BA19" w14:textId="77777777" w:rsidR="001942CB" w:rsidRDefault="001942CB" w:rsidP="00FF7147">
            <w:pPr>
              <w:spacing w:after="0"/>
              <w:rPr>
                <w:rFonts w:ascii="Arial" w:eastAsia="Arial" w:hAnsi="Arial" w:cs="Arial"/>
                <w:color w:val="000000"/>
              </w:rPr>
            </w:pPr>
            <w:r>
              <w:rPr>
                <w:rFonts w:ascii="Arial" w:eastAsia="Arial" w:hAnsi="Arial" w:cs="Arial"/>
                <w:color w:val="000000"/>
              </w:rPr>
              <w:t>[2.87, 3.35]</w:t>
            </w:r>
          </w:p>
        </w:tc>
        <w:tc>
          <w:tcPr>
            <w:tcW w:w="1281" w:type="dxa"/>
            <w:tcBorders>
              <w:top w:val="nil"/>
              <w:left w:val="nil"/>
              <w:bottom w:val="nil"/>
              <w:right w:val="nil"/>
            </w:tcBorders>
            <w:shd w:val="clear" w:color="auto" w:fill="auto"/>
            <w:vAlign w:val="bottom"/>
          </w:tcPr>
          <w:p w14:paraId="5CC509A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-0.20</w:t>
            </w:r>
          </w:p>
        </w:tc>
        <w:tc>
          <w:tcPr>
            <w:tcW w:w="1572" w:type="dxa"/>
            <w:tcBorders>
              <w:top w:val="nil"/>
              <w:left w:val="nil"/>
              <w:bottom w:val="nil"/>
              <w:right w:val="nil"/>
            </w:tcBorders>
            <w:shd w:val="clear" w:color="auto" w:fill="auto"/>
            <w:vAlign w:val="bottom"/>
          </w:tcPr>
          <w:p w14:paraId="0E102AD5" w14:textId="77777777" w:rsidR="001942CB" w:rsidRDefault="001942CB" w:rsidP="00FF7147">
            <w:pPr>
              <w:spacing w:after="0"/>
              <w:rPr>
                <w:rFonts w:ascii="Arial" w:eastAsia="Arial" w:hAnsi="Arial" w:cs="Arial"/>
                <w:color w:val="000000"/>
              </w:rPr>
            </w:pPr>
            <w:r>
              <w:rPr>
                <w:rFonts w:ascii="Arial" w:eastAsia="Arial" w:hAnsi="Arial" w:cs="Arial"/>
                <w:color w:val="000000"/>
              </w:rPr>
              <w:t>[-0.06, -0.33]</w:t>
            </w:r>
          </w:p>
        </w:tc>
        <w:tc>
          <w:tcPr>
            <w:tcW w:w="265" w:type="dxa"/>
            <w:vAlign w:val="center"/>
          </w:tcPr>
          <w:p w14:paraId="1D47D4B8" w14:textId="77777777" w:rsidR="001942CB" w:rsidRDefault="001942CB" w:rsidP="00FF7147">
            <w:pPr>
              <w:spacing w:after="0"/>
              <w:rPr>
                <w:rFonts w:ascii="Times New Roman" w:eastAsia="Times New Roman" w:hAnsi="Times New Roman" w:cs="Times New Roman"/>
                <w:sz w:val="20"/>
                <w:szCs w:val="20"/>
              </w:rPr>
            </w:pPr>
          </w:p>
        </w:tc>
      </w:tr>
      <w:tr w:rsidR="001942CB" w14:paraId="56D7587F" w14:textId="77777777" w:rsidTr="00FF7147">
        <w:trPr>
          <w:trHeight w:val="206"/>
        </w:trPr>
        <w:tc>
          <w:tcPr>
            <w:tcW w:w="1680" w:type="dxa"/>
            <w:tcBorders>
              <w:top w:val="nil"/>
              <w:left w:val="nil"/>
              <w:bottom w:val="nil"/>
              <w:right w:val="nil"/>
            </w:tcBorders>
            <w:shd w:val="clear" w:color="auto" w:fill="auto"/>
            <w:vAlign w:val="bottom"/>
          </w:tcPr>
          <w:p w14:paraId="261BC58A"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Germany</w:t>
            </w:r>
          </w:p>
        </w:tc>
        <w:tc>
          <w:tcPr>
            <w:tcW w:w="787" w:type="dxa"/>
            <w:tcBorders>
              <w:top w:val="nil"/>
              <w:left w:val="nil"/>
              <w:bottom w:val="nil"/>
              <w:right w:val="nil"/>
            </w:tcBorders>
            <w:shd w:val="clear" w:color="auto" w:fill="auto"/>
            <w:vAlign w:val="bottom"/>
          </w:tcPr>
          <w:p w14:paraId="1275F70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3.64</w:t>
            </w:r>
          </w:p>
        </w:tc>
        <w:tc>
          <w:tcPr>
            <w:tcW w:w="909" w:type="dxa"/>
            <w:tcBorders>
              <w:top w:val="nil"/>
              <w:left w:val="nil"/>
              <w:bottom w:val="nil"/>
              <w:right w:val="nil"/>
            </w:tcBorders>
            <w:shd w:val="clear" w:color="auto" w:fill="auto"/>
            <w:vAlign w:val="bottom"/>
          </w:tcPr>
          <w:p w14:paraId="5292B4B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2.38</w:t>
            </w:r>
          </w:p>
        </w:tc>
        <w:tc>
          <w:tcPr>
            <w:tcW w:w="1490" w:type="dxa"/>
            <w:tcBorders>
              <w:top w:val="nil"/>
              <w:left w:val="nil"/>
              <w:bottom w:val="nil"/>
              <w:right w:val="nil"/>
            </w:tcBorders>
            <w:shd w:val="clear" w:color="auto" w:fill="auto"/>
            <w:vAlign w:val="bottom"/>
          </w:tcPr>
          <w:p w14:paraId="612B9CE8" w14:textId="77777777" w:rsidR="001942CB" w:rsidRDefault="001942CB" w:rsidP="00FF7147">
            <w:pPr>
              <w:spacing w:after="0"/>
              <w:rPr>
                <w:rFonts w:ascii="Arial" w:eastAsia="Arial" w:hAnsi="Arial" w:cs="Arial"/>
                <w:color w:val="000000"/>
              </w:rPr>
            </w:pPr>
            <w:r>
              <w:rPr>
                <w:rFonts w:ascii="Arial" w:eastAsia="Arial" w:hAnsi="Arial" w:cs="Arial"/>
                <w:color w:val="000000"/>
              </w:rPr>
              <w:t>[2.16, 2.61]</w:t>
            </w:r>
          </w:p>
        </w:tc>
        <w:tc>
          <w:tcPr>
            <w:tcW w:w="1225" w:type="dxa"/>
            <w:tcBorders>
              <w:top w:val="nil"/>
              <w:left w:val="nil"/>
              <w:bottom w:val="nil"/>
              <w:right w:val="nil"/>
            </w:tcBorders>
            <w:shd w:val="clear" w:color="auto" w:fill="auto"/>
            <w:vAlign w:val="bottom"/>
          </w:tcPr>
          <w:p w14:paraId="612F549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2.72</w:t>
            </w:r>
          </w:p>
        </w:tc>
        <w:tc>
          <w:tcPr>
            <w:tcW w:w="1385" w:type="dxa"/>
            <w:tcBorders>
              <w:top w:val="nil"/>
              <w:left w:val="nil"/>
              <w:bottom w:val="nil"/>
              <w:right w:val="nil"/>
            </w:tcBorders>
            <w:shd w:val="clear" w:color="auto" w:fill="auto"/>
            <w:vAlign w:val="bottom"/>
          </w:tcPr>
          <w:p w14:paraId="6FCDC6D3" w14:textId="77777777" w:rsidR="001942CB" w:rsidRDefault="001942CB" w:rsidP="00FF7147">
            <w:pPr>
              <w:spacing w:after="0"/>
              <w:rPr>
                <w:rFonts w:ascii="Arial" w:eastAsia="Arial" w:hAnsi="Arial" w:cs="Arial"/>
                <w:color w:val="000000"/>
              </w:rPr>
            </w:pPr>
            <w:r>
              <w:rPr>
                <w:rFonts w:ascii="Arial" w:eastAsia="Arial" w:hAnsi="Arial" w:cs="Arial"/>
                <w:color w:val="000000"/>
              </w:rPr>
              <w:t>[2.51, 2.93]</w:t>
            </w:r>
          </w:p>
        </w:tc>
        <w:tc>
          <w:tcPr>
            <w:tcW w:w="1281" w:type="dxa"/>
            <w:tcBorders>
              <w:top w:val="nil"/>
              <w:left w:val="nil"/>
              <w:bottom w:val="nil"/>
              <w:right w:val="nil"/>
            </w:tcBorders>
            <w:shd w:val="clear" w:color="auto" w:fill="auto"/>
            <w:vAlign w:val="bottom"/>
          </w:tcPr>
          <w:p w14:paraId="44518AE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-0.34</w:t>
            </w:r>
          </w:p>
        </w:tc>
        <w:tc>
          <w:tcPr>
            <w:tcW w:w="1572" w:type="dxa"/>
            <w:tcBorders>
              <w:top w:val="nil"/>
              <w:left w:val="nil"/>
              <w:bottom w:val="nil"/>
              <w:right w:val="nil"/>
            </w:tcBorders>
            <w:shd w:val="clear" w:color="auto" w:fill="auto"/>
            <w:vAlign w:val="bottom"/>
          </w:tcPr>
          <w:p w14:paraId="074AC2AC" w14:textId="77777777" w:rsidR="001942CB" w:rsidRDefault="001942CB" w:rsidP="00FF7147">
            <w:pPr>
              <w:spacing w:after="0"/>
              <w:rPr>
                <w:rFonts w:ascii="Arial" w:eastAsia="Arial" w:hAnsi="Arial" w:cs="Arial"/>
                <w:color w:val="000000"/>
              </w:rPr>
            </w:pPr>
            <w:r>
              <w:rPr>
                <w:rFonts w:ascii="Arial" w:eastAsia="Arial" w:hAnsi="Arial" w:cs="Arial"/>
                <w:color w:val="000000"/>
              </w:rPr>
              <w:t>[-0.35, -0.32]</w:t>
            </w:r>
          </w:p>
        </w:tc>
        <w:tc>
          <w:tcPr>
            <w:tcW w:w="265" w:type="dxa"/>
            <w:vAlign w:val="center"/>
          </w:tcPr>
          <w:p w14:paraId="5A1AF289" w14:textId="77777777" w:rsidR="001942CB" w:rsidRDefault="001942CB" w:rsidP="00FF7147">
            <w:pPr>
              <w:spacing w:after="0"/>
              <w:rPr>
                <w:rFonts w:ascii="Times New Roman" w:eastAsia="Times New Roman" w:hAnsi="Times New Roman" w:cs="Times New Roman"/>
                <w:sz w:val="20"/>
                <w:szCs w:val="20"/>
              </w:rPr>
            </w:pPr>
          </w:p>
        </w:tc>
      </w:tr>
      <w:tr w:rsidR="001942CB" w14:paraId="6288DA0C" w14:textId="77777777" w:rsidTr="00FF7147">
        <w:trPr>
          <w:trHeight w:val="206"/>
        </w:trPr>
        <w:tc>
          <w:tcPr>
            <w:tcW w:w="1680" w:type="dxa"/>
            <w:tcBorders>
              <w:top w:val="nil"/>
              <w:left w:val="nil"/>
              <w:bottom w:val="nil"/>
              <w:right w:val="nil"/>
            </w:tcBorders>
            <w:shd w:val="clear" w:color="auto" w:fill="auto"/>
            <w:vAlign w:val="bottom"/>
          </w:tcPr>
          <w:p w14:paraId="1E6ADB1A"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Greece</w:t>
            </w:r>
          </w:p>
        </w:tc>
        <w:tc>
          <w:tcPr>
            <w:tcW w:w="787" w:type="dxa"/>
            <w:tcBorders>
              <w:top w:val="nil"/>
              <w:left w:val="nil"/>
              <w:bottom w:val="nil"/>
              <w:right w:val="nil"/>
            </w:tcBorders>
            <w:shd w:val="clear" w:color="auto" w:fill="auto"/>
            <w:vAlign w:val="bottom"/>
          </w:tcPr>
          <w:p w14:paraId="04643B8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4.01</w:t>
            </w:r>
          </w:p>
        </w:tc>
        <w:tc>
          <w:tcPr>
            <w:tcW w:w="909" w:type="dxa"/>
            <w:tcBorders>
              <w:top w:val="nil"/>
              <w:left w:val="nil"/>
              <w:bottom w:val="nil"/>
              <w:right w:val="nil"/>
            </w:tcBorders>
            <w:shd w:val="clear" w:color="auto" w:fill="auto"/>
            <w:vAlign w:val="bottom"/>
          </w:tcPr>
          <w:p w14:paraId="144D788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2.37</w:t>
            </w:r>
          </w:p>
        </w:tc>
        <w:tc>
          <w:tcPr>
            <w:tcW w:w="1490" w:type="dxa"/>
            <w:tcBorders>
              <w:top w:val="nil"/>
              <w:left w:val="nil"/>
              <w:bottom w:val="nil"/>
              <w:right w:val="nil"/>
            </w:tcBorders>
            <w:shd w:val="clear" w:color="auto" w:fill="auto"/>
            <w:vAlign w:val="bottom"/>
          </w:tcPr>
          <w:p w14:paraId="7B158085" w14:textId="77777777" w:rsidR="001942CB" w:rsidRDefault="001942CB" w:rsidP="00FF7147">
            <w:pPr>
              <w:spacing w:after="0"/>
              <w:rPr>
                <w:rFonts w:ascii="Arial" w:eastAsia="Arial" w:hAnsi="Arial" w:cs="Arial"/>
                <w:color w:val="000000"/>
              </w:rPr>
            </w:pPr>
            <w:r>
              <w:rPr>
                <w:rFonts w:ascii="Arial" w:eastAsia="Arial" w:hAnsi="Arial" w:cs="Arial"/>
                <w:color w:val="000000"/>
              </w:rPr>
              <w:t>[2.22, 2.53]</w:t>
            </w:r>
          </w:p>
        </w:tc>
        <w:tc>
          <w:tcPr>
            <w:tcW w:w="1225" w:type="dxa"/>
            <w:tcBorders>
              <w:top w:val="nil"/>
              <w:left w:val="nil"/>
              <w:bottom w:val="nil"/>
              <w:right w:val="nil"/>
            </w:tcBorders>
            <w:shd w:val="clear" w:color="auto" w:fill="auto"/>
            <w:vAlign w:val="bottom"/>
          </w:tcPr>
          <w:p w14:paraId="02F0785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3.27</w:t>
            </w:r>
          </w:p>
        </w:tc>
        <w:tc>
          <w:tcPr>
            <w:tcW w:w="1385" w:type="dxa"/>
            <w:tcBorders>
              <w:top w:val="nil"/>
              <w:left w:val="nil"/>
              <w:bottom w:val="nil"/>
              <w:right w:val="nil"/>
            </w:tcBorders>
            <w:shd w:val="clear" w:color="auto" w:fill="auto"/>
            <w:vAlign w:val="bottom"/>
          </w:tcPr>
          <w:p w14:paraId="5E454532" w14:textId="77777777" w:rsidR="001942CB" w:rsidRDefault="001942CB" w:rsidP="00FF7147">
            <w:pPr>
              <w:spacing w:after="0"/>
              <w:rPr>
                <w:rFonts w:ascii="Arial" w:eastAsia="Arial" w:hAnsi="Arial" w:cs="Arial"/>
                <w:color w:val="000000"/>
              </w:rPr>
            </w:pPr>
            <w:r>
              <w:rPr>
                <w:rFonts w:ascii="Arial" w:eastAsia="Arial" w:hAnsi="Arial" w:cs="Arial"/>
                <w:color w:val="000000"/>
              </w:rPr>
              <w:t>[3.10, 3.44]</w:t>
            </w:r>
          </w:p>
        </w:tc>
        <w:tc>
          <w:tcPr>
            <w:tcW w:w="1281" w:type="dxa"/>
            <w:tcBorders>
              <w:top w:val="nil"/>
              <w:left w:val="nil"/>
              <w:bottom w:val="nil"/>
              <w:right w:val="nil"/>
            </w:tcBorders>
            <w:shd w:val="clear" w:color="auto" w:fill="auto"/>
            <w:vAlign w:val="bottom"/>
          </w:tcPr>
          <w:p w14:paraId="227C73B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-0.89</w:t>
            </w:r>
          </w:p>
        </w:tc>
        <w:tc>
          <w:tcPr>
            <w:tcW w:w="1572" w:type="dxa"/>
            <w:tcBorders>
              <w:top w:val="nil"/>
              <w:left w:val="nil"/>
              <w:bottom w:val="nil"/>
              <w:right w:val="nil"/>
            </w:tcBorders>
            <w:shd w:val="clear" w:color="auto" w:fill="auto"/>
            <w:vAlign w:val="bottom"/>
          </w:tcPr>
          <w:p w14:paraId="1B70418C" w14:textId="77777777" w:rsidR="001942CB" w:rsidRDefault="001942CB" w:rsidP="00FF7147">
            <w:pPr>
              <w:spacing w:after="0"/>
              <w:rPr>
                <w:rFonts w:ascii="Arial" w:eastAsia="Arial" w:hAnsi="Arial" w:cs="Arial"/>
                <w:color w:val="000000"/>
              </w:rPr>
            </w:pPr>
            <w:r>
              <w:rPr>
                <w:rFonts w:ascii="Arial" w:eastAsia="Arial" w:hAnsi="Arial" w:cs="Arial"/>
                <w:color w:val="000000"/>
              </w:rPr>
              <w:t>[-0.88, -0.91]</w:t>
            </w:r>
          </w:p>
        </w:tc>
        <w:tc>
          <w:tcPr>
            <w:tcW w:w="265" w:type="dxa"/>
            <w:vAlign w:val="center"/>
          </w:tcPr>
          <w:p w14:paraId="3C8F5A52" w14:textId="77777777" w:rsidR="001942CB" w:rsidRDefault="001942CB" w:rsidP="00FF7147">
            <w:pPr>
              <w:spacing w:after="0"/>
              <w:rPr>
                <w:rFonts w:ascii="Times New Roman" w:eastAsia="Times New Roman" w:hAnsi="Times New Roman" w:cs="Times New Roman"/>
                <w:sz w:val="20"/>
                <w:szCs w:val="20"/>
              </w:rPr>
            </w:pPr>
          </w:p>
        </w:tc>
      </w:tr>
      <w:tr w:rsidR="001942CB" w14:paraId="20F8403C" w14:textId="77777777" w:rsidTr="00FF7147">
        <w:trPr>
          <w:trHeight w:val="206"/>
        </w:trPr>
        <w:tc>
          <w:tcPr>
            <w:tcW w:w="1680" w:type="dxa"/>
            <w:tcBorders>
              <w:top w:val="nil"/>
              <w:left w:val="nil"/>
              <w:bottom w:val="nil"/>
              <w:right w:val="nil"/>
            </w:tcBorders>
            <w:shd w:val="clear" w:color="auto" w:fill="auto"/>
            <w:vAlign w:val="bottom"/>
          </w:tcPr>
          <w:p w14:paraId="3721EB88"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Israel</w:t>
            </w:r>
          </w:p>
        </w:tc>
        <w:tc>
          <w:tcPr>
            <w:tcW w:w="787" w:type="dxa"/>
            <w:tcBorders>
              <w:top w:val="nil"/>
              <w:left w:val="nil"/>
              <w:bottom w:val="nil"/>
              <w:right w:val="nil"/>
            </w:tcBorders>
            <w:shd w:val="clear" w:color="auto" w:fill="auto"/>
            <w:vAlign w:val="bottom"/>
          </w:tcPr>
          <w:p w14:paraId="2B558CD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2.80</w:t>
            </w:r>
          </w:p>
        </w:tc>
        <w:tc>
          <w:tcPr>
            <w:tcW w:w="909" w:type="dxa"/>
            <w:tcBorders>
              <w:top w:val="nil"/>
              <w:left w:val="nil"/>
              <w:bottom w:val="nil"/>
              <w:right w:val="nil"/>
            </w:tcBorders>
            <w:shd w:val="clear" w:color="auto" w:fill="auto"/>
            <w:vAlign w:val="bottom"/>
          </w:tcPr>
          <w:p w14:paraId="0C08ABB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1.44</w:t>
            </w:r>
          </w:p>
        </w:tc>
        <w:tc>
          <w:tcPr>
            <w:tcW w:w="1490" w:type="dxa"/>
            <w:tcBorders>
              <w:top w:val="nil"/>
              <w:left w:val="nil"/>
              <w:bottom w:val="nil"/>
              <w:right w:val="nil"/>
            </w:tcBorders>
            <w:shd w:val="clear" w:color="auto" w:fill="auto"/>
            <w:vAlign w:val="bottom"/>
          </w:tcPr>
          <w:p w14:paraId="43B020E9" w14:textId="77777777" w:rsidR="001942CB" w:rsidRDefault="001942CB" w:rsidP="00FF7147">
            <w:pPr>
              <w:spacing w:after="0"/>
              <w:rPr>
                <w:rFonts w:ascii="Arial" w:eastAsia="Arial" w:hAnsi="Arial" w:cs="Arial"/>
                <w:color w:val="000000"/>
              </w:rPr>
            </w:pPr>
            <w:r>
              <w:rPr>
                <w:rFonts w:ascii="Arial" w:eastAsia="Arial" w:hAnsi="Arial" w:cs="Arial"/>
                <w:color w:val="000000"/>
              </w:rPr>
              <w:t>[1.27, 1.61]</w:t>
            </w:r>
          </w:p>
        </w:tc>
        <w:tc>
          <w:tcPr>
            <w:tcW w:w="1225" w:type="dxa"/>
            <w:tcBorders>
              <w:top w:val="nil"/>
              <w:left w:val="nil"/>
              <w:bottom w:val="nil"/>
              <w:right w:val="nil"/>
            </w:tcBorders>
            <w:shd w:val="clear" w:color="auto" w:fill="auto"/>
            <w:vAlign w:val="bottom"/>
          </w:tcPr>
          <w:p w14:paraId="56EB628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1.94</w:t>
            </w:r>
          </w:p>
        </w:tc>
        <w:tc>
          <w:tcPr>
            <w:tcW w:w="1385" w:type="dxa"/>
            <w:tcBorders>
              <w:top w:val="nil"/>
              <w:left w:val="nil"/>
              <w:bottom w:val="nil"/>
              <w:right w:val="nil"/>
            </w:tcBorders>
            <w:shd w:val="clear" w:color="auto" w:fill="auto"/>
            <w:vAlign w:val="bottom"/>
          </w:tcPr>
          <w:p w14:paraId="1F2FFE15" w14:textId="77777777" w:rsidR="001942CB" w:rsidRDefault="001942CB" w:rsidP="00FF7147">
            <w:pPr>
              <w:spacing w:after="0"/>
              <w:rPr>
                <w:rFonts w:ascii="Arial" w:eastAsia="Arial" w:hAnsi="Arial" w:cs="Arial"/>
                <w:color w:val="000000"/>
              </w:rPr>
            </w:pPr>
            <w:r>
              <w:rPr>
                <w:rFonts w:ascii="Arial" w:eastAsia="Arial" w:hAnsi="Arial" w:cs="Arial"/>
                <w:color w:val="000000"/>
              </w:rPr>
              <w:t>[1.72, 2.16]</w:t>
            </w:r>
          </w:p>
        </w:tc>
        <w:tc>
          <w:tcPr>
            <w:tcW w:w="1281" w:type="dxa"/>
            <w:tcBorders>
              <w:top w:val="nil"/>
              <w:left w:val="nil"/>
              <w:bottom w:val="nil"/>
              <w:right w:val="nil"/>
            </w:tcBorders>
            <w:shd w:val="clear" w:color="auto" w:fill="auto"/>
            <w:vAlign w:val="bottom"/>
          </w:tcPr>
          <w:p w14:paraId="0F333D1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-0.50</w:t>
            </w:r>
          </w:p>
        </w:tc>
        <w:tc>
          <w:tcPr>
            <w:tcW w:w="1572" w:type="dxa"/>
            <w:tcBorders>
              <w:top w:val="nil"/>
              <w:left w:val="nil"/>
              <w:bottom w:val="nil"/>
              <w:right w:val="nil"/>
            </w:tcBorders>
            <w:shd w:val="clear" w:color="auto" w:fill="auto"/>
            <w:vAlign w:val="bottom"/>
          </w:tcPr>
          <w:p w14:paraId="3BBAECC0" w14:textId="77777777" w:rsidR="001942CB" w:rsidRDefault="001942CB" w:rsidP="00FF7147">
            <w:pPr>
              <w:spacing w:after="0"/>
              <w:rPr>
                <w:rFonts w:ascii="Arial" w:eastAsia="Arial" w:hAnsi="Arial" w:cs="Arial"/>
                <w:color w:val="000000"/>
              </w:rPr>
            </w:pPr>
            <w:r>
              <w:rPr>
                <w:rFonts w:ascii="Arial" w:eastAsia="Arial" w:hAnsi="Arial" w:cs="Arial"/>
                <w:color w:val="000000"/>
              </w:rPr>
              <w:t>[-0.45, -0.55]</w:t>
            </w:r>
          </w:p>
        </w:tc>
        <w:tc>
          <w:tcPr>
            <w:tcW w:w="265" w:type="dxa"/>
            <w:vAlign w:val="center"/>
          </w:tcPr>
          <w:p w14:paraId="0D195C57" w14:textId="77777777" w:rsidR="001942CB" w:rsidRDefault="001942CB" w:rsidP="00FF7147">
            <w:pPr>
              <w:spacing w:after="0"/>
              <w:rPr>
                <w:rFonts w:ascii="Times New Roman" w:eastAsia="Times New Roman" w:hAnsi="Times New Roman" w:cs="Times New Roman"/>
                <w:sz w:val="20"/>
                <w:szCs w:val="20"/>
              </w:rPr>
            </w:pPr>
          </w:p>
        </w:tc>
      </w:tr>
      <w:tr w:rsidR="001942CB" w14:paraId="3FFCDC32" w14:textId="77777777" w:rsidTr="00FF7147">
        <w:trPr>
          <w:trHeight w:val="206"/>
        </w:trPr>
        <w:tc>
          <w:tcPr>
            <w:tcW w:w="1680" w:type="dxa"/>
            <w:tcBorders>
              <w:top w:val="nil"/>
              <w:left w:val="nil"/>
              <w:bottom w:val="nil"/>
              <w:right w:val="nil"/>
            </w:tcBorders>
            <w:shd w:val="clear" w:color="auto" w:fill="auto"/>
            <w:vAlign w:val="bottom"/>
          </w:tcPr>
          <w:p w14:paraId="6EC51456"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Italy</w:t>
            </w:r>
          </w:p>
        </w:tc>
        <w:tc>
          <w:tcPr>
            <w:tcW w:w="787" w:type="dxa"/>
            <w:tcBorders>
              <w:top w:val="nil"/>
              <w:left w:val="nil"/>
              <w:bottom w:val="nil"/>
              <w:right w:val="nil"/>
            </w:tcBorders>
            <w:shd w:val="clear" w:color="auto" w:fill="auto"/>
            <w:vAlign w:val="bottom"/>
          </w:tcPr>
          <w:p w14:paraId="19AA1F9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3.51</w:t>
            </w:r>
          </w:p>
        </w:tc>
        <w:tc>
          <w:tcPr>
            <w:tcW w:w="909" w:type="dxa"/>
            <w:tcBorders>
              <w:top w:val="nil"/>
              <w:left w:val="nil"/>
              <w:bottom w:val="nil"/>
              <w:right w:val="nil"/>
            </w:tcBorders>
            <w:shd w:val="clear" w:color="auto" w:fill="auto"/>
            <w:vAlign w:val="bottom"/>
          </w:tcPr>
          <w:p w14:paraId="2E8A3FD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0.92</w:t>
            </w:r>
          </w:p>
        </w:tc>
        <w:tc>
          <w:tcPr>
            <w:tcW w:w="1490" w:type="dxa"/>
            <w:tcBorders>
              <w:top w:val="nil"/>
              <w:left w:val="nil"/>
              <w:bottom w:val="nil"/>
              <w:right w:val="nil"/>
            </w:tcBorders>
            <w:shd w:val="clear" w:color="auto" w:fill="auto"/>
            <w:vAlign w:val="bottom"/>
          </w:tcPr>
          <w:p w14:paraId="08BF009B" w14:textId="77777777" w:rsidR="001942CB" w:rsidRDefault="001942CB" w:rsidP="00FF7147">
            <w:pPr>
              <w:spacing w:after="0"/>
              <w:rPr>
                <w:rFonts w:ascii="Arial" w:eastAsia="Arial" w:hAnsi="Arial" w:cs="Arial"/>
                <w:color w:val="000000"/>
              </w:rPr>
            </w:pPr>
            <w:r>
              <w:rPr>
                <w:rFonts w:ascii="Arial" w:eastAsia="Arial" w:hAnsi="Arial" w:cs="Arial"/>
                <w:color w:val="000000"/>
              </w:rPr>
              <w:t>[0.68, 1.16]</w:t>
            </w:r>
          </w:p>
        </w:tc>
        <w:tc>
          <w:tcPr>
            <w:tcW w:w="1225" w:type="dxa"/>
            <w:tcBorders>
              <w:top w:val="nil"/>
              <w:left w:val="nil"/>
              <w:bottom w:val="nil"/>
              <w:right w:val="nil"/>
            </w:tcBorders>
            <w:shd w:val="clear" w:color="auto" w:fill="auto"/>
            <w:vAlign w:val="bottom"/>
          </w:tcPr>
          <w:p w14:paraId="2286FF5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2.51</w:t>
            </w:r>
          </w:p>
        </w:tc>
        <w:tc>
          <w:tcPr>
            <w:tcW w:w="1385" w:type="dxa"/>
            <w:tcBorders>
              <w:top w:val="nil"/>
              <w:left w:val="nil"/>
              <w:bottom w:val="nil"/>
              <w:right w:val="nil"/>
            </w:tcBorders>
            <w:shd w:val="clear" w:color="auto" w:fill="auto"/>
            <w:vAlign w:val="bottom"/>
          </w:tcPr>
          <w:p w14:paraId="2FFDAB6E" w14:textId="77777777" w:rsidR="001942CB" w:rsidRDefault="001942CB" w:rsidP="00FF7147">
            <w:pPr>
              <w:spacing w:after="0"/>
              <w:rPr>
                <w:rFonts w:ascii="Arial" w:eastAsia="Arial" w:hAnsi="Arial" w:cs="Arial"/>
                <w:color w:val="000000"/>
              </w:rPr>
            </w:pPr>
            <w:r>
              <w:rPr>
                <w:rFonts w:ascii="Arial" w:eastAsia="Arial" w:hAnsi="Arial" w:cs="Arial"/>
                <w:color w:val="000000"/>
              </w:rPr>
              <w:t>[2.33, 2.69]</w:t>
            </w:r>
          </w:p>
        </w:tc>
        <w:tc>
          <w:tcPr>
            <w:tcW w:w="1281" w:type="dxa"/>
            <w:tcBorders>
              <w:top w:val="nil"/>
              <w:left w:val="nil"/>
              <w:bottom w:val="nil"/>
              <w:right w:val="nil"/>
            </w:tcBorders>
            <w:shd w:val="clear" w:color="auto" w:fill="auto"/>
            <w:vAlign w:val="bottom"/>
          </w:tcPr>
          <w:p w14:paraId="31A66F1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-1.59</w:t>
            </w:r>
          </w:p>
        </w:tc>
        <w:tc>
          <w:tcPr>
            <w:tcW w:w="1572" w:type="dxa"/>
            <w:tcBorders>
              <w:top w:val="nil"/>
              <w:left w:val="nil"/>
              <w:bottom w:val="nil"/>
              <w:right w:val="nil"/>
            </w:tcBorders>
            <w:shd w:val="clear" w:color="auto" w:fill="auto"/>
            <w:vAlign w:val="bottom"/>
          </w:tcPr>
          <w:p w14:paraId="590137F9" w14:textId="77777777" w:rsidR="001942CB" w:rsidRDefault="001942CB" w:rsidP="00FF7147">
            <w:pPr>
              <w:spacing w:after="0"/>
              <w:rPr>
                <w:rFonts w:ascii="Arial" w:eastAsia="Arial" w:hAnsi="Arial" w:cs="Arial"/>
                <w:color w:val="000000"/>
              </w:rPr>
            </w:pPr>
            <w:r>
              <w:rPr>
                <w:rFonts w:ascii="Arial" w:eastAsia="Arial" w:hAnsi="Arial" w:cs="Arial"/>
                <w:color w:val="000000"/>
              </w:rPr>
              <w:t>[-1.66, -1.53]</w:t>
            </w:r>
          </w:p>
        </w:tc>
        <w:tc>
          <w:tcPr>
            <w:tcW w:w="265" w:type="dxa"/>
            <w:vAlign w:val="center"/>
          </w:tcPr>
          <w:p w14:paraId="1ECD2B25" w14:textId="77777777" w:rsidR="001942CB" w:rsidRDefault="001942CB" w:rsidP="00FF7147">
            <w:pPr>
              <w:spacing w:after="0"/>
              <w:rPr>
                <w:rFonts w:ascii="Times New Roman" w:eastAsia="Times New Roman" w:hAnsi="Times New Roman" w:cs="Times New Roman"/>
                <w:sz w:val="20"/>
                <w:szCs w:val="20"/>
              </w:rPr>
            </w:pPr>
          </w:p>
        </w:tc>
      </w:tr>
      <w:tr w:rsidR="001942CB" w14:paraId="5CEB6228" w14:textId="77777777" w:rsidTr="00FF7147">
        <w:trPr>
          <w:trHeight w:val="206"/>
        </w:trPr>
        <w:tc>
          <w:tcPr>
            <w:tcW w:w="1680" w:type="dxa"/>
            <w:tcBorders>
              <w:top w:val="nil"/>
              <w:left w:val="nil"/>
              <w:bottom w:val="nil"/>
              <w:right w:val="nil"/>
            </w:tcBorders>
            <w:shd w:val="clear" w:color="auto" w:fill="auto"/>
            <w:vAlign w:val="bottom"/>
          </w:tcPr>
          <w:p w14:paraId="62983504"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Luxembourg</w:t>
            </w:r>
          </w:p>
        </w:tc>
        <w:tc>
          <w:tcPr>
            <w:tcW w:w="787" w:type="dxa"/>
            <w:tcBorders>
              <w:top w:val="nil"/>
              <w:left w:val="nil"/>
              <w:bottom w:val="nil"/>
              <w:right w:val="nil"/>
            </w:tcBorders>
            <w:shd w:val="clear" w:color="auto" w:fill="auto"/>
            <w:vAlign w:val="bottom"/>
          </w:tcPr>
          <w:p w14:paraId="0436C5E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3.07</w:t>
            </w:r>
          </w:p>
        </w:tc>
        <w:tc>
          <w:tcPr>
            <w:tcW w:w="909" w:type="dxa"/>
            <w:tcBorders>
              <w:top w:val="nil"/>
              <w:left w:val="nil"/>
              <w:bottom w:val="nil"/>
              <w:right w:val="nil"/>
            </w:tcBorders>
            <w:shd w:val="clear" w:color="auto" w:fill="auto"/>
            <w:vAlign w:val="bottom"/>
          </w:tcPr>
          <w:p w14:paraId="4452F48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1.48</w:t>
            </w:r>
          </w:p>
        </w:tc>
        <w:tc>
          <w:tcPr>
            <w:tcW w:w="1490" w:type="dxa"/>
            <w:tcBorders>
              <w:top w:val="nil"/>
              <w:left w:val="nil"/>
              <w:bottom w:val="nil"/>
              <w:right w:val="nil"/>
            </w:tcBorders>
            <w:shd w:val="clear" w:color="auto" w:fill="auto"/>
            <w:vAlign w:val="bottom"/>
          </w:tcPr>
          <w:p w14:paraId="3D7BAF11" w14:textId="77777777" w:rsidR="001942CB" w:rsidRDefault="001942CB" w:rsidP="00FF7147">
            <w:pPr>
              <w:spacing w:after="0"/>
              <w:rPr>
                <w:rFonts w:ascii="Arial" w:eastAsia="Arial" w:hAnsi="Arial" w:cs="Arial"/>
                <w:color w:val="000000"/>
              </w:rPr>
            </w:pPr>
            <w:r>
              <w:rPr>
                <w:rFonts w:ascii="Arial" w:eastAsia="Arial" w:hAnsi="Arial" w:cs="Arial"/>
                <w:color w:val="000000"/>
              </w:rPr>
              <w:t>[0.96, 2.00]</w:t>
            </w:r>
          </w:p>
        </w:tc>
        <w:tc>
          <w:tcPr>
            <w:tcW w:w="1225" w:type="dxa"/>
            <w:tcBorders>
              <w:top w:val="nil"/>
              <w:left w:val="nil"/>
              <w:bottom w:val="nil"/>
              <w:right w:val="nil"/>
            </w:tcBorders>
            <w:shd w:val="clear" w:color="auto" w:fill="auto"/>
            <w:vAlign w:val="bottom"/>
          </w:tcPr>
          <w:p w14:paraId="4CF7F8B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2.29</w:t>
            </w:r>
          </w:p>
        </w:tc>
        <w:tc>
          <w:tcPr>
            <w:tcW w:w="1385" w:type="dxa"/>
            <w:tcBorders>
              <w:top w:val="nil"/>
              <w:left w:val="nil"/>
              <w:bottom w:val="nil"/>
              <w:right w:val="nil"/>
            </w:tcBorders>
            <w:shd w:val="clear" w:color="auto" w:fill="auto"/>
            <w:vAlign w:val="bottom"/>
          </w:tcPr>
          <w:p w14:paraId="600D60A4" w14:textId="77777777" w:rsidR="001942CB" w:rsidRDefault="001942CB" w:rsidP="00FF7147">
            <w:pPr>
              <w:spacing w:after="0"/>
              <w:rPr>
                <w:rFonts w:ascii="Arial" w:eastAsia="Arial" w:hAnsi="Arial" w:cs="Arial"/>
                <w:color w:val="000000"/>
              </w:rPr>
            </w:pPr>
            <w:r>
              <w:rPr>
                <w:rFonts w:ascii="Arial" w:eastAsia="Arial" w:hAnsi="Arial" w:cs="Arial"/>
                <w:color w:val="000000"/>
              </w:rPr>
              <w:t>[2.08, 2.50]</w:t>
            </w:r>
          </w:p>
        </w:tc>
        <w:tc>
          <w:tcPr>
            <w:tcW w:w="1281" w:type="dxa"/>
            <w:tcBorders>
              <w:top w:val="nil"/>
              <w:left w:val="nil"/>
              <w:bottom w:val="nil"/>
              <w:right w:val="nil"/>
            </w:tcBorders>
            <w:shd w:val="clear" w:color="auto" w:fill="auto"/>
            <w:vAlign w:val="bottom"/>
          </w:tcPr>
          <w:p w14:paraId="7C415D7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-0.81</w:t>
            </w:r>
          </w:p>
        </w:tc>
        <w:tc>
          <w:tcPr>
            <w:tcW w:w="1572" w:type="dxa"/>
            <w:tcBorders>
              <w:top w:val="nil"/>
              <w:left w:val="nil"/>
              <w:bottom w:val="nil"/>
              <w:right w:val="nil"/>
            </w:tcBorders>
            <w:shd w:val="clear" w:color="auto" w:fill="auto"/>
            <w:vAlign w:val="bottom"/>
          </w:tcPr>
          <w:p w14:paraId="72AAF7DD" w14:textId="77777777" w:rsidR="001942CB" w:rsidRDefault="001942CB" w:rsidP="00FF7147">
            <w:pPr>
              <w:spacing w:after="0"/>
              <w:rPr>
                <w:rFonts w:ascii="Arial" w:eastAsia="Arial" w:hAnsi="Arial" w:cs="Arial"/>
                <w:color w:val="000000"/>
              </w:rPr>
            </w:pPr>
            <w:r>
              <w:rPr>
                <w:rFonts w:ascii="Arial" w:eastAsia="Arial" w:hAnsi="Arial" w:cs="Arial"/>
                <w:color w:val="000000"/>
              </w:rPr>
              <w:t>[-1.12, -0.49]</w:t>
            </w:r>
          </w:p>
        </w:tc>
        <w:tc>
          <w:tcPr>
            <w:tcW w:w="265" w:type="dxa"/>
            <w:vAlign w:val="center"/>
          </w:tcPr>
          <w:p w14:paraId="23F3D97D" w14:textId="77777777" w:rsidR="001942CB" w:rsidRDefault="001942CB" w:rsidP="00FF7147">
            <w:pPr>
              <w:spacing w:after="0"/>
              <w:rPr>
                <w:rFonts w:ascii="Times New Roman" w:eastAsia="Times New Roman" w:hAnsi="Times New Roman" w:cs="Times New Roman"/>
                <w:sz w:val="20"/>
                <w:szCs w:val="20"/>
              </w:rPr>
            </w:pPr>
          </w:p>
        </w:tc>
      </w:tr>
      <w:tr w:rsidR="001942CB" w14:paraId="3B63126D" w14:textId="77777777" w:rsidTr="00FF7147">
        <w:trPr>
          <w:trHeight w:val="206"/>
        </w:trPr>
        <w:tc>
          <w:tcPr>
            <w:tcW w:w="1680" w:type="dxa"/>
            <w:tcBorders>
              <w:top w:val="nil"/>
              <w:left w:val="nil"/>
              <w:bottom w:val="nil"/>
              <w:right w:val="nil"/>
            </w:tcBorders>
            <w:shd w:val="clear" w:color="auto" w:fill="auto"/>
            <w:vAlign w:val="bottom"/>
          </w:tcPr>
          <w:p w14:paraId="4D2178E3"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Poland</w:t>
            </w:r>
          </w:p>
        </w:tc>
        <w:tc>
          <w:tcPr>
            <w:tcW w:w="787" w:type="dxa"/>
            <w:tcBorders>
              <w:top w:val="nil"/>
              <w:left w:val="nil"/>
              <w:bottom w:val="nil"/>
              <w:right w:val="nil"/>
            </w:tcBorders>
            <w:shd w:val="clear" w:color="auto" w:fill="auto"/>
            <w:vAlign w:val="bottom"/>
          </w:tcPr>
          <w:p w14:paraId="18278CE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5.01</w:t>
            </w:r>
          </w:p>
        </w:tc>
        <w:tc>
          <w:tcPr>
            <w:tcW w:w="909" w:type="dxa"/>
            <w:tcBorders>
              <w:top w:val="nil"/>
              <w:left w:val="nil"/>
              <w:bottom w:val="nil"/>
              <w:right w:val="nil"/>
            </w:tcBorders>
            <w:shd w:val="clear" w:color="auto" w:fill="auto"/>
            <w:vAlign w:val="bottom"/>
          </w:tcPr>
          <w:p w14:paraId="405678F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3.19</w:t>
            </w:r>
          </w:p>
        </w:tc>
        <w:tc>
          <w:tcPr>
            <w:tcW w:w="1490" w:type="dxa"/>
            <w:tcBorders>
              <w:top w:val="nil"/>
              <w:left w:val="nil"/>
              <w:bottom w:val="nil"/>
              <w:right w:val="nil"/>
            </w:tcBorders>
            <w:shd w:val="clear" w:color="auto" w:fill="auto"/>
            <w:vAlign w:val="bottom"/>
          </w:tcPr>
          <w:p w14:paraId="506AF118" w14:textId="77777777" w:rsidR="001942CB" w:rsidRDefault="001942CB" w:rsidP="00FF7147">
            <w:pPr>
              <w:spacing w:after="0"/>
              <w:rPr>
                <w:rFonts w:ascii="Arial" w:eastAsia="Arial" w:hAnsi="Arial" w:cs="Arial"/>
                <w:color w:val="000000"/>
              </w:rPr>
            </w:pPr>
            <w:r>
              <w:rPr>
                <w:rFonts w:ascii="Arial" w:eastAsia="Arial" w:hAnsi="Arial" w:cs="Arial"/>
                <w:color w:val="000000"/>
              </w:rPr>
              <w:t>[2.91, 3.47]</w:t>
            </w:r>
          </w:p>
        </w:tc>
        <w:tc>
          <w:tcPr>
            <w:tcW w:w="1225" w:type="dxa"/>
            <w:tcBorders>
              <w:top w:val="nil"/>
              <w:left w:val="nil"/>
              <w:bottom w:val="nil"/>
              <w:right w:val="nil"/>
            </w:tcBorders>
            <w:shd w:val="clear" w:color="auto" w:fill="auto"/>
            <w:vAlign w:val="bottom"/>
          </w:tcPr>
          <w:p w14:paraId="31B0185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3.51</w:t>
            </w:r>
          </w:p>
        </w:tc>
        <w:tc>
          <w:tcPr>
            <w:tcW w:w="1385" w:type="dxa"/>
            <w:tcBorders>
              <w:top w:val="nil"/>
              <w:left w:val="nil"/>
              <w:bottom w:val="nil"/>
              <w:right w:val="nil"/>
            </w:tcBorders>
            <w:shd w:val="clear" w:color="auto" w:fill="auto"/>
            <w:vAlign w:val="bottom"/>
          </w:tcPr>
          <w:p w14:paraId="4BA357D0" w14:textId="77777777" w:rsidR="001942CB" w:rsidRDefault="001942CB" w:rsidP="00FF7147">
            <w:pPr>
              <w:spacing w:after="0"/>
              <w:rPr>
                <w:rFonts w:ascii="Arial" w:eastAsia="Arial" w:hAnsi="Arial" w:cs="Arial"/>
                <w:color w:val="000000"/>
              </w:rPr>
            </w:pPr>
            <w:r>
              <w:rPr>
                <w:rFonts w:ascii="Arial" w:eastAsia="Arial" w:hAnsi="Arial" w:cs="Arial"/>
                <w:color w:val="000000"/>
              </w:rPr>
              <w:t>[3.17, 3.86]</w:t>
            </w:r>
          </w:p>
        </w:tc>
        <w:tc>
          <w:tcPr>
            <w:tcW w:w="1281" w:type="dxa"/>
            <w:tcBorders>
              <w:top w:val="nil"/>
              <w:left w:val="nil"/>
              <w:bottom w:val="nil"/>
              <w:right w:val="nil"/>
            </w:tcBorders>
            <w:shd w:val="clear" w:color="auto" w:fill="auto"/>
            <w:vAlign w:val="bottom"/>
          </w:tcPr>
          <w:p w14:paraId="546CB0F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-0.32</w:t>
            </w:r>
          </w:p>
        </w:tc>
        <w:tc>
          <w:tcPr>
            <w:tcW w:w="1572" w:type="dxa"/>
            <w:tcBorders>
              <w:top w:val="nil"/>
              <w:left w:val="nil"/>
              <w:bottom w:val="nil"/>
              <w:right w:val="nil"/>
            </w:tcBorders>
            <w:shd w:val="clear" w:color="auto" w:fill="auto"/>
            <w:vAlign w:val="bottom"/>
          </w:tcPr>
          <w:p w14:paraId="68CDA482" w14:textId="77777777" w:rsidR="001942CB" w:rsidRDefault="001942CB" w:rsidP="00FF7147">
            <w:pPr>
              <w:spacing w:after="0"/>
              <w:rPr>
                <w:rFonts w:ascii="Arial" w:eastAsia="Arial" w:hAnsi="Arial" w:cs="Arial"/>
                <w:color w:val="000000"/>
              </w:rPr>
            </w:pPr>
            <w:r>
              <w:rPr>
                <w:rFonts w:ascii="Arial" w:eastAsia="Arial" w:hAnsi="Arial" w:cs="Arial"/>
                <w:color w:val="000000"/>
              </w:rPr>
              <w:t>[-0.25, -0.39]</w:t>
            </w:r>
          </w:p>
        </w:tc>
        <w:tc>
          <w:tcPr>
            <w:tcW w:w="265" w:type="dxa"/>
            <w:vAlign w:val="center"/>
          </w:tcPr>
          <w:p w14:paraId="342CF295" w14:textId="77777777" w:rsidR="001942CB" w:rsidRDefault="001942CB" w:rsidP="00FF7147">
            <w:pPr>
              <w:spacing w:after="0"/>
              <w:rPr>
                <w:rFonts w:ascii="Times New Roman" w:eastAsia="Times New Roman" w:hAnsi="Times New Roman" w:cs="Times New Roman"/>
                <w:sz w:val="20"/>
                <w:szCs w:val="20"/>
              </w:rPr>
            </w:pPr>
          </w:p>
        </w:tc>
      </w:tr>
      <w:tr w:rsidR="001942CB" w14:paraId="6FE69D9C" w14:textId="77777777" w:rsidTr="00FF7147">
        <w:trPr>
          <w:trHeight w:val="206"/>
        </w:trPr>
        <w:tc>
          <w:tcPr>
            <w:tcW w:w="1680" w:type="dxa"/>
            <w:tcBorders>
              <w:top w:val="nil"/>
              <w:left w:val="nil"/>
              <w:bottom w:val="nil"/>
              <w:right w:val="nil"/>
            </w:tcBorders>
            <w:shd w:val="clear" w:color="auto" w:fill="auto"/>
            <w:vAlign w:val="bottom"/>
          </w:tcPr>
          <w:p w14:paraId="62C6A055"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Portugal</w:t>
            </w:r>
          </w:p>
        </w:tc>
        <w:tc>
          <w:tcPr>
            <w:tcW w:w="787" w:type="dxa"/>
            <w:tcBorders>
              <w:top w:val="nil"/>
              <w:left w:val="nil"/>
              <w:bottom w:val="nil"/>
              <w:right w:val="nil"/>
            </w:tcBorders>
            <w:shd w:val="clear" w:color="auto" w:fill="auto"/>
            <w:vAlign w:val="bottom"/>
          </w:tcPr>
          <w:p w14:paraId="7901DAA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4.15</w:t>
            </w:r>
          </w:p>
        </w:tc>
        <w:tc>
          <w:tcPr>
            <w:tcW w:w="909" w:type="dxa"/>
            <w:tcBorders>
              <w:top w:val="nil"/>
              <w:left w:val="nil"/>
              <w:bottom w:val="nil"/>
              <w:right w:val="nil"/>
            </w:tcBorders>
            <w:shd w:val="clear" w:color="auto" w:fill="auto"/>
            <w:vAlign w:val="bottom"/>
          </w:tcPr>
          <w:p w14:paraId="572F447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-0.37</w:t>
            </w:r>
          </w:p>
        </w:tc>
        <w:tc>
          <w:tcPr>
            <w:tcW w:w="1490" w:type="dxa"/>
            <w:tcBorders>
              <w:top w:val="nil"/>
              <w:left w:val="nil"/>
              <w:bottom w:val="nil"/>
              <w:right w:val="nil"/>
            </w:tcBorders>
            <w:shd w:val="clear" w:color="auto" w:fill="auto"/>
            <w:vAlign w:val="bottom"/>
          </w:tcPr>
          <w:p w14:paraId="4B616703" w14:textId="77777777" w:rsidR="001942CB" w:rsidRDefault="001942CB" w:rsidP="00FF7147">
            <w:pPr>
              <w:spacing w:after="0"/>
              <w:rPr>
                <w:rFonts w:ascii="Arial" w:eastAsia="Arial" w:hAnsi="Arial" w:cs="Arial"/>
                <w:color w:val="000000"/>
              </w:rPr>
            </w:pPr>
            <w:r>
              <w:rPr>
                <w:rFonts w:ascii="Arial" w:eastAsia="Arial" w:hAnsi="Arial" w:cs="Arial"/>
                <w:color w:val="000000"/>
              </w:rPr>
              <w:t>[-1.32,0.59]</w:t>
            </w:r>
          </w:p>
        </w:tc>
        <w:tc>
          <w:tcPr>
            <w:tcW w:w="1225" w:type="dxa"/>
            <w:tcBorders>
              <w:top w:val="nil"/>
              <w:left w:val="nil"/>
              <w:bottom w:val="nil"/>
              <w:right w:val="nil"/>
            </w:tcBorders>
            <w:shd w:val="clear" w:color="auto" w:fill="auto"/>
            <w:vAlign w:val="bottom"/>
          </w:tcPr>
          <w:p w14:paraId="72B9AE4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2.33</w:t>
            </w:r>
          </w:p>
        </w:tc>
        <w:tc>
          <w:tcPr>
            <w:tcW w:w="1385" w:type="dxa"/>
            <w:tcBorders>
              <w:top w:val="nil"/>
              <w:left w:val="nil"/>
              <w:bottom w:val="nil"/>
              <w:right w:val="nil"/>
            </w:tcBorders>
            <w:shd w:val="clear" w:color="auto" w:fill="auto"/>
            <w:vAlign w:val="bottom"/>
          </w:tcPr>
          <w:p w14:paraId="585F27D1" w14:textId="77777777" w:rsidR="001942CB" w:rsidRDefault="001942CB" w:rsidP="00FF7147">
            <w:pPr>
              <w:spacing w:after="0"/>
              <w:rPr>
                <w:rFonts w:ascii="Arial" w:eastAsia="Arial" w:hAnsi="Arial" w:cs="Arial"/>
                <w:color w:val="000000"/>
              </w:rPr>
            </w:pPr>
            <w:r>
              <w:rPr>
                <w:rFonts w:ascii="Arial" w:eastAsia="Arial" w:hAnsi="Arial" w:cs="Arial"/>
                <w:color w:val="000000"/>
              </w:rPr>
              <w:t>[1.64, 3.02]</w:t>
            </w:r>
          </w:p>
        </w:tc>
        <w:tc>
          <w:tcPr>
            <w:tcW w:w="1281" w:type="dxa"/>
            <w:tcBorders>
              <w:top w:val="nil"/>
              <w:left w:val="nil"/>
              <w:bottom w:val="nil"/>
              <w:right w:val="nil"/>
            </w:tcBorders>
            <w:shd w:val="clear" w:color="auto" w:fill="auto"/>
            <w:vAlign w:val="bottom"/>
          </w:tcPr>
          <w:p w14:paraId="558750E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-2.70</w:t>
            </w:r>
          </w:p>
        </w:tc>
        <w:tc>
          <w:tcPr>
            <w:tcW w:w="1572" w:type="dxa"/>
            <w:tcBorders>
              <w:top w:val="nil"/>
              <w:left w:val="nil"/>
              <w:bottom w:val="nil"/>
              <w:right w:val="nil"/>
            </w:tcBorders>
            <w:shd w:val="clear" w:color="auto" w:fill="auto"/>
            <w:vAlign w:val="bottom"/>
          </w:tcPr>
          <w:p w14:paraId="433838F6" w14:textId="77777777" w:rsidR="001942CB" w:rsidRDefault="001942CB" w:rsidP="00FF7147">
            <w:pPr>
              <w:spacing w:after="0"/>
              <w:rPr>
                <w:rFonts w:ascii="Arial" w:eastAsia="Arial" w:hAnsi="Arial" w:cs="Arial"/>
                <w:color w:val="000000"/>
              </w:rPr>
            </w:pPr>
            <w:r>
              <w:rPr>
                <w:rFonts w:ascii="Arial" w:eastAsia="Arial" w:hAnsi="Arial" w:cs="Arial"/>
                <w:color w:val="000000"/>
              </w:rPr>
              <w:t>[-2.97, -2.42]</w:t>
            </w:r>
          </w:p>
        </w:tc>
        <w:tc>
          <w:tcPr>
            <w:tcW w:w="265" w:type="dxa"/>
            <w:vAlign w:val="center"/>
          </w:tcPr>
          <w:p w14:paraId="5EEE1D4B" w14:textId="77777777" w:rsidR="001942CB" w:rsidRDefault="001942CB" w:rsidP="00FF7147">
            <w:pPr>
              <w:spacing w:after="0"/>
              <w:rPr>
                <w:rFonts w:ascii="Times New Roman" w:eastAsia="Times New Roman" w:hAnsi="Times New Roman" w:cs="Times New Roman"/>
                <w:sz w:val="20"/>
                <w:szCs w:val="20"/>
              </w:rPr>
            </w:pPr>
          </w:p>
        </w:tc>
      </w:tr>
      <w:tr w:rsidR="001942CB" w14:paraId="4FAEC6BF" w14:textId="77777777" w:rsidTr="00FF7147">
        <w:trPr>
          <w:trHeight w:val="206"/>
        </w:trPr>
        <w:tc>
          <w:tcPr>
            <w:tcW w:w="1680" w:type="dxa"/>
            <w:tcBorders>
              <w:top w:val="nil"/>
              <w:left w:val="nil"/>
              <w:bottom w:val="nil"/>
              <w:right w:val="nil"/>
            </w:tcBorders>
            <w:shd w:val="clear" w:color="auto" w:fill="auto"/>
            <w:vAlign w:val="bottom"/>
          </w:tcPr>
          <w:p w14:paraId="7D3961EE"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Slovenia</w:t>
            </w:r>
          </w:p>
        </w:tc>
        <w:tc>
          <w:tcPr>
            <w:tcW w:w="787" w:type="dxa"/>
            <w:tcBorders>
              <w:top w:val="nil"/>
              <w:left w:val="nil"/>
              <w:bottom w:val="nil"/>
              <w:right w:val="nil"/>
            </w:tcBorders>
            <w:shd w:val="clear" w:color="auto" w:fill="auto"/>
            <w:vAlign w:val="bottom"/>
          </w:tcPr>
          <w:p w14:paraId="1D6ED5D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4.31</w:t>
            </w:r>
          </w:p>
        </w:tc>
        <w:tc>
          <w:tcPr>
            <w:tcW w:w="909" w:type="dxa"/>
            <w:tcBorders>
              <w:top w:val="nil"/>
              <w:left w:val="nil"/>
              <w:bottom w:val="nil"/>
              <w:right w:val="nil"/>
            </w:tcBorders>
            <w:shd w:val="clear" w:color="auto" w:fill="auto"/>
            <w:vAlign w:val="bottom"/>
          </w:tcPr>
          <w:p w14:paraId="400E154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3.21</w:t>
            </w:r>
          </w:p>
        </w:tc>
        <w:tc>
          <w:tcPr>
            <w:tcW w:w="1490" w:type="dxa"/>
            <w:tcBorders>
              <w:top w:val="nil"/>
              <w:left w:val="nil"/>
              <w:bottom w:val="nil"/>
              <w:right w:val="nil"/>
            </w:tcBorders>
            <w:shd w:val="clear" w:color="auto" w:fill="auto"/>
            <w:vAlign w:val="bottom"/>
          </w:tcPr>
          <w:p w14:paraId="7753613D" w14:textId="77777777" w:rsidR="001942CB" w:rsidRDefault="001942CB" w:rsidP="00FF7147">
            <w:pPr>
              <w:spacing w:after="0"/>
              <w:rPr>
                <w:rFonts w:ascii="Arial" w:eastAsia="Arial" w:hAnsi="Arial" w:cs="Arial"/>
                <w:color w:val="000000"/>
              </w:rPr>
            </w:pPr>
            <w:r>
              <w:rPr>
                <w:rFonts w:ascii="Arial" w:eastAsia="Arial" w:hAnsi="Arial" w:cs="Arial"/>
                <w:color w:val="000000"/>
              </w:rPr>
              <w:t>[3.15, 3.26]</w:t>
            </w:r>
          </w:p>
        </w:tc>
        <w:tc>
          <w:tcPr>
            <w:tcW w:w="1225" w:type="dxa"/>
            <w:tcBorders>
              <w:top w:val="nil"/>
              <w:left w:val="nil"/>
              <w:bottom w:val="nil"/>
              <w:right w:val="nil"/>
            </w:tcBorders>
            <w:shd w:val="clear" w:color="auto" w:fill="auto"/>
            <w:vAlign w:val="bottom"/>
          </w:tcPr>
          <w:p w14:paraId="54C66B8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3.30</w:t>
            </w:r>
          </w:p>
        </w:tc>
        <w:tc>
          <w:tcPr>
            <w:tcW w:w="1385" w:type="dxa"/>
            <w:tcBorders>
              <w:top w:val="nil"/>
              <w:left w:val="nil"/>
              <w:bottom w:val="nil"/>
              <w:right w:val="nil"/>
            </w:tcBorders>
            <w:shd w:val="clear" w:color="auto" w:fill="auto"/>
            <w:vAlign w:val="bottom"/>
          </w:tcPr>
          <w:p w14:paraId="5B18ECF1" w14:textId="77777777" w:rsidR="001942CB" w:rsidRDefault="001942CB" w:rsidP="00FF7147">
            <w:pPr>
              <w:spacing w:after="0"/>
              <w:rPr>
                <w:rFonts w:ascii="Arial" w:eastAsia="Arial" w:hAnsi="Arial" w:cs="Arial"/>
                <w:color w:val="000000"/>
              </w:rPr>
            </w:pPr>
            <w:r>
              <w:rPr>
                <w:rFonts w:ascii="Arial" w:eastAsia="Arial" w:hAnsi="Arial" w:cs="Arial"/>
                <w:color w:val="000000"/>
              </w:rPr>
              <w:t>[3.08, 3.53]</w:t>
            </w:r>
          </w:p>
        </w:tc>
        <w:tc>
          <w:tcPr>
            <w:tcW w:w="1281" w:type="dxa"/>
            <w:tcBorders>
              <w:top w:val="nil"/>
              <w:left w:val="nil"/>
              <w:bottom w:val="nil"/>
              <w:right w:val="nil"/>
            </w:tcBorders>
            <w:shd w:val="clear" w:color="auto" w:fill="auto"/>
            <w:vAlign w:val="bottom"/>
          </w:tcPr>
          <w:p w14:paraId="6646C8E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-0.10</w:t>
            </w:r>
          </w:p>
        </w:tc>
        <w:tc>
          <w:tcPr>
            <w:tcW w:w="1572" w:type="dxa"/>
            <w:tcBorders>
              <w:top w:val="nil"/>
              <w:left w:val="nil"/>
              <w:bottom w:val="nil"/>
              <w:right w:val="nil"/>
            </w:tcBorders>
            <w:shd w:val="clear" w:color="auto" w:fill="auto"/>
            <w:vAlign w:val="bottom"/>
          </w:tcPr>
          <w:p w14:paraId="4495CFE2" w14:textId="77777777" w:rsidR="001942CB" w:rsidRDefault="001942CB" w:rsidP="00FF7147">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65" w:type="dxa"/>
            <w:vAlign w:val="center"/>
          </w:tcPr>
          <w:p w14:paraId="4254F103" w14:textId="77777777" w:rsidR="001942CB" w:rsidRDefault="001942CB" w:rsidP="00FF7147">
            <w:pPr>
              <w:spacing w:after="0"/>
              <w:rPr>
                <w:rFonts w:ascii="Times New Roman" w:eastAsia="Times New Roman" w:hAnsi="Times New Roman" w:cs="Times New Roman"/>
                <w:sz w:val="20"/>
                <w:szCs w:val="20"/>
              </w:rPr>
            </w:pPr>
          </w:p>
        </w:tc>
      </w:tr>
      <w:tr w:rsidR="001942CB" w14:paraId="6D5A1D3B" w14:textId="77777777" w:rsidTr="00FF7147">
        <w:trPr>
          <w:trHeight w:val="206"/>
        </w:trPr>
        <w:tc>
          <w:tcPr>
            <w:tcW w:w="1680" w:type="dxa"/>
            <w:tcBorders>
              <w:top w:val="nil"/>
              <w:left w:val="nil"/>
              <w:bottom w:val="nil"/>
              <w:right w:val="nil"/>
            </w:tcBorders>
            <w:shd w:val="clear" w:color="auto" w:fill="auto"/>
            <w:vAlign w:val="bottom"/>
          </w:tcPr>
          <w:p w14:paraId="7F0B723D"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Spain</w:t>
            </w:r>
          </w:p>
        </w:tc>
        <w:tc>
          <w:tcPr>
            <w:tcW w:w="787" w:type="dxa"/>
            <w:tcBorders>
              <w:top w:val="nil"/>
              <w:left w:val="nil"/>
              <w:bottom w:val="nil"/>
              <w:right w:val="nil"/>
            </w:tcBorders>
            <w:shd w:val="clear" w:color="auto" w:fill="auto"/>
            <w:vAlign w:val="bottom"/>
          </w:tcPr>
          <w:p w14:paraId="752A7AB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4.37</w:t>
            </w:r>
          </w:p>
        </w:tc>
        <w:tc>
          <w:tcPr>
            <w:tcW w:w="909" w:type="dxa"/>
            <w:tcBorders>
              <w:top w:val="nil"/>
              <w:left w:val="nil"/>
              <w:bottom w:val="nil"/>
              <w:right w:val="nil"/>
            </w:tcBorders>
            <w:shd w:val="clear" w:color="auto" w:fill="auto"/>
            <w:vAlign w:val="bottom"/>
          </w:tcPr>
          <w:p w14:paraId="79B3396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2.28</w:t>
            </w:r>
          </w:p>
        </w:tc>
        <w:tc>
          <w:tcPr>
            <w:tcW w:w="1490" w:type="dxa"/>
            <w:tcBorders>
              <w:top w:val="nil"/>
              <w:left w:val="nil"/>
              <w:bottom w:val="nil"/>
              <w:right w:val="nil"/>
            </w:tcBorders>
            <w:shd w:val="clear" w:color="auto" w:fill="auto"/>
            <w:vAlign w:val="bottom"/>
          </w:tcPr>
          <w:p w14:paraId="6BAE7D7C" w14:textId="77777777" w:rsidR="001942CB" w:rsidRDefault="001942CB" w:rsidP="00FF7147">
            <w:pPr>
              <w:spacing w:after="0"/>
              <w:rPr>
                <w:rFonts w:ascii="Arial" w:eastAsia="Arial" w:hAnsi="Arial" w:cs="Arial"/>
                <w:color w:val="000000"/>
              </w:rPr>
            </w:pPr>
            <w:r>
              <w:rPr>
                <w:rFonts w:ascii="Arial" w:eastAsia="Arial" w:hAnsi="Arial" w:cs="Arial"/>
                <w:color w:val="000000"/>
              </w:rPr>
              <w:t>[2.18, 2.39]</w:t>
            </w:r>
          </w:p>
        </w:tc>
        <w:tc>
          <w:tcPr>
            <w:tcW w:w="1225" w:type="dxa"/>
            <w:tcBorders>
              <w:top w:val="nil"/>
              <w:left w:val="nil"/>
              <w:bottom w:val="nil"/>
              <w:right w:val="nil"/>
            </w:tcBorders>
            <w:shd w:val="clear" w:color="auto" w:fill="auto"/>
            <w:vAlign w:val="bottom"/>
          </w:tcPr>
          <w:p w14:paraId="2010E02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3.20</w:t>
            </w:r>
          </w:p>
        </w:tc>
        <w:tc>
          <w:tcPr>
            <w:tcW w:w="1385" w:type="dxa"/>
            <w:tcBorders>
              <w:top w:val="nil"/>
              <w:left w:val="nil"/>
              <w:bottom w:val="nil"/>
              <w:right w:val="nil"/>
            </w:tcBorders>
            <w:shd w:val="clear" w:color="auto" w:fill="auto"/>
            <w:vAlign w:val="bottom"/>
          </w:tcPr>
          <w:p w14:paraId="427322FC" w14:textId="77777777" w:rsidR="001942CB" w:rsidRDefault="001942CB" w:rsidP="00FF7147">
            <w:pPr>
              <w:spacing w:after="0"/>
              <w:rPr>
                <w:rFonts w:ascii="Arial" w:eastAsia="Arial" w:hAnsi="Arial" w:cs="Arial"/>
                <w:color w:val="000000"/>
              </w:rPr>
            </w:pPr>
            <w:r>
              <w:rPr>
                <w:rFonts w:ascii="Arial" w:eastAsia="Arial" w:hAnsi="Arial" w:cs="Arial"/>
                <w:color w:val="000000"/>
              </w:rPr>
              <w:t>[2.97, 3.43]</w:t>
            </w:r>
          </w:p>
        </w:tc>
        <w:tc>
          <w:tcPr>
            <w:tcW w:w="1281" w:type="dxa"/>
            <w:tcBorders>
              <w:top w:val="nil"/>
              <w:left w:val="nil"/>
              <w:bottom w:val="nil"/>
              <w:right w:val="nil"/>
            </w:tcBorders>
            <w:shd w:val="clear" w:color="auto" w:fill="auto"/>
            <w:vAlign w:val="bottom"/>
          </w:tcPr>
          <w:p w14:paraId="561204F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-0.92</w:t>
            </w:r>
          </w:p>
        </w:tc>
        <w:tc>
          <w:tcPr>
            <w:tcW w:w="1572" w:type="dxa"/>
            <w:tcBorders>
              <w:top w:val="nil"/>
              <w:left w:val="nil"/>
              <w:bottom w:val="nil"/>
              <w:right w:val="nil"/>
            </w:tcBorders>
            <w:shd w:val="clear" w:color="auto" w:fill="auto"/>
            <w:vAlign w:val="bottom"/>
          </w:tcPr>
          <w:p w14:paraId="0C54AB3B" w14:textId="77777777" w:rsidR="001942CB" w:rsidRDefault="001942CB" w:rsidP="00FF7147">
            <w:pPr>
              <w:spacing w:after="0"/>
              <w:rPr>
                <w:rFonts w:ascii="Arial" w:eastAsia="Arial" w:hAnsi="Arial" w:cs="Arial"/>
                <w:color w:val="000000"/>
              </w:rPr>
            </w:pPr>
            <w:r>
              <w:rPr>
                <w:rFonts w:ascii="Arial" w:eastAsia="Arial" w:hAnsi="Arial" w:cs="Arial"/>
                <w:color w:val="000000"/>
              </w:rPr>
              <w:t>[-0.80, -1.04]</w:t>
            </w:r>
          </w:p>
        </w:tc>
        <w:tc>
          <w:tcPr>
            <w:tcW w:w="265" w:type="dxa"/>
            <w:vAlign w:val="center"/>
          </w:tcPr>
          <w:p w14:paraId="2739BED1" w14:textId="77777777" w:rsidR="001942CB" w:rsidRDefault="001942CB" w:rsidP="00FF7147">
            <w:pPr>
              <w:spacing w:after="0"/>
              <w:rPr>
                <w:rFonts w:ascii="Times New Roman" w:eastAsia="Times New Roman" w:hAnsi="Times New Roman" w:cs="Times New Roman"/>
                <w:sz w:val="20"/>
                <w:szCs w:val="20"/>
              </w:rPr>
            </w:pPr>
          </w:p>
        </w:tc>
      </w:tr>
      <w:tr w:rsidR="001942CB" w14:paraId="78DC36A2" w14:textId="77777777" w:rsidTr="00FF7147">
        <w:trPr>
          <w:trHeight w:val="206"/>
        </w:trPr>
        <w:tc>
          <w:tcPr>
            <w:tcW w:w="1680" w:type="dxa"/>
            <w:tcBorders>
              <w:top w:val="nil"/>
              <w:left w:val="nil"/>
              <w:bottom w:val="nil"/>
              <w:right w:val="nil"/>
            </w:tcBorders>
            <w:shd w:val="clear" w:color="auto" w:fill="auto"/>
            <w:vAlign w:val="bottom"/>
          </w:tcPr>
          <w:p w14:paraId="35206150"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Sweden</w:t>
            </w:r>
          </w:p>
        </w:tc>
        <w:tc>
          <w:tcPr>
            <w:tcW w:w="787" w:type="dxa"/>
            <w:tcBorders>
              <w:top w:val="nil"/>
              <w:left w:val="nil"/>
              <w:bottom w:val="nil"/>
              <w:right w:val="nil"/>
            </w:tcBorders>
            <w:shd w:val="clear" w:color="auto" w:fill="auto"/>
            <w:vAlign w:val="bottom"/>
          </w:tcPr>
          <w:p w14:paraId="3641FDB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2.73</w:t>
            </w:r>
          </w:p>
        </w:tc>
        <w:tc>
          <w:tcPr>
            <w:tcW w:w="909" w:type="dxa"/>
            <w:tcBorders>
              <w:top w:val="nil"/>
              <w:left w:val="nil"/>
              <w:bottom w:val="nil"/>
              <w:right w:val="nil"/>
            </w:tcBorders>
            <w:shd w:val="clear" w:color="auto" w:fill="auto"/>
            <w:vAlign w:val="bottom"/>
          </w:tcPr>
          <w:p w14:paraId="1CAF7CD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2.12</w:t>
            </w:r>
          </w:p>
        </w:tc>
        <w:tc>
          <w:tcPr>
            <w:tcW w:w="1490" w:type="dxa"/>
            <w:tcBorders>
              <w:top w:val="nil"/>
              <w:left w:val="nil"/>
              <w:bottom w:val="nil"/>
              <w:right w:val="nil"/>
            </w:tcBorders>
            <w:shd w:val="clear" w:color="auto" w:fill="auto"/>
            <w:vAlign w:val="bottom"/>
          </w:tcPr>
          <w:p w14:paraId="1356489D" w14:textId="77777777" w:rsidR="001942CB" w:rsidRDefault="001942CB" w:rsidP="00FF7147">
            <w:pPr>
              <w:spacing w:after="0"/>
              <w:rPr>
                <w:rFonts w:ascii="Arial" w:eastAsia="Arial" w:hAnsi="Arial" w:cs="Arial"/>
                <w:color w:val="000000"/>
              </w:rPr>
            </w:pPr>
            <w:r>
              <w:rPr>
                <w:rFonts w:ascii="Arial" w:eastAsia="Arial" w:hAnsi="Arial" w:cs="Arial"/>
                <w:color w:val="000000"/>
              </w:rPr>
              <w:t>[2.00, 2.24]</w:t>
            </w:r>
          </w:p>
        </w:tc>
        <w:tc>
          <w:tcPr>
            <w:tcW w:w="1225" w:type="dxa"/>
            <w:tcBorders>
              <w:top w:val="nil"/>
              <w:left w:val="nil"/>
              <w:bottom w:val="nil"/>
              <w:right w:val="nil"/>
            </w:tcBorders>
            <w:shd w:val="clear" w:color="auto" w:fill="auto"/>
            <w:vAlign w:val="bottom"/>
          </w:tcPr>
          <w:p w14:paraId="702C5B1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2.29</w:t>
            </w:r>
          </w:p>
        </w:tc>
        <w:tc>
          <w:tcPr>
            <w:tcW w:w="1385" w:type="dxa"/>
            <w:tcBorders>
              <w:top w:val="nil"/>
              <w:left w:val="nil"/>
              <w:bottom w:val="nil"/>
              <w:right w:val="nil"/>
            </w:tcBorders>
            <w:shd w:val="clear" w:color="auto" w:fill="auto"/>
            <w:vAlign w:val="bottom"/>
          </w:tcPr>
          <w:p w14:paraId="70AF7A10" w14:textId="77777777" w:rsidR="001942CB" w:rsidRDefault="001942CB" w:rsidP="00FF7147">
            <w:pPr>
              <w:spacing w:after="0"/>
              <w:rPr>
                <w:rFonts w:ascii="Arial" w:eastAsia="Arial" w:hAnsi="Arial" w:cs="Arial"/>
                <w:color w:val="000000"/>
              </w:rPr>
            </w:pPr>
            <w:r>
              <w:rPr>
                <w:rFonts w:ascii="Arial" w:eastAsia="Arial" w:hAnsi="Arial" w:cs="Arial"/>
                <w:color w:val="000000"/>
              </w:rPr>
              <w:t>[2.17, 2.41]</w:t>
            </w:r>
          </w:p>
        </w:tc>
        <w:tc>
          <w:tcPr>
            <w:tcW w:w="1281" w:type="dxa"/>
            <w:tcBorders>
              <w:top w:val="nil"/>
              <w:left w:val="nil"/>
              <w:bottom w:val="nil"/>
              <w:right w:val="nil"/>
            </w:tcBorders>
            <w:shd w:val="clear" w:color="auto" w:fill="auto"/>
            <w:vAlign w:val="bottom"/>
          </w:tcPr>
          <w:p w14:paraId="16EAA9A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-0.17</w:t>
            </w:r>
          </w:p>
        </w:tc>
        <w:tc>
          <w:tcPr>
            <w:tcW w:w="1572" w:type="dxa"/>
            <w:tcBorders>
              <w:top w:val="nil"/>
              <w:left w:val="nil"/>
              <w:bottom w:val="nil"/>
              <w:right w:val="nil"/>
            </w:tcBorders>
            <w:shd w:val="clear" w:color="auto" w:fill="auto"/>
            <w:vAlign w:val="bottom"/>
          </w:tcPr>
          <w:p w14:paraId="437A5C08" w14:textId="77777777" w:rsidR="001942CB" w:rsidRDefault="001942CB" w:rsidP="00FF7147">
            <w:pPr>
              <w:spacing w:after="0"/>
              <w:rPr>
                <w:rFonts w:ascii="Arial" w:eastAsia="Arial" w:hAnsi="Arial" w:cs="Arial"/>
                <w:color w:val="000000"/>
              </w:rPr>
            </w:pPr>
            <w:r>
              <w:rPr>
                <w:rFonts w:ascii="Arial" w:eastAsia="Arial" w:hAnsi="Arial" w:cs="Arial"/>
                <w:color w:val="000000"/>
              </w:rPr>
              <w:t>[-0.17, -0.16]</w:t>
            </w:r>
          </w:p>
        </w:tc>
        <w:tc>
          <w:tcPr>
            <w:tcW w:w="265" w:type="dxa"/>
            <w:vAlign w:val="center"/>
          </w:tcPr>
          <w:p w14:paraId="482970E1" w14:textId="77777777" w:rsidR="001942CB" w:rsidRDefault="001942CB" w:rsidP="00FF7147">
            <w:pPr>
              <w:spacing w:after="0"/>
              <w:rPr>
                <w:rFonts w:ascii="Times New Roman" w:eastAsia="Times New Roman" w:hAnsi="Times New Roman" w:cs="Times New Roman"/>
                <w:sz w:val="20"/>
                <w:szCs w:val="20"/>
              </w:rPr>
            </w:pPr>
          </w:p>
        </w:tc>
      </w:tr>
      <w:tr w:rsidR="001942CB" w14:paraId="61D3C983" w14:textId="77777777" w:rsidTr="00FF7147">
        <w:trPr>
          <w:trHeight w:val="206"/>
        </w:trPr>
        <w:tc>
          <w:tcPr>
            <w:tcW w:w="1680" w:type="dxa"/>
            <w:tcBorders>
              <w:top w:val="nil"/>
              <w:left w:val="nil"/>
              <w:bottom w:val="nil"/>
              <w:right w:val="nil"/>
            </w:tcBorders>
            <w:shd w:val="clear" w:color="auto" w:fill="auto"/>
            <w:vAlign w:val="bottom"/>
          </w:tcPr>
          <w:p w14:paraId="3328EF52"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Switzerland</w:t>
            </w:r>
          </w:p>
        </w:tc>
        <w:tc>
          <w:tcPr>
            <w:tcW w:w="787" w:type="dxa"/>
            <w:tcBorders>
              <w:top w:val="nil"/>
              <w:left w:val="nil"/>
              <w:bottom w:val="nil"/>
              <w:right w:val="nil"/>
            </w:tcBorders>
            <w:shd w:val="clear" w:color="auto" w:fill="auto"/>
            <w:vAlign w:val="bottom"/>
          </w:tcPr>
          <w:p w14:paraId="4471EA0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3.26</w:t>
            </w:r>
          </w:p>
        </w:tc>
        <w:tc>
          <w:tcPr>
            <w:tcW w:w="909" w:type="dxa"/>
            <w:tcBorders>
              <w:top w:val="nil"/>
              <w:left w:val="nil"/>
              <w:bottom w:val="nil"/>
              <w:right w:val="nil"/>
            </w:tcBorders>
            <w:shd w:val="clear" w:color="auto" w:fill="auto"/>
            <w:vAlign w:val="bottom"/>
          </w:tcPr>
          <w:p w14:paraId="612C65E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2.28</w:t>
            </w:r>
          </w:p>
        </w:tc>
        <w:tc>
          <w:tcPr>
            <w:tcW w:w="1490" w:type="dxa"/>
            <w:tcBorders>
              <w:top w:val="nil"/>
              <w:left w:val="nil"/>
              <w:bottom w:val="nil"/>
              <w:right w:val="nil"/>
            </w:tcBorders>
            <w:shd w:val="clear" w:color="auto" w:fill="auto"/>
            <w:vAlign w:val="bottom"/>
          </w:tcPr>
          <w:p w14:paraId="7F4D90A6" w14:textId="77777777" w:rsidR="001942CB" w:rsidRDefault="001942CB" w:rsidP="00FF7147">
            <w:pPr>
              <w:spacing w:after="0"/>
              <w:rPr>
                <w:rFonts w:ascii="Arial" w:eastAsia="Arial" w:hAnsi="Arial" w:cs="Arial"/>
                <w:color w:val="000000"/>
              </w:rPr>
            </w:pPr>
            <w:r>
              <w:rPr>
                <w:rFonts w:ascii="Arial" w:eastAsia="Arial" w:hAnsi="Arial" w:cs="Arial"/>
                <w:color w:val="000000"/>
              </w:rPr>
              <w:t>[2.03, 2.52]</w:t>
            </w:r>
          </w:p>
        </w:tc>
        <w:tc>
          <w:tcPr>
            <w:tcW w:w="1225" w:type="dxa"/>
            <w:tcBorders>
              <w:top w:val="nil"/>
              <w:left w:val="nil"/>
              <w:bottom w:val="nil"/>
              <w:right w:val="nil"/>
            </w:tcBorders>
            <w:shd w:val="clear" w:color="auto" w:fill="auto"/>
            <w:vAlign w:val="bottom"/>
          </w:tcPr>
          <w:p w14:paraId="5DB332A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2.77</w:t>
            </w:r>
          </w:p>
        </w:tc>
        <w:tc>
          <w:tcPr>
            <w:tcW w:w="1385" w:type="dxa"/>
            <w:tcBorders>
              <w:top w:val="nil"/>
              <w:left w:val="nil"/>
              <w:bottom w:val="nil"/>
              <w:right w:val="nil"/>
            </w:tcBorders>
            <w:shd w:val="clear" w:color="auto" w:fill="auto"/>
            <w:vAlign w:val="bottom"/>
          </w:tcPr>
          <w:p w14:paraId="3EAC1926" w14:textId="77777777" w:rsidR="001942CB" w:rsidRDefault="001942CB" w:rsidP="00FF7147">
            <w:pPr>
              <w:spacing w:after="0"/>
              <w:rPr>
                <w:rFonts w:ascii="Arial" w:eastAsia="Arial" w:hAnsi="Arial" w:cs="Arial"/>
                <w:color w:val="000000"/>
              </w:rPr>
            </w:pPr>
            <w:r>
              <w:rPr>
                <w:rFonts w:ascii="Arial" w:eastAsia="Arial" w:hAnsi="Arial" w:cs="Arial"/>
                <w:color w:val="000000"/>
              </w:rPr>
              <w:t>[2.59, 2.95]</w:t>
            </w:r>
          </w:p>
        </w:tc>
        <w:tc>
          <w:tcPr>
            <w:tcW w:w="1281" w:type="dxa"/>
            <w:tcBorders>
              <w:top w:val="nil"/>
              <w:left w:val="nil"/>
              <w:bottom w:val="nil"/>
              <w:right w:val="nil"/>
            </w:tcBorders>
            <w:shd w:val="clear" w:color="auto" w:fill="auto"/>
            <w:vAlign w:val="bottom"/>
          </w:tcPr>
          <w:p w14:paraId="6B4D9BC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-0.49</w:t>
            </w:r>
          </w:p>
        </w:tc>
        <w:tc>
          <w:tcPr>
            <w:tcW w:w="1572" w:type="dxa"/>
            <w:tcBorders>
              <w:top w:val="nil"/>
              <w:left w:val="nil"/>
              <w:bottom w:val="nil"/>
              <w:right w:val="nil"/>
            </w:tcBorders>
            <w:shd w:val="clear" w:color="auto" w:fill="auto"/>
            <w:vAlign w:val="bottom"/>
          </w:tcPr>
          <w:p w14:paraId="1B5DD406" w14:textId="77777777" w:rsidR="001942CB" w:rsidRDefault="001942CB" w:rsidP="00FF7147">
            <w:pPr>
              <w:spacing w:after="0"/>
              <w:rPr>
                <w:rFonts w:ascii="Arial" w:eastAsia="Arial" w:hAnsi="Arial" w:cs="Arial"/>
                <w:color w:val="000000"/>
              </w:rPr>
            </w:pPr>
            <w:r>
              <w:rPr>
                <w:rFonts w:ascii="Arial" w:eastAsia="Arial" w:hAnsi="Arial" w:cs="Arial"/>
                <w:color w:val="000000"/>
              </w:rPr>
              <w:t>[-0.55, -0.43]</w:t>
            </w:r>
          </w:p>
        </w:tc>
        <w:tc>
          <w:tcPr>
            <w:tcW w:w="265" w:type="dxa"/>
            <w:vAlign w:val="center"/>
          </w:tcPr>
          <w:p w14:paraId="799B9C9A" w14:textId="77777777" w:rsidR="001942CB" w:rsidRDefault="001942CB" w:rsidP="00FF7147">
            <w:pPr>
              <w:spacing w:after="0"/>
              <w:rPr>
                <w:rFonts w:ascii="Times New Roman" w:eastAsia="Times New Roman" w:hAnsi="Times New Roman" w:cs="Times New Roman"/>
                <w:sz w:val="20"/>
                <w:szCs w:val="20"/>
              </w:rPr>
            </w:pPr>
          </w:p>
        </w:tc>
      </w:tr>
      <w:tr w:rsidR="001942CB" w14:paraId="24046512" w14:textId="77777777" w:rsidTr="00FF7147">
        <w:trPr>
          <w:trHeight w:val="206"/>
        </w:trPr>
        <w:tc>
          <w:tcPr>
            <w:tcW w:w="1680" w:type="dxa"/>
            <w:tcBorders>
              <w:top w:val="nil"/>
              <w:left w:val="nil"/>
              <w:bottom w:val="single" w:sz="4" w:space="0" w:color="000000"/>
              <w:right w:val="nil"/>
            </w:tcBorders>
            <w:shd w:val="clear" w:color="auto" w:fill="auto"/>
            <w:vAlign w:val="bottom"/>
          </w:tcPr>
          <w:p w14:paraId="14E69350" w14:textId="77777777" w:rsidR="001942CB" w:rsidRDefault="001942CB" w:rsidP="00FF7147">
            <w:pPr>
              <w:spacing w:after="0"/>
              <w:jc w:val="right"/>
              <w:rPr>
                <w:rFonts w:ascii="Arial" w:eastAsia="Arial" w:hAnsi="Arial" w:cs="Arial"/>
                <w:color w:val="000000"/>
              </w:rPr>
            </w:pPr>
          </w:p>
        </w:tc>
        <w:tc>
          <w:tcPr>
            <w:tcW w:w="787" w:type="dxa"/>
            <w:tcBorders>
              <w:top w:val="nil"/>
              <w:left w:val="nil"/>
              <w:bottom w:val="single" w:sz="4" w:space="0" w:color="000000"/>
              <w:right w:val="nil"/>
            </w:tcBorders>
            <w:shd w:val="clear" w:color="auto" w:fill="auto"/>
            <w:vAlign w:val="bottom"/>
          </w:tcPr>
          <w:p w14:paraId="6CAE2D0A" w14:textId="77777777" w:rsidR="001942CB" w:rsidRDefault="001942CB" w:rsidP="00FF7147">
            <w:pPr>
              <w:spacing w:after="0"/>
              <w:jc w:val="center"/>
              <w:rPr>
                <w:rFonts w:ascii="Arial" w:eastAsia="Arial" w:hAnsi="Arial" w:cs="Arial"/>
                <w:color w:val="000000"/>
              </w:rPr>
            </w:pPr>
          </w:p>
        </w:tc>
        <w:tc>
          <w:tcPr>
            <w:tcW w:w="909" w:type="dxa"/>
            <w:tcBorders>
              <w:top w:val="nil"/>
              <w:left w:val="nil"/>
              <w:bottom w:val="single" w:sz="4" w:space="0" w:color="000000"/>
              <w:right w:val="nil"/>
            </w:tcBorders>
            <w:shd w:val="clear" w:color="auto" w:fill="auto"/>
            <w:vAlign w:val="bottom"/>
          </w:tcPr>
          <w:p w14:paraId="7102D5AF" w14:textId="77777777" w:rsidR="001942CB" w:rsidRDefault="001942CB" w:rsidP="00FF7147">
            <w:pPr>
              <w:spacing w:after="0"/>
              <w:jc w:val="center"/>
              <w:rPr>
                <w:rFonts w:ascii="Arial" w:eastAsia="Arial" w:hAnsi="Arial" w:cs="Arial"/>
                <w:color w:val="000000"/>
              </w:rPr>
            </w:pPr>
          </w:p>
        </w:tc>
        <w:tc>
          <w:tcPr>
            <w:tcW w:w="1490" w:type="dxa"/>
            <w:tcBorders>
              <w:top w:val="nil"/>
              <w:left w:val="nil"/>
              <w:bottom w:val="single" w:sz="4" w:space="0" w:color="000000"/>
              <w:right w:val="nil"/>
            </w:tcBorders>
            <w:shd w:val="clear" w:color="auto" w:fill="auto"/>
            <w:vAlign w:val="bottom"/>
          </w:tcPr>
          <w:p w14:paraId="14CCA0EC" w14:textId="77777777" w:rsidR="001942CB" w:rsidRDefault="001942CB" w:rsidP="00FF7147">
            <w:pPr>
              <w:spacing w:after="0"/>
              <w:rPr>
                <w:rFonts w:ascii="Arial" w:eastAsia="Arial" w:hAnsi="Arial" w:cs="Arial"/>
                <w:color w:val="000000"/>
              </w:rPr>
            </w:pPr>
          </w:p>
        </w:tc>
        <w:tc>
          <w:tcPr>
            <w:tcW w:w="1225" w:type="dxa"/>
            <w:tcBorders>
              <w:top w:val="nil"/>
              <w:left w:val="nil"/>
              <w:bottom w:val="single" w:sz="4" w:space="0" w:color="000000"/>
              <w:right w:val="nil"/>
            </w:tcBorders>
            <w:shd w:val="clear" w:color="auto" w:fill="auto"/>
            <w:vAlign w:val="bottom"/>
          </w:tcPr>
          <w:p w14:paraId="09464B70" w14:textId="77777777" w:rsidR="001942CB" w:rsidRDefault="001942CB" w:rsidP="00FF7147">
            <w:pPr>
              <w:spacing w:after="0"/>
              <w:jc w:val="center"/>
              <w:rPr>
                <w:rFonts w:ascii="Arial" w:eastAsia="Arial" w:hAnsi="Arial" w:cs="Arial"/>
                <w:color w:val="000000"/>
              </w:rPr>
            </w:pPr>
          </w:p>
        </w:tc>
        <w:tc>
          <w:tcPr>
            <w:tcW w:w="1385" w:type="dxa"/>
            <w:tcBorders>
              <w:top w:val="nil"/>
              <w:left w:val="nil"/>
              <w:bottom w:val="single" w:sz="4" w:space="0" w:color="000000"/>
              <w:right w:val="nil"/>
            </w:tcBorders>
            <w:shd w:val="clear" w:color="auto" w:fill="auto"/>
            <w:vAlign w:val="bottom"/>
          </w:tcPr>
          <w:p w14:paraId="68C8C906" w14:textId="77777777" w:rsidR="001942CB" w:rsidRDefault="001942CB" w:rsidP="00FF7147">
            <w:pPr>
              <w:spacing w:after="0"/>
              <w:rPr>
                <w:rFonts w:ascii="Arial" w:eastAsia="Arial" w:hAnsi="Arial" w:cs="Arial"/>
                <w:color w:val="000000"/>
              </w:rPr>
            </w:pPr>
          </w:p>
        </w:tc>
        <w:tc>
          <w:tcPr>
            <w:tcW w:w="1281" w:type="dxa"/>
            <w:tcBorders>
              <w:top w:val="nil"/>
              <w:left w:val="nil"/>
              <w:bottom w:val="single" w:sz="4" w:space="0" w:color="000000"/>
              <w:right w:val="nil"/>
            </w:tcBorders>
            <w:shd w:val="clear" w:color="auto" w:fill="auto"/>
            <w:vAlign w:val="bottom"/>
          </w:tcPr>
          <w:p w14:paraId="79D4D400" w14:textId="77777777" w:rsidR="001942CB" w:rsidRDefault="001942CB" w:rsidP="00FF7147">
            <w:pPr>
              <w:spacing w:after="0"/>
              <w:jc w:val="center"/>
              <w:rPr>
                <w:rFonts w:ascii="Arial" w:eastAsia="Arial" w:hAnsi="Arial" w:cs="Arial"/>
                <w:color w:val="000000"/>
              </w:rPr>
            </w:pPr>
          </w:p>
        </w:tc>
        <w:tc>
          <w:tcPr>
            <w:tcW w:w="1572" w:type="dxa"/>
            <w:tcBorders>
              <w:top w:val="nil"/>
              <w:left w:val="nil"/>
              <w:bottom w:val="single" w:sz="4" w:space="0" w:color="000000"/>
              <w:right w:val="nil"/>
            </w:tcBorders>
            <w:shd w:val="clear" w:color="auto" w:fill="auto"/>
            <w:vAlign w:val="bottom"/>
          </w:tcPr>
          <w:p w14:paraId="74D6089F" w14:textId="77777777" w:rsidR="001942CB" w:rsidRDefault="001942CB" w:rsidP="00FF7147">
            <w:pPr>
              <w:spacing w:after="0"/>
              <w:rPr>
                <w:rFonts w:ascii="Arial" w:eastAsia="Arial" w:hAnsi="Arial" w:cs="Arial"/>
                <w:color w:val="000000"/>
              </w:rPr>
            </w:pPr>
          </w:p>
        </w:tc>
        <w:tc>
          <w:tcPr>
            <w:tcW w:w="265" w:type="dxa"/>
            <w:vAlign w:val="center"/>
          </w:tcPr>
          <w:p w14:paraId="5215A915" w14:textId="77777777" w:rsidR="001942CB" w:rsidRDefault="001942CB" w:rsidP="00FF7147">
            <w:pPr>
              <w:spacing w:after="0"/>
              <w:rPr>
                <w:rFonts w:ascii="Times New Roman" w:eastAsia="Times New Roman" w:hAnsi="Times New Roman" w:cs="Times New Roman"/>
                <w:sz w:val="20"/>
                <w:szCs w:val="20"/>
              </w:rPr>
            </w:pPr>
          </w:p>
        </w:tc>
      </w:tr>
    </w:tbl>
    <w:p w14:paraId="57A6203B" w14:textId="77777777" w:rsidR="001942CB" w:rsidRDefault="001942CB" w:rsidP="001942CB">
      <w:pPr>
        <w:keepNext/>
        <w:spacing w:before="240" w:after="240" w:line="360" w:lineRule="auto"/>
        <w:jc w:val="both"/>
        <w:rPr>
          <w:rFonts w:ascii="Arial" w:eastAsia="Arial" w:hAnsi="Arial" w:cs="Arial"/>
          <w:b/>
          <w:sz w:val="24"/>
          <w:szCs w:val="24"/>
          <w:highlight w:val="white"/>
        </w:rPr>
      </w:pPr>
    </w:p>
    <w:p w14:paraId="1B2F5638" w14:textId="77777777" w:rsidR="001942CB" w:rsidRDefault="001942CB" w:rsidP="001942CB">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 in chronic disease-free life expectancy (CFLE) at ages 60+ into mortality and disability effects by country, with 95% confidence intervals.</w:t>
      </w:r>
    </w:p>
    <w:tbl>
      <w:tblPr>
        <w:tblW w:w="10627" w:type="dxa"/>
        <w:tblLayout w:type="fixed"/>
        <w:tblLook w:val="0400" w:firstRow="0" w:lastRow="0" w:firstColumn="0" w:lastColumn="0" w:noHBand="0" w:noVBand="1"/>
      </w:tblPr>
      <w:tblGrid>
        <w:gridCol w:w="1722"/>
        <w:gridCol w:w="770"/>
        <w:gridCol w:w="935"/>
        <w:gridCol w:w="1578"/>
        <w:gridCol w:w="1257"/>
        <w:gridCol w:w="1366"/>
        <w:gridCol w:w="1170"/>
        <w:gridCol w:w="1561"/>
        <w:gridCol w:w="268"/>
      </w:tblGrid>
      <w:tr w:rsidR="001942CB" w14:paraId="32DF3D57" w14:textId="77777777" w:rsidTr="00FF7147">
        <w:trPr>
          <w:gridAfter w:val="1"/>
          <w:wAfter w:w="268" w:type="dxa"/>
          <w:trHeight w:val="61"/>
        </w:trPr>
        <w:tc>
          <w:tcPr>
            <w:tcW w:w="1722" w:type="dxa"/>
            <w:vMerge w:val="restart"/>
            <w:tcBorders>
              <w:top w:val="single" w:sz="4" w:space="0" w:color="000000"/>
              <w:left w:val="nil"/>
              <w:bottom w:val="single" w:sz="4" w:space="0" w:color="000000"/>
              <w:right w:val="nil"/>
            </w:tcBorders>
            <w:shd w:val="clear" w:color="auto" w:fill="auto"/>
            <w:vAlign w:val="center"/>
          </w:tcPr>
          <w:p w14:paraId="020B739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Country</w:t>
            </w:r>
          </w:p>
        </w:tc>
        <w:tc>
          <w:tcPr>
            <w:tcW w:w="770" w:type="dxa"/>
            <w:vMerge w:val="restart"/>
            <w:tcBorders>
              <w:top w:val="single" w:sz="4" w:space="0" w:color="000000"/>
              <w:left w:val="nil"/>
              <w:bottom w:val="single" w:sz="4" w:space="0" w:color="000000"/>
              <w:right w:val="nil"/>
            </w:tcBorders>
            <w:shd w:val="clear" w:color="auto" w:fill="auto"/>
            <w:vAlign w:val="center"/>
          </w:tcPr>
          <w:p w14:paraId="0C5D579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LE</w:t>
            </w:r>
          </w:p>
        </w:tc>
        <w:tc>
          <w:tcPr>
            <w:tcW w:w="935" w:type="dxa"/>
            <w:vMerge w:val="restart"/>
            <w:tcBorders>
              <w:top w:val="single" w:sz="4" w:space="0" w:color="000000"/>
              <w:left w:val="nil"/>
              <w:bottom w:val="single" w:sz="4" w:space="0" w:color="000000"/>
              <w:right w:val="nil"/>
            </w:tcBorders>
            <w:shd w:val="clear" w:color="auto" w:fill="auto"/>
            <w:vAlign w:val="center"/>
          </w:tcPr>
          <w:p w14:paraId="73F72F5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CFLE</w:t>
            </w:r>
          </w:p>
        </w:tc>
        <w:tc>
          <w:tcPr>
            <w:tcW w:w="1578" w:type="dxa"/>
            <w:vMerge w:val="restart"/>
            <w:tcBorders>
              <w:top w:val="single" w:sz="4" w:space="0" w:color="000000"/>
              <w:left w:val="nil"/>
              <w:bottom w:val="single" w:sz="4" w:space="0" w:color="000000"/>
              <w:right w:val="nil"/>
            </w:tcBorders>
            <w:shd w:val="clear" w:color="auto" w:fill="auto"/>
            <w:vAlign w:val="center"/>
          </w:tcPr>
          <w:p w14:paraId="6CE0703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95%CI</w:t>
            </w:r>
          </w:p>
        </w:tc>
        <w:tc>
          <w:tcPr>
            <w:tcW w:w="5354" w:type="dxa"/>
            <w:gridSpan w:val="4"/>
            <w:tcBorders>
              <w:top w:val="single" w:sz="4" w:space="0" w:color="000000"/>
              <w:left w:val="nil"/>
              <w:bottom w:val="single" w:sz="4" w:space="0" w:color="000000"/>
              <w:right w:val="nil"/>
            </w:tcBorders>
            <w:shd w:val="clear" w:color="auto" w:fill="auto"/>
            <w:vAlign w:val="bottom"/>
          </w:tcPr>
          <w:p w14:paraId="793CF71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Components</w:t>
            </w:r>
          </w:p>
        </w:tc>
      </w:tr>
      <w:tr w:rsidR="001942CB" w14:paraId="1DC0A522" w14:textId="77777777" w:rsidTr="00FF7147">
        <w:trPr>
          <w:gridAfter w:val="1"/>
          <w:wAfter w:w="268" w:type="dxa"/>
          <w:trHeight w:val="291"/>
        </w:trPr>
        <w:tc>
          <w:tcPr>
            <w:tcW w:w="1722" w:type="dxa"/>
            <w:vMerge/>
            <w:tcBorders>
              <w:top w:val="single" w:sz="4" w:space="0" w:color="000000"/>
              <w:left w:val="nil"/>
              <w:bottom w:val="single" w:sz="4" w:space="0" w:color="000000"/>
              <w:right w:val="nil"/>
            </w:tcBorders>
            <w:shd w:val="clear" w:color="auto" w:fill="auto"/>
            <w:vAlign w:val="center"/>
          </w:tcPr>
          <w:p w14:paraId="3940F751"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770" w:type="dxa"/>
            <w:vMerge/>
            <w:tcBorders>
              <w:top w:val="single" w:sz="4" w:space="0" w:color="000000"/>
              <w:left w:val="nil"/>
              <w:bottom w:val="single" w:sz="4" w:space="0" w:color="000000"/>
              <w:right w:val="nil"/>
            </w:tcBorders>
            <w:shd w:val="clear" w:color="auto" w:fill="auto"/>
            <w:vAlign w:val="center"/>
          </w:tcPr>
          <w:p w14:paraId="0C5CA78F"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935" w:type="dxa"/>
            <w:vMerge/>
            <w:tcBorders>
              <w:top w:val="single" w:sz="4" w:space="0" w:color="000000"/>
              <w:left w:val="nil"/>
              <w:bottom w:val="single" w:sz="4" w:space="0" w:color="000000"/>
              <w:right w:val="nil"/>
            </w:tcBorders>
            <w:shd w:val="clear" w:color="auto" w:fill="auto"/>
            <w:vAlign w:val="center"/>
          </w:tcPr>
          <w:p w14:paraId="5994D737"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578" w:type="dxa"/>
            <w:vMerge/>
            <w:tcBorders>
              <w:top w:val="single" w:sz="4" w:space="0" w:color="000000"/>
              <w:left w:val="nil"/>
              <w:bottom w:val="single" w:sz="4" w:space="0" w:color="000000"/>
              <w:right w:val="nil"/>
            </w:tcBorders>
            <w:shd w:val="clear" w:color="auto" w:fill="auto"/>
            <w:vAlign w:val="center"/>
          </w:tcPr>
          <w:p w14:paraId="3E1130A6"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257" w:type="dxa"/>
            <w:vMerge w:val="restart"/>
            <w:tcBorders>
              <w:top w:val="nil"/>
              <w:left w:val="nil"/>
              <w:bottom w:val="single" w:sz="4" w:space="0" w:color="000000"/>
              <w:right w:val="nil"/>
            </w:tcBorders>
            <w:shd w:val="clear" w:color="auto" w:fill="auto"/>
            <w:vAlign w:val="center"/>
          </w:tcPr>
          <w:p w14:paraId="348417B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Mortality</w:t>
            </w:r>
          </w:p>
        </w:tc>
        <w:tc>
          <w:tcPr>
            <w:tcW w:w="1366" w:type="dxa"/>
            <w:vMerge w:val="restart"/>
            <w:tcBorders>
              <w:top w:val="nil"/>
              <w:left w:val="nil"/>
              <w:bottom w:val="single" w:sz="4" w:space="0" w:color="000000"/>
              <w:right w:val="nil"/>
            </w:tcBorders>
            <w:shd w:val="clear" w:color="auto" w:fill="auto"/>
            <w:vAlign w:val="center"/>
          </w:tcPr>
          <w:p w14:paraId="4A8E7EE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95%CI</w:t>
            </w:r>
          </w:p>
        </w:tc>
        <w:tc>
          <w:tcPr>
            <w:tcW w:w="1170" w:type="dxa"/>
            <w:vMerge w:val="restart"/>
            <w:tcBorders>
              <w:top w:val="nil"/>
              <w:left w:val="nil"/>
              <w:bottom w:val="single" w:sz="4" w:space="0" w:color="000000"/>
              <w:right w:val="nil"/>
            </w:tcBorders>
            <w:shd w:val="clear" w:color="auto" w:fill="auto"/>
            <w:vAlign w:val="center"/>
          </w:tcPr>
          <w:p w14:paraId="57A833D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Chronic</w:t>
            </w:r>
          </w:p>
        </w:tc>
        <w:tc>
          <w:tcPr>
            <w:tcW w:w="1561" w:type="dxa"/>
            <w:vMerge w:val="restart"/>
            <w:tcBorders>
              <w:top w:val="nil"/>
              <w:left w:val="nil"/>
              <w:bottom w:val="single" w:sz="4" w:space="0" w:color="000000"/>
              <w:right w:val="nil"/>
            </w:tcBorders>
            <w:shd w:val="clear" w:color="auto" w:fill="auto"/>
            <w:vAlign w:val="center"/>
          </w:tcPr>
          <w:p w14:paraId="6AD8E47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95%CI</w:t>
            </w:r>
          </w:p>
        </w:tc>
      </w:tr>
      <w:tr w:rsidR="001942CB" w14:paraId="1EBE8AED" w14:textId="77777777" w:rsidTr="00FF7147">
        <w:trPr>
          <w:trHeight w:val="61"/>
        </w:trPr>
        <w:tc>
          <w:tcPr>
            <w:tcW w:w="1722" w:type="dxa"/>
            <w:vMerge/>
            <w:tcBorders>
              <w:top w:val="single" w:sz="4" w:space="0" w:color="000000"/>
              <w:left w:val="nil"/>
              <w:bottom w:val="single" w:sz="4" w:space="0" w:color="000000"/>
              <w:right w:val="nil"/>
            </w:tcBorders>
            <w:shd w:val="clear" w:color="auto" w:fill="auto"/>
            <w:vAlign w:val="center"/>
          </w:tcPr>
          <w:p w14:paraId="028BDA5A"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770" w:type="dxa"/>
            <w:vMerge/>
            <w:tcBorders>
              <w:top w:val="single" w:sz="4" w:space="0" w:color="000000"/>
              <w:left w:val="nil"/>
              <w:bottom w:val="single" w:sz="4" w:space="0" w:color="000000"/>
              <w:right w:val="nil"/>
            </w:tcBorders>
            <w:shd w:val="clear" w:color="auto" w:fill="auto"/>
            <w:vAlign w:val="center"/>
          </w:tcPr>
          <w:p w14:paraId="4A446FBC"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935" w:type="dxa"/>
            <w:vMerge/>
            <w:tcBorders>
              <w:top w:val="single" w:sz="4" w:space="0" w:color="000000"/>
              <w:left w:val="nil"/>
              <w:bottom w:val="single" w:sz="4" w:space="0" w:color="000000"/>
              <w:right w:val="nil"/>
            </w:tcBorders>
            <w:shd w:val="clear" w:color="auto" w:fill="auto"/>
            <w:vAlign w:val="center"/>
          </w:tcPr>
          <w:p w14:paraId="3E7F4C40"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578" w:type="dxa"/>
            <w:vMerge/>
            <w:tcBorders>
              <w:top w:val="single" w:sz="4" w:space="0" w:color="000000"/>
              <w:left w:val="nil"/>
              <w:bottom w:val="single" w:sz="4" w:space="0" w:color="000000"/>
              <w:right w:val="nil"/>
            </w:tcBorders>
            <w:shd w:val="clear" w:color="auto" w:fill="auto"/>
            <w:vAlign w:val="center"/>
          </w:tcPr>
          <w:p w14:paraId="349D12A2"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257" w:type="dxa"/>
            <w:vMerge/>
            <w:tcBorders>
              <w:top w:val="nil"/>
              <w:left w:val="nil"/>
              <w:bottom w:val="single" w:sz="4" w:space="0" w:color="000000"/>
              <w:right w:val="nil"/>
            </w:tcBorders>
            <w:shd w:val="clear" w:color="auto" w:fill="auto"/>
            <w:vAlign w:val="center"/>
          </w:tcPr>
          <w:p w14:paraId="08E0B376"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366" w:type="dxa"/>
            <w:vMerge/>
            <w:tcBorders>
              <w:top w:val="nil"/>
              <w:left w:val="nil"/>
              <w:bottom w:val="single" w:sz="4" w:space="0" w:color="000000"/>
              <w:right w:val="nil"/>
            </w:tcBorders>
            <w:shd w:val="clear" w:color="auto" w:fill="auto"/>
            <w:vAlign w:val="center"/>
          </w:tcPr>
          <w:p w14:paraId="2F516AD8"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170" w:type="dxa"/>
            <w:vMerge/>
            <w:tcBorders>
              <w:top w:val="nil"/>
              <w:left w:val="nil"/>
              <w:bottom w:val="single" w:sz="4" w:space="0" w:color="000000"/>
              <w:right w:val="nil"/>
            </w:tcBorders>
            <w:shd w:val="clear" w:color="auto" w:fill="auto"/>
            <w:vAlign w:val="center"/>
          </w:tcPr>
          <w:p w14:paraId="617CA40D"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1561" w:type="dxa"/>
            <w:vMerge/>
            <w:tcBorders>
              <w:top w:val="nil"/>
              <w:left w:val="nil"/>
              <w:bottom w:val="single" w:sz="4" w:space="0" w:color="000000"/>
              <w:right w:val="nil"/>
            </w:tcBorders>
            <w:shd w:val="clear" w:color="auto" w:fill="auto"/>
            <w:vAlign w:val="center"/>
          </w:tcPr>
          <w:p w14:paraId="05AE80C9" w14:textId="77777777" w:rsidR="001942CB" w:rsidRDefault="001942CB" w:rsidP="00FF7147">
            <w:pPr>
              <w:widowControl w:val="0"/>
              <w:pBdr>
                <w:top w:val="nil"/>
                <w:left w:val="nil"/>
                <w:bottom w:val="nil"/>
                <w:right w:val="nil"/>
                <w:between w:val="nil"/>
              </w:pBdr>
              <w:spacing w:after="0" w:line="276" w:lineRule="auto"/>
              <w:rPr>
                <w:rFonts w:ascii="Arial" w:eastAsia="Arial" w:hAnsi="Arial" w:cs="Arial"/>
                <w:color w:val="000000"/>
              </w:rPr>
            </w:pPr>
          </w:p>
        </w:tc>
        <w:tc>
          <w:tcPr>
            <w:tcW w:w="268" w:type="dxa"/>
            <w:tcBorders>
              <w:top w:val="nil"/>
              <w:left w:val="nil"/>
              <w:bottom w:val="nil"/>
              <w:right w:val="nil"/>
            </w:tcBorders>
            <w:shd w:val="clear" w:color="auto" w:fill="auto"/>
            <w:vAlign w:val="bottom"/>
          </w:tcPr>
          <w:p w14:paraId="128F4E61" w14:textId="77777777" w:rsidR="001942CB" w:rsidRDefault="001942CB" w:rsidP="00FF7147">
            <w:pPr>
              <w:spacing w:after="0"/>
              <w:jc w:val="center"/>
              <w:rPr>
                <w:rFonts w:ascii="Arial" w:eastAsia="Arial" w:hAnsi="Arial" w:cs="Arial"/>
                <w:color w:val="000000"/>
              </w:rPr>
            </w:pPr>
          </w:p>
        </w:tc>
      </w:tr>
      <w:tr w:rsidR="001942CB" w14:paraId="2743472A" w14:textId="77777777" w:rsidTr="00FF7147">
        <w:trPr>
          <w:trHeight w:val="61"/>
        </w:trPr>
        <w:tc>
          <w:tcPr>
            <w:tcW w:w="1722" w:type="dxa"/>
            <w:tcBorders>
              <w:top w:val="nil"/>
              <w:left w:val="nil"/>
              <w:bottom w:val="nil"/>
              <w:right w:val="nil"/>
            </w:tcBorders>
            <w:shd w:val="clear" w:color="auto" w:fill="auto"/>
            <w:vAlign w:val="bottom"/>
          </w:tcPr>
          <w:p w14:paraId="0EE4559B"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US </w:t>
            </w:r>
          </w:p>
        </w:tc>
        <w:tc>
          <w:tcPr>
            <w:tcW w:w="770" w:type="dxa"/>
            <w:tcBorders>
              <w:top w:val="nil"/>
              <w:left w:val="nil"/>
              <w:bottom w:val="nil"/>
              <w:right w:val="nil"/>
            </w:tcBorders>
            <w:shd w:val="clear" w:color="auto" w:fill="auto"/>
            <w:vAlign w:val="bottom"/>
          </w:tcPr>
          <w:p w14:paraId="68B4D4E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2.99</w:t>
            </w:r>
          </w:p>
        </w:tc>
        <w:tc>
          <w:tcPr>
            <w:tcW w:w="935" w:type="dxa"/>
            <w:tcBorders>
              <w:top w:val="nil"/>
              <w:left w:val="nil"/>
              <w:bottom w:val="nil"/>
              <w:right w:val="nil"/>
            </w:tcBorders>
            <w:shd w:val="clear" w:color="auto" w:fill="auto"/>
            <w:vAlign w:val="bottom"/>
          </w:tcPr>
          <w:p w14:paraId="7C597C1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-0.16</w:t>
            </w:r>
          </w:p>
        </w:tc>
        <w:tc>
          <w:tcPr>
            <w:tcW w:w="1578" w:type="dxa"/>
            <w:tcBorders>
              <w:top w:val="nil"/>
              <w:left w:val="nil"/>
              <w:bottom w:val="nil"/>
              <w:right w:val="nil"/>
            </w:tcBorders>
            <w:shd w:val="clear" w:color="auto" w:fill="auto"/>
            <w:vAlign w:val="bottom"/>
          </w:tcPr>
          <w:p w14:paraId="0FFA38BA" w14:textId="77777777" w:rsidR="001942CB" w:rsidRDefault="001942CB" w:rsidP="00FF7147">
            <w:pPr>
              <w:spacing w:after="0"/>
              <w:rPr>
                <w:rFonts w:ascii="Arial" w:eastAsia="Arial" w:hAnsi="Arial" w:cs="Arial"/>
                <w:color w:val="000000"/>
              </w:rPr>
            </w:pPr>
            <w:r>
              <w:rPr>
                <w:rFonts w:ascii="Arial" w:eastAsia="Arial" w:hAnsi="Arial" w:cs="Arial"/>
                <w:color w:val="000000"/>
              </w:rPr>
              <w:t>[-0.07, -0.26]</w:t>
            </w:r>
          </w:p>
        </w:tc>
        <w:tc>
          <w:tcPr>
            <w:tcW w:w="1257" w:type="dxa"/>
            <w:tcBorders>
              <w:top w:val="nil"/>
              <w:left w:val="nil"/>
              <w:bottom w:val="nil"/>
              <w:right w:val="nil"/>
            </w:tcBorders>
            <w:shd w:val="clear" w:color="auto" w:fill="auto"/>
            <w:vAlign w:val="bottom"/>
          </w:tcPr>
          <w:p w14:paraId="0D5EFE3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0.33</w:t>
            </w:r>
          </w:p>
        </w:tc>
        <w:tc>
          <w:tcPr>
            <w:tcW w:w="1366" w:type="dxa"/>
            <w:tcBorders>
              <w:top w:val="nil"/>
              <w:left w:val="nil"/>
              <w:bottom w:val="nil"/>
              <w:right w:val="nil"/>
            </w:tcBorders>
            <w:shd w:val="clear" w:color="auto" w:fill="auto"/>
            <w:vAlign w:val="bottom"/>
          </w:tcPr>
          <w:p w14:paraId="104BDBED" w14:textId="77777777" w:rsidR="001942CB" w:rsidRDefault="001942CB" w:rsidP="00FF7147">
            <w:pPr>
              <w:spacing w:after="0"/>
              <w:rPr>
                <w:rFonts w:ascii="Arial" w:eastAsia="Arial" w:hAnsi="Arial" w:cs="Arial"/>
                <w:color w:val="000000"/>
              </w:rPr>
            </w:pPr>
            <w:r>
              <w:rPr>
                <w:rFonts w:ascii="Arial" w:eastAsia="Arial" w:hAnsi="Arial" w:cs="Arial"/>
                <w:color w:val="000000"/>
              </w:rPr>
              <w:t>[0.27, 0.39]</w:t>
            </w:r>
          </w:p>
        </w:tc>
        <w:tc>
          <w:tcPr>
            <w:tcW w:w="1170" w:type="dxa"/>
            <w:tcBorders>
              <w:top w:val="nil"/>
              <w:left w:val="nil"/>
              <w:bottom w:val="nil"/>
              <w:right w:val="nil"/>
            </w:tcBorders>
            <w:shd w:val="clear" w:color="auto" w:fill="auto"/>
            <w:vAlign w:val="bottom"/>
          </w:tcPr>
          <w:p w14:paraId="4940D94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-0.49</w:t>
            </w:r>
          </w:p>
        </w:tc>
        <w:tc>
          <w:tcPr>
            <w:tcW w:w="1561" w:type="dxa"/>
            <w:tcBorders>
              <w:top w:val="nil"/>
              <w:left w:val="nil"/>
              <w:bottom w:val="nil"/>
              <w:right w:val="nil"/>
            </w:tcBorders>
            <w:shd w:val="clear" w:color="auto" w:fill="auto"/>
            <w:vAlign w:val="bottom"/>
          </w:tcPr>
          <w:p w14:paraId="57DD66BE" w14:textId="77777777" w:rsidR="001942CB" w:rsidRDefault="001942CB" w:rsidP="00FF7147">
            <w:pPr>
              <w:spacing w:after="0"/>
              <w:rPr>
                <w:rFonts w:ascii="Arial" w:eastAsia="Arial" w:hAnsi="Arial" w:cs="Arial"/>
                <w:color w:val="000000"/>
              </w:rPr>
            </w:pPr>
            <w:r>
              <w:rPr>
                <w:rFonts w:ascii="Arial" w:eastAsia="Arial" w:hAnsi="Arial" w:cs="Arial"/>
                <w:color w:val="000000"/>
              </w:rPr>
              <w:t>[-0.34, -0.65]</w:t>
            </w:r>
          </w:p>
        </w:tc>
        <w:tc>
          <w:tcPr>
            <w:tcW w:w="268" w:type="dxa"/>
            <w:vAlign w:val="center"/>
          </w:tcPr>
          <w:p w14:paraId="63BB65F5" w14:textId="77777777" w:rsidR="001942CB" w:rsidRDefault="001942CB" w:rsidP="00FF7147">
            <w:pPr>
              <w:spacing w:after="0"/>
              <w:rPr>
                <w:rFonts w:ascii="Times New Roman" w:eastAsia="Times New Roman" w:hAnsi="Times New Roman" w:cs="Times New Roman"/>
                <w:sz w:val="20"/>
                <w:szCs w:val="20"/>
              </w:rPr>
            </w:pPr>
          </w:p>
        </w:tc>
      </w:tr>
      <w:tr w:rsidR="001942CB" w14:paraId="45A4610C" w14:textId="77777777" w:rsidTr="00FF7147">
        <w:trPr>
          <w:trHeight w:val="61"/>
        </w:trPr>
        <w:tc>
          <w:tcPr>
            <w:tcW w:w="1722" w:type="dxa"/>
            <w:tcBorders>
              <w:top w:val="nil"/>
              <w:left w:val="nil"/>
              <w:bottom w:val="nil"/>
              <w:right w:val="nil"/>
            </w:tcBorders>
            <w:shd w:val="clear" w:color="auto" w:fill="auto"/>
            <w:vAlign w:val="bottom"/>
          </w:tcPr>
          <w:p w14:paraId="5B0DE3F5"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China </w:t>
            </w:r>
          </w:p>
        </w:tc>
        <w:tc>
          <w:tcPr>
            <w:tcW w:w="770" w:type="dxa"/>
            <w:tcBorders>
              <w:top w:val="nil"/>
              <w:left w:val="nil"/>
              <w:bottom w:val="nil"/>
              <w:right w:val="nil"/>
            </w:tcBorders>
            <w:shd w:val="clear" w:color="auto" w:fill="auto"/>
            <w:vAlign w:val="bottom"/>
          </w:tcPr>
          <w:p w14:paraId="3EEF15B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3.81</w:t>
            </w:r>
          </w:p>
        </w:tc>
        <w:tc>
          <w:tcPr>
            <w:tcW w:w="935" w:type="dxa"/>
            <w:tcBorders>
              <w:top w:val="nil"/>
              <w:left w:val="nil"/>
              <w:bottom w:val="nil"/>
              <w:right w:val="nil"/>
            </w:tcBorders>
            <w:shd w:val="clear" w:color="auto" w:fill="auto"/>
            <w:vAlign w:val="bottom"/>
          </w:tcPr>
          <w:p w14:paraId="7520833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0.15</w:t>
            </w:r>
          </w:p>
        </w:tc>
        <w:tc>
          <w:tcPr>
            <w:tcW w:w="1578" w:type="dxa"/>
            <w:tcBorders>
              <w:top w:val="nil"/>
              <w:left w:val="nil"/>
              <w:bottom w:val="nil"/>
              <w:right w:val="nil"/>
            </w:tcBorders>
            <w:shd w:val="clear" w:color="auto" w:fill="auto"/>
            <w:vAlign w:val="bottom"/>
          </w:tcPr>
          <w:p w14:paraId="7B56B33D" w14:textId="77777777" w:rsidR="001942CB" w:rsidRDefault="001942CB" w:rsidP="00FF7147">
            <w:pPr>
              <w:spacing w:after="0"/>
              <w:rPr>
                <w:rFonts w:ascii="Arial" w:eastAsia="Arial" w:hAnsi="Arial" w:cs="Arial"/>
                <w:color w:val="000000"/>
              </w:rPr>
            </w:pPr>
            <w:r>
              <w:rPr>
                <w:rFonts w:ascii="Arial" w:eastAsia="Arial" w:hAnsi="Arial" w:cs="Arial"/>
                <w:color w:val="000000"/>
              </w:rPr>
              <w:t>[0.08,   0.23]</w:t>
            </w:r>
          </w:p>
        </w:tc>
        <w:tc>
          <w:tcPr>
            <w:tcW w:w="1257" w:type="dxa"/>
            <w:tcBorders>
              <w:top w:val="nil"/>
              <w:left w:val="nil"/>
              <w:bottom w:val="nil"/>
              <w:right w:val="nil"/>
            </w:tcBorders>
            <w:shd w:val="clear" w:color="auto" w:fill="auto"/>
            <w:vAlign w:val="bottom"/>
          </w:tcPr>
          <w:p w14:paraId="4827187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1.12</w:t>
            </w:r>
          </w:p>
        </w:tc>
        <w:tc>
          <w:tcPr>
            <w:tcW w:w="1366" w:type="dxa"/>
            <w:tcBorders>
              <w:top w:val="nil"/>
              <w:left w:val="nil"/>
              <w:bottom w:val="nil"/>
              <w:right w:val="nil"/>
            </w:tcBorders>
            <w:shd w:val="clear" w:color="auto" w:fill="auto"/>
            <w:vAlign w:val="bottom"/>
          </w:tcPr>
          <w:p w14:paraId="1EE30120" w14:textId="77777777" w:rsidR="001942CB" w:rsidRDefault="001942CB" w:rsidP="00FF7147">
            <w:pPr>
              <w:spacing w:after="0"/>
              <w:rPr>
                <w:rFonts w:ascii="Arial" w:eastAsia="Arial" w:hAnsi="Arial" w:cs="Arial"/>
                <w:color w:val="000000"/>
              </w:rPr>
            </w:pPr>
            <w:r>
              <w:rPr>
                <w:rFonts w:ascii="Arial" w:eastAsia="Arial" w:hAnsi="Arial" w:cs="Arial"/>
                <w:color w:val="000000"/>
              </w:rPr>
              <w:t>[0.91, 1.34]</w:t>
            </w:r>
          </w:p>
        </w:tc>
        <w:tc>
          <w:tcPr>
            <w:tcW w:w="1170" w:type="dxa"/>
            <w:tcBorders>
              <w:top w:val="nil"/>
              <w:left w:val="nil"/>
              <w:bottom w:val="nil"/>
              <w:right w:val="nil"/>
            </w:tcBorders>
            <w:shd w:val="clear" w:color="auto" w:fill="auto"/>
            <w:vAlign w:val="bottom"/>
          </w:tcPr>
          <w:p w14:paraId="05AEE55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-0.97</w:t>
            </w:r>
          </w:p>
        </w:tc>
        <w:tc>
          <w:tcPr>
            <w:tcW w:w="1561" w:type="dxa"/>
            <w:tcBorders>
              <w:top w:val="nil"/>
              <w:left w:val="nil"/>
              <w:bottom w:val="nil"/>
              <w:right w:val="nil"/>
            </w:tcBorders>
            <w:shd w:val="clear" w:color="auto" w:fill="auto"/>
            <w:vAlign w:val="bottom"/>
          </w:tcPr>
          <w:p w14:paraId="21A03336" w14:textId="77777777" w:rsidR="001942CB" w:rsidRDefault="001942CB" w:rsidP="00FF7147">
            <w:pPr>
              <w:spacing w:after="0"/>
              <w:rPr>
                <w:rFonts w:ascii="Arial" w:eastAsia="Arial" w:hAnsi="Arial" w:cs="Arial"/>
                <w:color w:val="000000"/>
              </w:rPr>
            </w:pPr>
            <w:r>
              <w:rPr>
                <w:rFonts w:ascii="Arial" w:eastAsia="Arial" w:hAnsi="Arial" w:cs="Arial"/>
                <w:color w:val="000000"/>
              </w:rPr>
              <w:t>[-0.82, -1.11]</w:t>
            </w:r>
          </w:p>
        </w:tc>
        <w:tc>
          <w:tcPr>
            <w:tcW w:w="268" w:type="dxa"/>
            <w:vAlign w:val="center"/>
          </w:tcPr>
          <w:p w14:paraId="19D96FD8" w14:textId="77777777" w:rsidR="001942CB" w:rsidRDefault="001942CB" w:rsidP="00FF7147">
            <w:pPr>
              <w:spacing w:after="0"/>
              <w:rPr>
                <w:rFonts w:ascii="Times New Roman" w:eastAsia="Times New Roman" w:hAnsi="Times New Roman" w:cs="Times New Roman"/>
                <w:sz w:val="20"/>
                <w:szCs w:val="20"/>
              </w:rPr>
            </w:pPr>
          </w:p>
        </w:tc>
      </w:tr>
      <w:tr w:rsidR="001942CB" w14:paraId="2B3B9F05" w14:textId="77777777" w:rsidTr="00FF7147">
        <w:trPr>
          <w:trHeight w:val="61"/>
        </w:trPr>
        <w:tc>
          <w:tcPr>
            <w:tcW w:w="1722" w:type="dxa"/>
            <w:tcBorders>
              <w:top w:val="nil"/>
              <w:left w:val="nil"/>
              <w:bottom w:val="nil"/>
              <w:right w:val="nil"/>
            </w:tcBorders>
            <w:shd w:val="clear" w:color="auto" w:fill="auto"/>
            <w:vAlign w:val="bottom"/>
          </w:tcPr>
          <w:p w14:paraId="4E2BF04F"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Mexico </w:t>
            </w:r>
          </w:p>
        </w:tc>
        <w:tc>
          <w:tcPr>
            <w:tcW w:w="770" w:type="dxa"/>
            <w:tcBorders>
              <w:top w:val="nil"/>
              <w:left w:val="nil"/>
              <w:bottom w:val="nil"/>
              <w:right w:val="nil"/>
            </w:tcBorders>
            <w:shd w:val="clear" w:color="auto" w:fill="auto"/>
            <w:vAlign w:val="bottom"/>
          </w:tcPr>
          <w:p w14:paraId="06AEF69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2.64</w:t>
            </w:r>
          </w:p>
        </w:tc>
        <w:tc>
          <w:tcPr>
            <w:tcW w:w="935" w:type="dxa"/>
            <w:tcBorders>
              <w:top w:val="nil"/>
              <w:left w:val="nil"/>
              <w:bottom w:val="nil"/>
              <w:right w:val="nil"/>
            </w:tcBorders>
            <w:shd w:val="clear" w:color="auto" w:fill="auto"/>
            <w:vAlign w:val="bottom"/>
          </w:tcPr>
          <w:p w14:paraId="0135F9C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-1.97</w:t>
            </w:r>
          </w:p>
        </w:tc>
        <w:tc>
          <w:tcPr>
            <w:tcW w:w="1578" w:type="dxa"/>
            <w:tcBorders>
              <w:top w:val="nil"/>
              <w:left w:val="nil"/>
              <w:bottom w:val="nil"/>
              <w:right w:val="nil"/>
            </w:tcBorders>
            <w:shd w:val="clear" w:color="auto" w:fill="auto"/>
            <w:vAlign w:val="bottom"/>
          </w:tcPr>
          <w:p w14:paraId="0EBC5715" w14:textId="77777777" w:rsidR="001942CB" w:rsidRDefault="001942CB" w:rsidP="00FF7147">
            <w:pPr>
              <w:spacing w:after="0"/>
              <w:rPr>
                <w:rFonts w:ascii="Arial" w:eastAsia="Arial" w:hAnsi="Arial" w:cs="Arial"/>
                <w:color w:val="000000"/>
              </w:rPr>
            </w:pPr>
            <w:r>
              <w:rPr>
                <w:rFonts w:ascii="Arial" w:eastAsia="Arial" w:hAnsi="Arial" w:cs="Arial"/>
                <w:color w:val="000000"/>
              </w:rPr>
              <w:t>[-1.87, -2.06]</w:t>
            </w:r>
          </w:p>
        </w:tc>
        <w:tc>
          <w:tcPr>
            <w:tcW w:w="1257" w:type="dxa"/>
            <w:tcBorders>
              <w:top w:val="nil"/>
              <w:left w:val="nil"/>
              <w:bottom w:val="nil"/>
              <w:right w:val="nil"/>
            </w:tcBorders>
            <w:shd w:val="clear" w:color="auto" w:fill="auto"/>
            <w:vAlign w:val="bottom"/>
          </w:tcPr>
          <w:p w14:paraId="6A6589E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1.05</w:t>
            </w:r>
          </w:p>
        </w:tc>
        <w:tc>
          <w:tcPr>
            <w:tcW w:w="1366" w:type="dxa"/>
            <w:tcBorders>
              <w:top w:val="nil"/>
              <w:left w:val="nil"/>
              <w:bottom w:val="nil"/>
              <w:right w:val="nil"/>
            </w:tcBorders>
            <w:shd w:val="clear" w:color="auto" w:fill="auto"/>
            <w:vAlign w:val="bottom"/>
          </w:tcPr>
          <w:p w14:paraId="54688759" w14:textId="77777777" w:rsidR="001942CB" w:rsidRDefault="001942CB" w:rsidP="00FF7147">
            <w:pPr>
              <w:spacing w:after="0"/>
              <w:rPr>
                <w:rFonts w:ascii="Arial" w:eastAsia="Arial" w:hAnsi="Arial" w:cs="Arial"/>
                <w:color w:val="000000"/>
              </w:rPr>
            </w:pPr>
            <w:r>
              <w:rPr>
                <w:rFonts w:ascii="Arial" w:eastAsia="Arial" w:hAnsi="Arial" w:cs="Arial"/>
                <w:color w:val="000000"/>
              </w:rPr>
              <w:t>[0.87, 1.23]</w:t>
            </w:r>
          </w:p>
        </w:tc>
        <w:tc>
          <w:tcPr>
            <w:tcW w:w="1170" w:type="dxa"/>
            <w:tcBorders>
              <w:top w:val="nil"/>
              <w:left w:val="nil"/>
              <w:bottom w:val="nil"/>
              <w:right w:val="nil"/>
            </w:tcBorders>
            <w:shd w:val="clear" w:color="auto" w:fill="auto"/>
            <w:vAlign w:val="bottom"/>
          </w:tcPr>
          <w:p w14:paraId="491D3F7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-3.01</w:t>
            </w:r>
          </w:p>
        </w:tc>
        <w:tc>
          <w:tcPr>
            <w:tcW w:w="1561" w:type="dxa"/>
            <w:tcBorders>
              <w:top w:val="nil"/>
              <w:left w:val="nil"/>
              <w:bottom w:val="nil"/>
              <w:right w:val="nil"/>
            </w:tcBorders>
            <w:shd w:val="clear" w:color="auto" w:fill="auto"/>
            <w:vAlign w:val="bottom"/>
          </w:tcPr>
          <w:p w14:paraId="0217B14A" w14:textId="77777777" w:rsidR="001942CB" w:rsidRDefault="001942CB" w:rsidP="00FF7147">
            <w:pPr>
              <w:spacing w:after="0"/>
              <w:rPr>
                <w:rFonts w:ascii="Arial" w:eastAsia="Arial" w:hAnsi="Arial" w:cs="Arial"/>
                <w:color w:val="000000"/>
              </w:rPr>
            </w:pPr>
            <w:r>
              <w:rPr>
                <w:rFonts w:ascii="Arial" w:eastAsia="Arial" w:hAnsi="Arial" w:cs="Arial"/>
                <w:color w:val="000000"/>
              </w:rPr>
              <w:t>[-2.74, -3.29]</w:t>
            </w:r>
          </w:p>
        </w:tc>
        <w:tc>
          <w:tcPr>
            <w:tcW w:w="268" w:type="dxa"/>
            <w:vAlign w:val="center"/>
          </w:tcPr>
          <w:p w14:paraId="61F91230" w14:textId="77777777" w:rsidR="001942CB" w:rsidRDefault="001942CB" w:rsidP="00FF7147">
            <w:pPr>
              <w:spacing w:after="0"/>
              <w:rPr>
                <w:rFonts w:ascii="Times New Roman" w:eastAsia="Times New Roman" w:hAnsi="Times New Roman" w:cs="Times New Roman"/>
                <w:sz w:val="20"/>
                <w:szCs w:val="20"/>
              </w:rPr>
            </w:pPr>
          </w:p>
        </w:tc>
      </w:tr>
      <w:tr w:rsidR="001942CB" w14:paraId="729769B5" w14:textId="77777777" w:rsidTr="00FF7147">
        <w:trPr>
          <w:trHeight w:val="61"/>
        </w:trPr>
        <w:tc>
          <w:tcPr>
            <w:tcW w:w="1722" w:type="dxa"/>
            <w:tcBorders>
              <w:top w:val="nil"/>
              <w:left w:val="nil"/>
              <w:bottom w:val="nil"/>
              <w:right w:val="nil"/>
            </w:tcBorders>
            <w:shd w:val="clear" w:color="auto" w:fill="auto"/>
            <w:vAlign w:val="bottom"/>
          </w:tcPr>
          <w:p w14:paraId="29505CA8"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India </w:t>
            </w:r>
          </w:p>
        </w:tc>
        <w:tc>
          <w:tcPr>
            <w:tcW w:w="770" w:type="dxa"/>
            <w:tcBorders>
              <w:top w:val="nil"/>
              <w:left w:val="nil"/>
              <w:bottom w:val="nil"/>
              <w:right w:val="nil"/>
            </w:tcBorders>
            <w:shd w:val="clear" w:color="auto" w:fill="auto"/>
            <w:vAlign w:val="bottom"/>
          </w:tcPr>
          <w:p w14:paraId="0AFF6AB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1.63</w:t>
            </w:r>
          </w:p>
        </w:tc>
        <w:tc>
          <w:tcPr>
            <w:tcW w:w="935" w:type="dxa"/>
            <w:tcBorders>
              <w:top w:val="nil"/>
              <w:left w:val="nil"/>
              <w:bottom w:val="nil"/>
              <w:right w:val="nil"/>
            </w:tcBorders>
            <w:shd w:val="clear" w:color="auto" w:fill="auto"/>
            <w:vAlign w:val="bottom"/>
          </w:tcPr>
          <w:p w14:paraId="03AD54C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1.08</w:t>
            </w:r>
          </w:p>
        </w:tc>
        <w:tc>
          <w:tcPr>
            <w:tcW w:w="1578" w:type="dxa"/>
            <w:tcBorders>
              <w:top w:val="nil"/>
              <w:left w:val="nil"/>
              <w:bottom w:val="nil"/>
              <w:right w:val="nil"/>
            </w:tcBorders>
            <w:shd w:val="clear" w:color="auto" w:fill="auto"/>
            <w:vAlign w:val="bottom"/>
          </w:tcPr>
          <w:p w14:paraId="2B9A4AE2" w14:textId="77777777" w:rsidR="001942CB" w:rsidRDefault="001942CB" w:rsidP="00FF7147">
            <w:pPr>
              <w:spacing w:after="0"/>
              <w:rPr>
                <w:rFonts w:ascii="Arial" w:eastAsia="Arial" w:hAnsi="Arial" w:cs="Arial"/>
                <w:color w:val="000000"/>
              </w:rPr>
            </w:pPr>
            <w:r>
              <w:rPr>
                <w:rFonts w:ascii="Arial" w:eastAsia="Arial" w:hAnsi="Arial" w:cs="Arial"/>
                <w:color w:val="000000"/>
              </w:rPr>
              <w:t>[1.06,   1.10]</w:t>
            </w:r>
          </w:p>
        </w:tc>
        <w:tc>
          <w:tcPr>
            <w:tcW w:w="1257" w:type="dxa"/>
            <w:tcBorders>
              <w:top w:val="nil"/>
              <w:left w:val="nil"/>
              <w:bottom w:val="nil"/>
              <w:right w:val="nil"/>
            </w:tcBorders>
            <w:shd w:val="clear" w:color="auto" w:fill="auto"/>
            <w:vAlign w:val="bottom"/>
          </w:tcPr>
          <w:p w14:paraId="59378BD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1.07</w:t>
            </w:r>
          </w:p>
        </w:tc>
        <w:tc>
          <w:tcPr>
            <w:tcW w:w="1366" w:type="dxa"/>
            <w:tcBorders>
              <w:top w:val="nil"/>
              <w:left w:val="nil"/>
              <w:bottom w:val="nil"/>
              <w:right w:val="nil"/>
            </w:tcBorders>
            <w:shd w:val="clear" w:color="auto" w:fill="auto"/>
            <w:vAlign w:val="bottom"/>
          </w:tcPr>
          <w:p w14:paraId="42FD1C89" w14:textId="77777777" w:rsidR="001942CB" w:rsidRDefault="001942CB" w:rsidP="00FF7147">
            <w:pPr>
              <w:spacing w:after="0"/>
              <w:rPr>
                <w:rFonts w:ascii="Arial" w:eastAsia="Arial" w:hAnsi="Arial" w:cs="Arial"/>
                <w:color w:val="000000"/>
              </w:rPr>
            </w:pPr>
            <w:r>
              <w:rPr>
                <w:rFonts w:ascii="Arial" w:eastAsia="Arial" w:hAnsi="Arial" w:cs="Arial"/>
                <w:color w:val="000000"/>
              </w:rPr>
              <w:t>[1.03, 1.11]</w:t>
            </w:r>
          </w:p>
        </w:tc>
        <w:tc>
          <w:tcPr>
            <w:tcW w:w="1170" w:type="dxa"/>
            <w:tcBorders>
              <w:top w:val="nil"/>
              <w:left w:val="nil"/>
              <w:bottom w:val="nil"/>
              <w:right w:val="nil"/>
            </w:tcBorders>
            <w:shd w:val="clear" w:color="auto" w:fill="auto"/>
            <w:vAlign w:val="bottom"/>
          </w:tcPr>
          <w:p w14:paraId="033C94A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0.01</w:t>
            </w:r>
          </w:p>
        </w:tc>
        <w:tc>
          <w:tcPr>
            <w:tcW w:w="1561" w:type="dxa"/>
            <w:tcBorders>
              <w:top w:val="nil"/>
              <w:left w:val="nil"/>
              <w:bottom w:val="nil"/>
              <w:right w:val="nil"/>
            </w:tcBorders>
            <w:shd w:val="clear" w:color="auto" w:fill="auto"/>
            <w:vAlign w:val="bottom"/>
          </w:tcPr>
          <w:p w14:paraId="461F9F30" w14:textId="77777777" w:rsidR="001942CB" w:rsidRDefault="001942CB" w:rsidP="00FF7147">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8" w:type="dxa"/>
            <w:vAlign w:val="center"/>
          </w:tcPr>
          <w:p w14:paraId="462ACA15" w14:textId="77777777" w:rsidR="001942CB" w:rsidRDefault="001942CB" w:rsidP="00FF7147">
            <w:pPr>
              <w:spacing w:after="0"/>
              <w:rPr>
                <w:rFonts w:ascii="Times New Roman" w:eastAsia="Times New Roman" w:hAnsi="Times New Roman" w:cs="Times New Roman"/>
                <w:sz w:val="20"/>
                <w:szCs w:val="20"/>
              </w:rPr>
            </w:pPr>
          </w:p>
        </w:tc>
      </w:tr>
      <w:tr w:rsidR="001942CB" w14:paraId="144E343C" w14:textId="77777777" w:rsidTr="00FF7147">
        <w:trPr>
          <w:trHeight w:val="61"/>
        </w:trPr>
        <w:tc>
          <w:tcPr>
            <w:tcW w:w="1722" w:type="dxa"/>
            <w:tcBorders>
              <w:top w:val="nil"/>
              <w:left w:val="nil"/>
              <w:bottom w:val="nil"/>
              <w:right w:val="nil"/>
            </w:tcBorders>
            <w:shd w:val="clear" w:color="auto" w:fill="auto"/>
            <w:vAlign w:val="bottom"/>
          </w:tcPr>
          <w:p w14:paraId="35BF3C0A"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Korea </w:t>
            </w:r>
          </w:p>
        </w:tc>
        <w:tc>
          <w:tcPr>
            <w:tcW w:w="770" w:type="dxa"/>
            <w:tcBorders>
              <w:top w:val="nil"/>
              <w:left w:val="nil"/>
              <w:bottom w:val="nil"/>
              <w:right w:val="nil"/>
            </w:tcBorders>
            <w:shd w:val="clear" w:color="auto" w:fill="auto"/>
            <w:vAlign w:val="bottom"/>
          </w:tcPr>
          <w:p w14:paraId="046F2C1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5.56</w:t>
            </w:r>
          </w:p>
        </w:tc>
        <w:tc>
          <w:tcPr>
            <w:tcW w:w="935" w:type="dxa"/>
            <w:tcBorders>
              <w:top w:val="nil"/>
              <w:left w:val="nil"/>
              <w:bottom w:val="nil"/>
              <w:right w:val="nil"/>
            </w:tcBorders>
            <w:shd w:val="clear" w:color="auto" w:fill="auto"/>
            <w:vAlign w:val="bottom"/>
          </w:tcPr>
          <w:p w14:paraId="37FA594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-1.61</w:t>
            </w:r>
          </w:p>
        </w:tc>
        <w:tc>
          <w:tcPr>
            <w:tcW w:w="1578" w:type="dxa"/>
            <w:tcBorders>
              <w:top w:val="nil"/>
              <w:left w:val="nil"/>
              <w:bottom w:val="nil"/>
              <w:right w:val="nil"/>
            </w:tcBorders>
            <w:shd w:val="clear" w:color="auto" w:fill="auto"/>
            <w:vAlign w:val="bottom"/>
          </w:tcPr>
          <w:p w14:paraId="1A3EB442" w14:textId="77777777" w:rsidR="001942CB" w:rsidRDefault="001942CB" w:rsidP="00FF7147">
            <w:pPr>
              <w:spacing w:after="0"/>
              <w:rPr>
                <w:rFonts w:ascii="Arial" w:eastAsia="Arial" w:hAnsi="Arial" w:cs="Arial"/>
                <w:color w:val="000000"/>
              </w:rPr>
            </w:pPr>
            <w:r>
              <w:rPr>
                <w:rFonts w:ascii="Arial" w:eastAsia="Arial" w:hAnsi="Arial" w:cs="Arial"/>
                <w:color w:val="000000"/>
              </w:rPr>
              <w:t>[-1.61, -1.61]</w:t>
            </w:r>
          </w:p>
        </w:tc>
        <w:tc>
          <w:tcPr>
            <w:tcW w:w="1257" w:type="dxa"/>
            <w:tcBorders>
              <w:top w:val="nil"/>
              <w:left w:val="nil"/>
              <w:bottom w:val="nil"/>
              <w:right w:val="nil"/>
            </w:tcBorders>
            <w:shd w:val="clear" w:color="auto" w:fill="auto"/>
            <w:vAlign w:val="bottom"/>
          </w:tcPr>
          <w:p w14:paraId="729610C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1.95</w:t>
            </w:r>
          </w:p>
        </w:tc>
        <w:tc>
          <w:tcPr>
            <w:tcW w:w="1366" w:type="dxa"/>
            <w:tcBorders>
              <w:top w:val="nil"/>
              <w:left w:val="nil"/>
              <w:bottom w:val="nil"/>
              <w:right w:val="nil"/>
            </w:tcBorders>
            <w:shd w:val="clear" w:color="auto" w:fill="auto"/>
            <w:vAlign w:val="bottom"/>
          </w:tcPr>
          <w:p w14:paraId="020F9DF5" w14:textId="77777777" w:rsidR="001942CB" w:rsidRDefault="001942CB" w:rsidP="00FF7147">
            <w:pPr>
              <w:spacing w:after="0"/>
              <w:rPr>
                <w:rFonts w:ascii="Arial" w:eastAsia="Arial" w:hAnsi="Arial" w:cs="Arial"/>
                <w:color w:val="000000"/>
              </w:rPr>
            </w:pPr>
            <w:r>
              <w:rPr>
                <w:rFonts w:ascii="Arial" w:eastAsia="Arial" w:hAnsi="Arial" w:cs="Arial"/>
                <w:color w:val="000000"/>
              </w:rPr>
              <w:t>[1.70, 2.20]</w:t>
            </w:r>
          </w:p>
        </w:tc>
        <w:tc>
          <w:tcPr>
            <w:tcW w:w="1170" w:type="dxa"/>
            <w:tcBorders>
              <w:top w:val="nil"/>
              <w:left w:val="nil"/>
              <w:bottom w:val="nil"/>
              <w:right w:val="nil"/>
            </w:tcBorders>
            <w:shd w:val="clear" w:color="auto" w:fill="auto"/>
            <w:vAlign w:val="bottom"/>
          </w:tcPr>
          <w:p w14:paraId="2C2B81D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-3.56</w:t>
            </w:r>
          </w:p>
        </w:tc>
        <w:tc>
          <w:tcPr>
            <w:tcW w:w="1561" w:type="dxa"/>
            <w:tcBorders>
              <w:top w:val="nil"/>
              <w:left w:val="nil"/>
              <w:bottom w:val="nil"/>
              <w:right w:val="nil"/>
            </w:tcBorders>
            <w:shd w:val="clear" w:color="auto" w:fill="auto"/>
            <w:vAlign w:val="bottom"/>
          </w:tcPr>
          <w:p w14:paraId="1C21EE88" w14:textId="77777777" w:rsidR="001942CB" w:rsidRDefault="001942CB" w:rsidP="00FF7147">
            <w:pPr>
              <w:spacing w:after="0"/>
              <w:rPr>
                <w:rFonts w:ascii="Arial" w:eastAsia="Arial" w:hAnsi="Arial" w:cs="Arial"/>
                <w:color w:val="000000"/>
              </w:rPr>
            </w:pPr>
            <w:r>
              <w:rPr>
                <w:rFonts w:ascii="Arial" w:eastAsia="Arial" w:hAnsi="Arial" w:cs="Arial"/>
                <w:color w:val="000000"/>
              </w:rPr>
              <w:t>[-3.31, -3.80]</w:t>
            </w:r>
          </w:p>
        </w:tc>
        <w:tc>
          <w:tcPr>
            <w:tcW w:w="268" w:type="dxa"/>
            <w:vAlign w:val="center"/>
          </w:tcPr>
          <w:p w14:paraId="5CC88975" w14:textId="77777777" w:rsidR="001942CB" w:rsidRDefault="001942CB" w:rsidP="00FF7147">
            <w:pPr>
              <w:spacing w:after="0"/>
              <w:rPr>
                <w:rFonts w:ascii="Times New Roman" w:eastAsia="Times New Roman" w:hAnsi="Times New Roman" w:cs="Times New Roman"/>
                <w:sz w:val="20"/>
                <w:szCs w:val="20"/>
              </w:rPr>
            </w:pPr>
          </w:p>
        </w:tc>
      </w:tr>
      <w:tr w:rsidR="001942CB" w14:paraId="080B71BA" w14:textId="77777777" w:rsidTr="00FF7147">
        <w:trPr>
          <w:trHeight w:val="61"/>
        </w:trPr>
        <w:tc>
          <w:tcPr>
            <w:tcW w:w="1722" w:type="dxa"/>
            <w:tcBorders>
              <w:top w:val="nil"/>
              <w:left w:val="nil"/>
              <w:bottom w:val="nil"/>
              <w:right w:val="nil"/>
            </w:tcBorders>
            <w:shd w:val="clear" w:color="auto" w:fill="auto"/>
            <w:vAlign w:val="bottom"/>
          </w:tcPr>
          <w:p w14:paraId="17369666"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England </w:t>
            </w:r>
          </w:p>
        </w:tc>
        <w:tc>
          <w:tcPr>
            <w:tcW w:w="770" w:type="dxa"/>
            <w:tcBorders>
              <w:top w:val="nil"/>
              <w:left w:val="nil"/>
              <w:bottom w:val="nil"/>
              <w:right w:val="nil"/>
            </w:tcBorders>
            <w:shd w:val="clear" w:color="auto" w:fill="auto"/>
            <w:vAlign w:val="bottom"/>
          </w:tcPr>
          <w:p w14:paraId="24348E2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2.68</w:t>
            </w:r>
          </w:p>
        </w:tc>
        <w:tc>
          <w:tcPr>
            <w:tcW w:w="935" w:type="dxa"/>
            <w:tcBorders>
              <w:top w:val="nil"/>
              <w:left w:val="nil"/>
              <w:bottom w:val="nil"/>
              <w:right w:val="nil"/>
            </w:tcBorders>
            <w:shd w:val="clear" w:color="auto" w:fill="auto"/>
            <w:vAlign w:val="bottom"/>
          </w:tcPr>
          <w:p w14:paraId="0F3EA33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-0.76</w:t>
            </w:r>
          </w:p>
        </w:tc>
        <w:tc>
          <w:tcPr>
            <w:tcW w:w="1578" w:type="dxa"/>
            <w:tcBorders>
              <w:top w:val="nil"/>
              <w:left w:val="nil"/>
              <w:bottom w:val="nil"/>
              <w:right w:val="nil"/>
            </w:tcBorders>
            <w:shd w:val="clear" w:color="auto" w:fill="auto"/>
            <w:vAlign w:val="bottom"/>
          </w:tcPr>
          <w:p w14:paraId="71078902" w14:textId="77777777" w:rsidR="001942CB" w:rsidRDefault="001942CB" w:rsidP="00FF7147">
            <w:pPr>
              <w:spacing w:after="0"/>
              <w:rPr>
                <w:rFonts w:ascii="Arial" w:eastAsia="Arial" w:hAnsi="Arial" w:cs="Arial"/>
                <w:color w:val="000000"/>
              </w:rPr>
            </w:pPr>
            <w:r>
              <w:rPr>
                <w:rFonts w:ascii="Arial" w:eastAsia="Arial" w:hAnsi="Arial" w:cs="Arial"/>
                <w:color w:val="000000"/>
              </w:rPr>
              <w:t>[-0.72, -0.79]</w:t>
            </w:r>
          </w:p>
        </w:tc>
        <w:tc>
          <w:tcPr>
            <w:tcW w:w="1257" w:type="dxa"/>
            <w:tcBorders>
              <w:top w:val="nil"/>
              <w:left w:val="nil"/>
              <w:bottom w:val="nil"/>
              <w:right w:val="nil"/>
            </w:tcBorders>
            <w:shd w:val="clear" w:color="auto" w:fill="auto"/>
            <w:vAlign w:val="bottom"/>
          </w:tcPr>
          <w:p w14:paraId="491FF56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0.59</w:t>
            </w:r>
          </w:p>
        </w:tc>
        <w:tc>
          <w:tcPr>
            <w:tcW w:w="1366" w:type="dxa"/>
            <w:tcBorders>
              <w:top w:val="nil"/>
              <w:left w:val="nil"/>
              <w:bottom w:val="nil"/>
              <w:right w:val="nil"/>
            </w:tcBorders>
            <w:shd w:val="clear" w:color="auto" w:fill="auto"/>
            <w:vAlign w:val="bottom"/>
          </w:tcPr>
          <w:p w14:paraId="6A157A8E" w14:textId="77777777" w:rsidR="001942CB" w:rsidRDefault="001942CB" w:rsidP="00FF7147">
            <w:pPr>
              <w:spacing w:after="0"/>
              <w:rPr>
                <w:rFonts w:ascii="Arial" w:eastAsia="Arial" w:hAnsi="Arial" w:cs="Arial"/>
                <w:color w:val="000000"/>
              </w:rPr>
            </w:pPr>
            <w:r>
              <w:rPr>
                <w:rFonts w:ascii="Arial" w:eastAsia="Arial" w:hAnsi="Arial" w:cs="Arial"/>
                <w:color w:val="000000"/>
              </w:rPr>
              <w:t>[0.49, 0.68]</w:t>
            </w:r>
          </w:p>
        </w:tc>
        <w:tc>
          <w:tcPr>
            <w:tcW w:w="1170" w:type="dxa"/>
            <w:tcBorders>
              <w:top w:val="nil"/>
              <w:left w:val="nil"/>
              <w:bottom w:val="nil"/>
              <w:right w:val="nil"/>
            </w:tcBorders>
            <w:shd w:val="clear" w:color="auto" w:fill="auto"/>
            <w:vAlign w:val="bottom"/>
          </w:tcPr>
          <w:p w14:paraId="550B7E2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-1.35</w:t>
            </w:r>
          </w:p>
        </w:tc>
        <w:tc>
          <w:tcPr>
            <w:tcW w:w="1561" w:type="dxa"/>
            <w:tcBorders>
              <w:top w:val="nil"/>
              <w:left w:val="nil"/>
              <w:bottom w:val="nil"/>
              <w:right w:val="nil"/>
            </w:tcBorders>
            <w:shd w:val="clear" w:color="auto" w:fill="auto"/>
            <w:vAlign w:val="bottom"/>
          </w:tcPr>
          <w:p w14:paraId="34F2FBC7" w14:textId="77777777" w:rsidR="001942CB" w:rsidRDefault="001942CB" w:rsidP="00FF7147">
            <w:pPr>
              <w:spacing w:after="0"/>
              <w:rPr>
                <w:rFonts w:ascii="Arial" w:eastAsia="Arial" w:hAnsi="Arial" w:cs="Arial"/>
                <w:color w:val="000000"/>
              </w:rPr>
            </w:pPr>
            <w:r>
              <w:rPr>
                <w:rFonts w:ascii="Arial" w:eastAsia="Arial" w:hAnsi="Arial" w:cs="Arial"/>
                <w:color w:val="000000"/>
              </w:rPr>
              <w:t>[-1.22, -1.47]</w:t>
            </w:r>
          </w:p>
        </w:tc>
        <w:tc>
          <w:tcPr>
            <w:tcW w:w="268" w:type="dxa"/>
            <w:vAlign w:val="center"/>
          </w:tcPr>
          <w:p w14:paraId="68B1CCD2" w14:textId="77777777" w:rsidR="001942CB" w:rsidRDefault="001942CB" w:rsidP="00FF7147">
            <w:pPr>
              <w:spacing w:after="0"/>
              <w:rPr>
                <w:rFonts w:ascii="Times New Roman" w:eastAsia="Times New Roman" w:hAnsi="Times New Roman" w:cs="Times New Roman"/>
                <w:sz w:val="20"/>
                <w:szCs w:val="20"/>
              </w:rPr>
            </w:pPr>
          </w:p>
        </w:tc>
      </w:tr>
      <w:tr w:rsidR="001942CB" w14:paraId="645A0846" w14:textId="77777777" w:rsidTr="00FF7147">
        <w:trPr>
          <w:trHeight w:val="61"/>
        </w:trPr>
        <w:tc>
          <w:tcPr>
            <w:tcW w:w="1722" w:type="dxa"/>
            <w:tcBorders>
              <w:top w:val="nil"/>
              <w:left w:val="nil"/>
              <w:bottom w:val="nil"/>
              <w:right w:val="nil"/>
            </w:tcBorders>
            <w:shd w:val="clear" w:color="auto" w:fill="auto"/>
            <w:vAlign w:val="bottom"/>
          </w:tcPr>
          <w:p w14:paraId="3A16B374" w14:textId="77777777" w:rsidR="001942CB" w:rsidRDefault="001942CB" w:rsidP="00FF7147">
            <w:pPr>
              <w:spacing w:after="0"/>
              <w:rPr>
                <w:rFonts w:ascii="Arial" w:eastAsia="Arial" w:hAnsi="Arial" w:cs="Arial"/>
                <w:color w:val="000000"/>
              </w:rPr>
            </w:pPr>
            <w:r>
              <w:rPr>
                <w:rFonts w:ascii="Arial" w:eastAsia="Arial" w:hAnsi="Arial" w:cs="Arial"/>
                <w:color w:val="000000"/>
              </w:rPr>
              <w:t xml:space="preserve">Europe </w:t>
            </w:r>
          </w:p>
        </w:tc>
        <w:tc>
          <w:tcPr>
            <w:tcW w:w="770" w:type="dxa"/>
            <w:tcBorders>
              <w:top w:val="nil"/>
              <w:left w:val="nil"/>
              <w:bottom w:val="nil"/>
              <w:right w:val="nil"/>
            </w:tcBorders>
            <w:shd w:val="clear" w:color="auto" w:fill="auto"/>
            <w:vAlign w:val="bottom"/>
          </w:tcPr>
          <w:p w14:paraId="13EF3C8A" w14:textId="77777777" w:rsidR="001942CB" w:rsidRDefault="001942CB" w:rsidP="00FF7147">
            <w:pPr>
              <w:spacing w:after="0"/>
              <w:rPr>
                <w:rFonts w:ascii="Arial" w:eastAsia="Arial" w:hAnsi="Arial" w:cs="Arial"/>
                <w:color w:val="000000"/>
              </w:rPr>
            </w:pPr>
          </w:p>
        </w:tc>
        <w:tc>
          <w:tcPr>
            <w:tcW w:w="935" w:type="dxa"/>
            <w:tcBorders>
              <w:top w:val="nil"/>
              <w:left w:val="nil"/>
              <w:bottom w:val="nil"/>
              <w:right w:val="nil"/>
            </w:tcBorders>
            <w:shd w:val="clear" w:color="auto" w:fill="auto"/>
            <w:vAlign w:val="bottom"/>
          </w:tcPr>
          <w:p w14:paraId="5BF233FA" w14:textId="77777777" w:rsidR="001942CB" w:rsidRDefault="001942CB" w:rsidP="00FF7147">
            <w:pPr>
              <w:spacing w:after="0"/>
              <w:jc w:val="center"/>
              <w:rPr>
                <w:rFonts w:ascii="Times New Roman" w:eastAsia="Times New Roman" w:hAnsi="Times New Roman" w:cs="Times New Roman"/>
                <w:sz w:val="20"/>
                <w:szCs w:val="20"/>
              </w:rPr>
            </w:pPr>
          </w:p>
        </w:tc>
        <w:tc>
          <w:tcPr>
            <w:tcW w:w="1578" w:type="dxa"/>
            <w:tcBorders>
              <w:top w:val="nil"/>
              <w:left w:val="nil"/>
              <w:bottom w:val="nil"/>
              <w:right w:val="nil"/>
            </w:tcBorders>
            <w:shd w:val="clear" w:color="auto" w:fill="auto"/>
            <w:vAlign w:val="bottom"/>
          </w:tcPr>
          <w:p w14:paraId="75C0E059" w14:textId="77777777" w:rsidR="001942CB" w:rsidRDefault="001942CB" w:rsidP="00FF7147">
            <w:pPr>
              <w:spacing w:after="0"/>
              <w:jc w:val="center"/>
              <w:rPr>
                <w:rFonts w:ascii="Times New Roman" w:eastAsia="Times New Roman" w:hAnsi="Times New Roman" w:cs="Times New Roman"/>
                <w:sz w:val="20"/>
                <w:szCs w:val="20"/>
              </w:rPr>
            </w:pPr>
          </w:p>
        </w:tc>
        <w:tc>
          <w:tcPr>
            <w:tcW w:w="1257" w:type="dxa"/>
            <w:tcBorders>
              <w:top w:val="nil"/>
              <w:left w:val="nil"/>
              <w:bottom w:val="nil"/>
              <w:right w:val="nil"/>
            </w:tcBorders>
            <w:shd w:val="clear" w:color="auto" w:fill="auto"/>
            <w:vAlign w:val="bottom"/>
          </w:tcPr>
          <w:p w14:paraId="036BB112" w14:textId="77777777" w:rsidR="001942CB" w:rsidRDefault="001942CB" w:rsidP="00FF7147">
            <w:pPr>
              <w:spacing w:after="0"/>
              <w:jc w:val="center"/>
              <w:rPr>
                <w:rFonts w:ascii="Times New Roman" w:eastAsia="Times New Roman" w:hAnsi="Times New Roman" w:cs="Times New Roman"/>
                <w:sz w:val="20"/>
                <w:szCs w:val="20"/>
              </w:rPr>
            </w:pPr>
          </w:p>
        </w:tc>
        <w:tc>
          <w:tcPr>
            <w:tcW w:w="1366" w:type="dxa"/>
            <w:tcBorders>
              <w:top w:val="nil"/>
              <w:left w:val="nil"/>
              <w:bottom w:val="nil"/>
              <w:right w:val="nil"/>
            </w:tcBorders>
            <w:shd w:val="clear" w:color="auto" w:fill="auto"/>
            <w:vAlign w:val="bottom"/>
          </w:tcPr>
          <w:p w14:paraId="5574A108" w14:textId="77777777" w:rsidR="001942CB" w:rsidRDefault="001942CB" w:rsidP="00FF7147">
            <w:pPr>
              <w:spacing w:after="0"/>
              <w:jc w:val="cente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vAlign w:val="bottom"/>
          </w:tcPr>
          <w:p w14:paraId="76529129" w14:textId="77777777" w:rsidR="001942CB" w:rsidRDefault="001942CB" w:rsidP="00FF7147">
            <w:pPr>
              <w:spacing w:after="0"/>
              <w:jc w:val="center"/>
              <w:rPr>
                <w:rFonts w:ascii="Times New Roman" w:eastAsia="Times New Roman" w:hAnsi="Times New Roman" w:cs="Times New Roman"/>
                <w:sz w:val="20"/>
                <w:szCs w:val="20"/>
              </w:rPr>
            </w:pPr>
          </w:p>
        </w:tc>
        <w:tc>
          <w:tcPr>
            <w:tcW w:w="1561" w:type="dxa"/>
            <w:tcBorders>
              <w:top w:val="nil"/>
              <w:left w:val="nil"/>
              <w:bottom w:val="nil"/>
              <w:right w:val="nil"/>
            </w:tcBorders>
            <w:shd w:val="clear" w:color="auto" w:fill="auto"/>
            <w:vAlign w:val="bottom"/>
          </w:tcPr>
          <w:p w14:paraId="5897C941" w14:textId="77777777" w:rsidR="001942CB" w:rsidRDefault="001942CB" w:rsidP="00FF7147">
            <w:pPr>
              <w:spacing w:after="0"/>
              <w:jc w:val="center"/>
              <w:rPr>
                <w:rFonts w:ascii="Times New Roman" w:eastAsia="Times New Roman" w:hAnsi="Times New Roman" w:cs="Times New Roman"/>
                <w:sz w:val="20"/>
                <w:szCs w:val="20"/>
              </w:rPr>
            </w:pPr>
          </w:p>
        </w:tc>
        <w:tc>
          <w:tcPr>
            <w:tcW w:w="268" w:type="dxa"/>
            <w:vAlign w:val="center"/>
          </w:tcPr>
          <w:p w14:paraId="5210AA17" w14:textId="77777777" w:rsidR="001942CB" w:rsidRDefault="001942CB" w:rsidP="00FF7147">
            <w:pPr>
              <w:spacing w:after="0"/>
              <w:rPr>
                <w:rFonts w:ascii="Times New Roman" w:eastAsia="Times New Roman" w:hAnsi="Times New Roman" w:cs="Times New Roman"/>
                <w:sz w:val="20"/>
                <w:szCs w:val="20"/>
              </w:rPr>
            </w:pPr>
          </w:p>
        </w:tc>
      </w:tr>
      <w:tr w:rsidR="001942CB" w14:paraId="2A0375B5" w14:textId="77777777" w:rsidTr="00FF7147">
        <w:trPr>
          <w:trHeight w:val="61"/>
        </w:trPr>
        <w:tc>
          <w:tcPr>
            <w:tcW w:w="1722" w:type="dxa"/>
            <w:tcBorders>
              <w:top w:val="nil"/>
              <w:left w:val="nil"/>
              <w:bottom w:val="nil"/>
              <w:right w:val="nil"/>
            </w:tcBorders>
            <w:shd w:val="clear" w:color="auto" w:fill="auto"/>
            <w:vAlign w:val="bottom"/>
          </w:tcPr>
          <w:p w14:paraId="6CFC500D"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70" w:type="dxa"/>
            <w:tcBorders>
              <w:top w:val="nil"/>
              <w:left w:val="nil"/>
              <w:bottom w:val="nil"/>
              <w:right w:val="nil"/>
            </w:tcBorders>
            <w:shd w:val="clear" w:color="auto" w:fill="auto"/>
            <w:vAlign w:val="bottom"/>
          </w:tcPr>
          <w:p w14:paraId="2697EEC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4.15</w:t>
            </w:r>
          </w:p>
        </w:tc>
        <w:tc>
          <w:tcPr>
            <w:tcW w:w="935" w:type="dxa"/>
            <w:tcBorders>
              <w:top w:val="nil"/>
              <w:left w:val="nil"/>
              <w:bottom w:val="nil"/>
              <w:right w:val="nil"/>
            </w:tcBorders>
            <w:shd w:val="clear" w:color="auto" w:fill="auto"/>
            <w:vAlign w:val="bottom"/>
          </w:tcPr>
          <w:p w14:paraId="2DAFD2B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-0.46</w:t>
            </w:r>
          </w:p>
        </w:tc>
        <w:tc>
          <w:tcPr>
            <w:tcW w:w="1578" w:type="dxa"/>
            <w:tcBorders>
              <w:top w:val="nil"/>
              <w:left w:val="nil"/>
              <w:bottom w:val="nil"/>
              <w:right w:val="nil"/>
            </w:tcBorders>
            <w:shd w:val="clear" w:color="auto" w:fill="auto"/>
            <w:vAlign w:val="bottom"/>
          </w:tcPr>
          <w:p w14:paraId="4D334D1C" w14:textId="77777777" w:rsidR="001942CB" w:rsidRDefault="001942CB" w:rsidP="00FF7147">
            <w:pPr>
              <w:spacing w:after="0"/>
              <w:rPr>
                <w:rFonts w:ascii="Arial" w:eastAsia="Arial" w:hAnsi="Arial" w:cs="Arial"/>
                <w:color w:val="000000"/>
              </w:rPr>
            </w:pPr>
            <w:r>
              <w:rPr>
                <w:rFonts w:ascii="Arial" w:eastAsia="Arial" w:hAnsi="Arial" w:cs="Arial"/>
                <w:color w:val="000000"/>
              </w:rPr>
              <w:t>[-0.52, -0.40]</w:t>
            </w:r>
          </w:p>
        </w:tc>
        <w:tc>
          <w:tcPr>
            <w:tcW w:w="1257" w:type="dxa"/>
            <w:tcBorders>
              <w:top w:val="nil"/>
              <w:left w:val="nil"/>
              <w:bottom w:val="nil"/>
              <w:right w:val="nil"/>
            </w:tcBorders>
            <w:shd w:val="clear" w:color="auto" w:fill="auto"/>
            <w:vAlign w:val="bottom"/>
          </w:tcPr>
          <w:p w14:paraId="4421FF77"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0.83</w:t>
            </w:r>
          </w:p>
        </w:tc>
        <w:tc>
          <w:tcPr>
            <w:tcW w:w="1366" w:type="dxa"/>
            <w:tcBorders>
              <w:top w:val="nil"/>
              <w:left w:val="nil"/>
              <w:bottom w:val="nil"/>
              <w:right w:val="nil"/>
            </w:tcBorders>
            <w:shd w:val="clear" w:color="auto" w:fill="auto"/>
            <w:vAlign w:val="bottom"/>
          </w:tcPr>
          <w:p w14:paraId="67525F54" w14:textId="77777777" w:rsidR="001942CB" w:rsidRDefault="001942CB" w:rsidP="00FF7147">
            <w:pPr>
              <w:spacing w:after="0"/>
              <w:rPr>
                <w:rFonts w:ascii="Arial" w:eastAsia="Arial" w:hAnsi="Arial" w:cs="Arial"/>
                <w:color w:val="000000"/>
              </w:rPr>
            </w:pPr>
            <w:r>
              <w:rPr>
                <w:rFonts w:ascii="Arial" w:eastAsia="Arial" w:hAnsi="Arial" w:cs="Arial"/>
                <w:color w:val="000000"/>
              </w:rPr>
              <w:t>[0.74, 0.91]</w:t>
            </w:r>
          </w:p>
        </w:tc>
        <w:tc>
          <w:tcPr>
            <w:tcW w:w="1170" w:type="dxa"/>
            <w:tcBorders>
              <w:top w:val="nil"/>
              <w:left w:val="nil"/>
              <w:bottom w:val="nil"/>
              <w:right w:val="nil"/>
            </w:tcBorders>
            <w:shd w:val="clear" w:color="auto" w:fill="auto"/>
            <w:vAlign w:val="bottom"/>
          </w:tcPr>
          <w:p w14:paraId="5E20175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-1.29</w:t>
            </w:r>
          </w:p>
        </w:tc>
        <w:tc>
          <w:tcPr>
            <w:tcW w:w="1561" w:type="dxa"/>
            <w:tcBorders>
              <w:top w:val="nil"/>
              <w:left w:val="nil"/>
              <w:bottom w:val="nil"/>
              <w:right w:val="nil"/>
            </w:tcBorders>
            <w:shd w:val="clear" w:color="auto" w:fill="auto"/>
            <w:vAlign w:val="bottom"/>
          </w:tcPr>
          <w:p w14:paraId="102B7DA8" w14:textId="77777777" w:rsidR="001942CB" w:rsidRDefault="001942CB" w:rsidP="00FF7147">
            <w:pPr>
              <w:spacing w:after="0"/>
              <w:rPr>
                <w:rFonts w:ascii="Arial" w:eastAsia="Arial" w:hAnsi="Arial" w:cs="Arial"/>
                <w:color w:val="000000"/>
              </w:rPr>
            </w:pPr>
            <w:r>
              <w:rPr>
                <w:rFonts w:ascii="Arial" w:eastAsia="Arial" w:hAnsi="Arial" w:cs="Arial"/>
                <w:color w:val="000000"/>
              </w:rPr>
              <w:t>[-1.27, -1.31]</w:t>
            </w:r>
          </w:p>
        </w:tc>
        <w:tc>
          <w:tcPr>
            <w:tcW w:w="268" w:type="dxa"/>
            <w:vAlign w:val="center"/>
          </w:tcPr>
          <w:p w14:paraId="6F8059D7" w14:textId="77777777" w:rsidR="001942CB" w:rsidRDefault="001942CB" w:rsidP="00FF7147">
            <w:pPr>
              <w:spacing w:after="0"/>
              <w:rPr>
                <w:rFonts w:ascii="Times New Roman" w:eastAsia="Times New Roman" w:hAnsi="Times New Roman" w:cs="Times New Roman"/>
                <w:sz w:val="20"/>
                <w:szCs w:val="20"/>
              </w:rPr>
            </w:pPr>
          </w:p>
        </w:tc>
      </w:tr>
      <w:tr w:rsidR="001942CB" w14:paraId="21948FAD" w14:textId="77777777" w:rsidTr="00FF7147">
        <w:trPr>
          <w:trHeight w:val="61"/>
        </w:trPr>
        <w:tc>
          <w:tcPr>
            <w:tcW w:w="1722" w:type="dxa"/>
            <w:tcBorders>
              <w:top w:val="nil"/>
              <w:left w:val="nil"/>
              <w:bottom w:val="nil"/>
              <w:right w:val="nil"/>
            </w:tcBorders>
            <w:shd w:val="clear" w:color="auto" w:fill="auto"/>
            <w:vAlign w:val="bottom"/>
          </w:tcPr>
          <w:p w14:paraId="61C76A1B"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Austria</w:t>
            </w:r>
          </w:p>
        </w:tc>
        <w:tc>
          <w:tcPr>
            <w:tcW w:w="770" w:type="dxa"/>
            <w:tcBorders>
              <w:top w:val="nil"/>
              <w:left w:val="nil"/>
              <w:bottom w:val="nil"/>
              <w:right w:val="nil"/>
            </w:tcBorders>
            <w:shd w:val="clear" w:color="auto" w:fill="auto"/>
            <w:vAlign w:val="bottom"/>
          </w:tcPr>
          <w:p w14:paraId="3A3E875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3.70</w:t>
            </w:r>
          </w:p>
        </w:tc>
        <w:tc>
          <w:tcPr>
            <w:tcW w:w="935" w:type="dxa"/>
            <w:tcBorders>
              <w:top w:val="nil"/>
              <w:left w:val="nil"/>
              <w:bottom w:val="nil"/>
              <w:right w:val="nil"/>
            </w:tcBorders>
            <w:shd w:val="clear" w:color="auto" w:fill="auto"/>
            <w:vAlign w:val="bottom"/>
          </w:tcPr>
          <w:p w14:paraId="0BDB064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0.46</w:t>
            </w:r>
          </w:p>
        </w:tc>
        <w:tc>
          <w:tcPr>
            <w:tcW w:w="1578" w:type="dxa"/>
            <w:tcBorders>
              <w:top w:val="nil"/>
              <w:left w:val="nil"/>
              <w:bottom w:val="nil"/>
              <w:right w:val="nil"/>
            </w:tcBorders>
            <w:shd w:val="clear" w:color="auto" w:fill="auto"/>
            <w:vAlign w:val="bottom"/>
          </w:tcPr>
          <w:p w14:paraId="6C8C73F5" w14:textId="77777777" w:rsidR="001942CB" w:rsidRDefault="001942CB" w:rsidP="00FF7147">
            <w:pPr>
              <w:spacing w:after="0"/>
              <w:rPr>
                <w:rFonts w:ascii="Arial" w:eastAsia="Arial" w:hAnsi="Arial" w:cs="Arial"/>
                <w:color w:val="000000"/>
              </w:rPr>
            </w:pPr>
            <w:r>
              <w:rPr>
                <w:rFonts w:ascii="Arial" w:eastAsia="Arial" w:hAnsi="Arial" w:cs="Arial"/>
                <w:color w:val="000000"/>
              </w:rPr>
              <w:t>[0.53,   0.39]</w:t>
            </w:r>
          </w:p>
        </w:tc>
        <w:tc>
          <w:tcPr>
            <w:tcW w:w="1257" w:type="dxa"/>
            <w:tcBorders>
              <w:top w:val="nil"/>
              <w:left w:val="nil"/>
              <w:bottom w:val="nil"/>
              <w:right w:val="nil"/>
            </w:tcBorders>
            <w:shd w:val="clear" w:color="auto" w:fill="auto"/>
            <w:vAlign w:val="bottom"/>
          </w:tcPr>
          <w:p w14:paraId="6349779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0.89</w:t>
            </w:r>
          </w:p>
        </w:tc>
        <w:tc>
          <w:tcPr>
            <w:tcW w:w="1366" w:type="dxa"/>
            <w:tcBorders>
              <w:top w:val="nil"/>
              <w:left w:val="nil"/>
              <w:bottom w:val="nil"/>
              <w:right w:val="nil"/>
            </w:tcBorders>
            <w:shd w:val="clear" w:color="auto" w:fill="auto"/>
            <w:vAlign w:val="bottom"/>
          </w:tcPr>
          <w:p w14:paraId="147E9462" w14:textId="77777777" w:rsidR="001942CB" w:rsidRDefault="001942CB" w:rsidP="00FF7147">
            <w:pPr>
              <w:spacing w:after="0"/>
              <w:rPr>
                <w:rFonts w:ascii="Arial" w:eastAsia="Arial" w:hAnsi="Arial" w:cs="Arial"/>
                <w:color w:val="000000"/>
              </w:rPr>
            </w:pPr>
            <w:r>
              <w:rPr>
                <w:rFonts w:ascii="Arial" w:eastAsia="Arial" w:hAnsi="Arial" w:cs="Arial"/>
                <w:color w:val="000000"/>
              </w:rPr>
              <w:t>[0.66, 1.11]</w:t>
            </w:r>
          </w:p>
        </w:tc>
        <w:tc>
          <w:tcPr>
            <w:tcW w:w="1170" w:type="dxa"/>
            <w:tcBorders>
              <w:top w:val="nil"/>
              <w:left w:val="nil"/>
              <w:bottom w:val="nil"/>
              <w:right w:val="nil"/>
            </w:tcBorders>
            <w:shd w:val="clear" w:color="auto" w:fill="auto"/>
            <w:vAlign w:val="bottom"/>
          </w:tcPr>
          <w:p w14:paraId="570F3EF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-0.43</w:t>
            </w:r>
          </w:p>
        </w:tc>
        <w:tc>
          <w:tcPr>
            <w:tcW w:w="1561" w:type="dxa"/>
            <w:tcBorders>
              <w:top w:val="nil"/>
              <w:left w:val="nil"/>
              <w:bottom w:val="nil"/>
              <w:right w:val="nil"/>
            </w:tcBorders>
            <w:shd w:val="clear" w:color="auto" w:fill="auto"/>
            <w:vAlign w:val="bottom"/>
          </w:tcPr>
          <w:p w14:paraId="7EEFF2AE" w14:textId="77777777" w:rsidR="001942CB" w:rsidRDefault="001942CB" w:rsidP="00FF7147">
            <w:pPr>
              <w:spacing w:after="0"/>
              <w:rPr>
                <w:rFonts w:ascii="Arial" w:eastAsia="Arial" w:hAnsi="Arial" w:cs="Arial"/>
                <w:color w:val="000000"/>
              </w:rPr>
            </w:pPr>
            <w:r>
              <w:rPr>
                <w:rFonts w:ascii="Arial" w:eastAsia="Arial" w:hAnsi="Arial" w:cs="Arial"/>
                <w:color w:val="000000"/>
              </w:rPr>
              <w:t>[-0.13, -0.73]</w:t>
            </w:r>
          </w:p>
        </w:tc>
        <w:tc>
          <w:tcPr>
            <w:tcW w:w="268" w:type="dxa"/>
            <w:vAlign w:val="center"/>
          </w:tcPr>
          <w:p w14:paraId="563DF2B3" w14:textId="77777777" w:rsidR="001942CB" w:rsidRDefault="001942CB" w:rsidP="00FF7147">
            <w:pPr>
              <w:spacing w:after="0"/>
              <w:rPr>
                <w:rFonts w:ascii="Times New Roman" w:eastAsia="Times New Roman" w:hAnsi="Times New Roman" w:cs="Times New Roman"/>
                <w:sz w:val="20"/>
                <w:szCs w:val="20"/>
              </w:rPr>
            </w:pPr>
          </w:p>
        </w:tc>
      </w:tr>
      <w:tr w:rsidR="001942CB" w14:paraId="4D9A340A" w14:textId="77777777" w:rsidTr="00FF7147">
        <w:trPr>
          <w:trHeight w:val="61"/>
        </w:trPr>
        <w:tc>
          <w:tcPr>
            <w:tcW w:w="1722" w:type="dxa"/>
            <w:tcBorders>
              <w:top w:val="nil"/>
              <w:left w:val="nil"/>
              <w:bottom w:val="nil"/>
              <w:right w:val="nil"/>
            </w:tcBorders>
            <w:shd w:val="clear" w:color="auto" w:fill="auto"/>
            <w:vAlign w:val="bottom"/>
          </w:tcPr>
          <w:p w14:paraId="5B58A0BC"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Belgium</w:t>
            </w:r>
          </w:p>
        </w:tc>
        <w:tc>
          <w:tcPr>
            <w:tcW w:w="770" w:type="dxa"/>
            <w:tcBorders>
              <w:top w:val="nil"/>
              <w:left w:val="nil"/>
              <w:bottom w:val="nil"/>
              <w:right w:val="nil"/>
            </w:tcBorders>
            <w:shd w:val="clear" w:color="auto" w:fill="auto"/>
            <w:vAlign w:val="bottom"/>
          </w:tcPr>
          <w:p w14:paraId="721B31A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3.53</w:t>
            </w:r>
          </w:p>
        </w:tc>
        <w:tc>
          <w:tcPr>
            <w:tcW w:w="935" w:type="dxa"/>
            <w:tcBorders>
              <w:top w:val="nil"/>
              <w:left w:val="nil"/>
              <w:bottom w:val="nil"/>
              <w:right w:val="nil"/>
            </w:tcBorders>
            <w:shd w:val="clear" w:color="auto" w:fill="auto"/>
            <w:vAlign w:val="bottom"/>
          </w:tcPr>
          <w:p w14:paraId="184D8A7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-0.55</w:t>
            </w:r>
          </w:p>
        </w:tc>
        <w:tc>
          <w:tcPr>
            <w:tcW w:w="1578" w:type="dxa"/>
            <w:tcBorders>
              <w:top w:val="nil"/>
              <w:left w:val="nil"/>
              <w:bottom w:val="nil"/>
              <w:right w:val="nil"/>
            </w:tcBorders>
            <w:shd w:val="clear" w:color="auto" w:fill="auto"/>
            <w:vAlign w:val="bottom"/>
          </w:tcPr>
          <w:p w14:paraId="71C60884" w14:textId="77777777" w:rsidR="001942CB" w:rsidRDefault="001942CB" w:rsidP="00FF7147">
            <w:pPr>
              <w:spacing w:after="0"/>
              <w:rPr>
                <w:rFonts w:ascii="Arial" w:eastAsia="Arial" w:hAnsi="Arial" w:cs="Arial"/>
                <w:color w:val="000000"/>
              </w:rPr>
            </w:pPr>
            <w:r>
              <w:rPr>
                <w:rFonts w:ascii="Arial" w:eastAsia="Arial" w:hAnsi="Arial" w:cs="Arial"/>
                <w:color w:val="000000"/>
              </w:rPr>
              <w:t>[-0.56, -0.55]</w:t>
            </w:r>
          </w:p>
        </w:tc>
        <w:tc>
          <w:tcPr>
            <w:tcW w:w="1257" w:type="dxa"/>
            <w:tcBorders>
              <w:top w:val="nil"/>
              <w:left w:val="nil"/>
              <w:bottom w:val="nil"/>
              <w:right w:val="nil"/>
            </w:tcBorders>
            <w:shd w:val="clear" w:color="auto" w:fill="auto"/>
            <w:vAlign w:val="bottom"/>
          </w:tcPr>
          <w:p w14:paraId="5541918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0.71</w:t>
            </w:r>
          </w:p>
        </w:tc>
        <w:tc>
          <w:tcPr>
            <w:tcW w:w="1366" w:type="dxa"/>
            <w:tcBorders>
              <w:top w:val="nil"/>
              <w:left w:val="nil"/>
              <w:bottom w:val="nil"/>
              <w:right w:val="nil"/>
            </w:tcBorders>
            <w:shd w:val="clear" w:color="auto" w:fill="auto"/>
            <w:vAlign w:val="bottom"/>
          </w:tcPr>
          <w:p w14:paraId="4F78153F" w14:textId="77777777" w:rsidR="001942CB" w:rsidRDefault="001942CB" w:rsidP="00FF7147">
            <w:pPr>
              <w:spacing w:after="0"/>
              <w:rPr>
                <w:rFonts w:ascii="Arial" w:eastAsia="Arial" w:hAnsi="Arial" w:cs="Arial"/>
                <w:color w:val="000000"/>
              </w:rPr>
            </w:pPr>
            <w:r>
              <w:rPr>
                <w:rFonts w:ascii="Arial" w:eastAsia="Arial" w:hAnsi="Arial" w:cs="Arial"/>
                <w:color w:val="000000"/>
              </w:rPr>
              <w:t>[0.56, 0.86]</w:t>
            </w:r>
          </w:p>
        </w:tc>
        <w:tc>
          <w:tcPr>
            <w:tcW w:w="1170" w:type="dxa"/>
            <w:tcBorders>
              <w:top w:val="nil"/>
              <w:left w:val="nil"/>
              <w:bottom w:val="nil"/>
              <w:right w:val="nil"/>
            </w:tcBorders>
            <w:shd w:val="clear" w:color="auto" w:fill="auto"/>
            <w:vAlign w:val="bottom"/>
          </w:tcPr>
          <w:p w14:paraId="4CD3F6B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-1.26</w:t>
            </w:r>
          </w:p>
        </w:tc>
        <w:tc>
          <w:tcPr>
            <w:tcW w:w="1561" w:type="dxa"/>
            <w:tcBorders>
              <w:top w:val="nil"/>
              <w:left w:val="nil"/>
              <w:bottom w:val="nil"/>
              <w:right w:val="nil"/>
            </w:tcBorders>
            <w:shd w:val="clear" w:color="auto" w:fill="auto"/>
            <w:vAlign w:val="bottom"/>
          </w:tcPr>
          <w:p w14:paraId="7AAD9D3A" w14:textId="77777777" w:rsidR="001942CB" w:rsidRDefault="001942CB" w:rsidP="00FF7147">
            <w:pPr>
              <w:spacing w:after="0"/>
              <w:rPr>
                <w:rFonts w:ascii="Arial" w:eastAsia="Arial" w:hAnsi="Arial" w:cs="Arial"/>
                <w:color w:val="000000"/>
              </w:rPr>
            </w:pPr>
            <w:r>
              <w:rPr>
                <w:rFonts w:ascii="Arial" w:eastAsia="Arial" w:hAnsi="Arial" w:cs="Arial"/>
                <w:color w:val="000000"/>
              </w:rPr>
              <w:t>[-1.12, -1.41]</w:t>
            </w:r>
          </w:p>
        </w:tc>
        <w:tc>
          <w:tcPr>
            <w:tcW w:w="268" w:type="dxa"/>
            <w:vAlign w:val="center"/>
          </w:tcPr>
          <w:p w14:paraId="7175C1D6" w14:textId="77777777" w:rsidR="001942CB" w:rsidRDefault="001942CB" w:rsidP="00FF7147">
            <w:pPr>
              <w:spacing w:after="0"/>
              <w:rPr>
                <w:rFonts w:ascii="Times New Roman" w:eastAsia="Times New Roman" w:hAnsi="Times New Roman" w:cs="Times New Roman"/>
                <w:sz w:val="20"/>
                <w:szCs w:val="20"/>
              </w:rPr>
            </w:pPr>
          </w:p>
        </w:tc>
      </w:tr>
      <w:tr w:rsidR="001942CB" w14:paraId="769FB2FC" w14:textId="77777777" w:rsidTr="00FF7147">
        <w:trPr>
          <w:trHeight w:val="61"/>
        </w:trPr>
        <w:tc>
          <w:tcPr>
            <w:tcW w:w="1722" w:type="dxa"/>
            <w:tcBorders>
              <w:top w:val="nil"/>
              <w:left w:val="nil"/>
              <w:bottom w:val="nil"/>
              <w:right w:val="nil"/>
            </w:tcBorders>
            <w:shd w:val="clear" w:color="auto" w:fill="auto"/>
            <w:vAlign w:val="bottom"/>
          </w:tcPr>
          <w:p w14:paraId="2FCB42DE"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Croatia</w:t>
            </w:r>
          </w:p>
        </w:tc>
        <w:tc>
          <w:tcPr>
            <w:tcW w:w="770" w:type="dxa"/>
            <w:tcBorders>
              <w:top w:val="nil"/>
              <w:left w:val="nil"/>
              <w:bottom w:val="nil"/>
              <w:right w:val="nil"/>
            </w:tcBorders>
            <w:shd w:val="clear" w:color="auto" w:fill="auto"/>
            <w:vAlign w:val="bottom"/>
          </w:tcPr>
          <w:p w14:paraId="23D1135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4.28</w:t>
            </w:r>
          </w:p>
        </w:tc>
        <w:tc>
          <w:tcPr>
            <w:tcW w:w="935" w:type="dxa"/>
            <w:tcBorders>
              <w:top w:val="nil"/>
              <w:left w:val="nil"/>
              <w:bottom w:val="nil"/>
              <w:right w:val="nil"/>
            </w:tcBorders>
            <w:shd w:val="clear" w:color="auto" w:fill="auto"/>
            <w:vAlign w:val="bottom"/>
          </w:tcPr>
          <w:p w14:paraId="26DEEE0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-0.08</w:t>
            </w:r>
          </w:p>
        </w:tc>
        <w:tc>
          <w:tcPr>
            <w:tcW w:w="1578" w:type="dxa"/>
            <w:tcBorders>
              <w:top w:val="nil"/>
              <w:left w:val="nil"/>
              <w:bottom w:val="nil"/>
              <w:right w:val="nil"/>
            </w:tcBorders>
            <w:shd w:val="clear" w:color="auto" w:fill="auto"/>
            <w:vAlign w:val="bottom"/>
          </w:tcPr>
          <w:p w14:paraId="515D8590" w14:textId="77777777" w:rsidR="001942CB" w:rsidRDefault="001942CB" w:rsidP="00FF7147">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57" w:type="dxa"/>
            <w:tcBorders>
              <w:top w:val="nil"/>
              <w:left w:val="nil"/>
              <w:bottom w:val="nil"/>
              <w:right w:val="nil"/>
            </w:tcBorders>
            <w:shd w:val="clear" w:color="auto" w:fill="auto"/>
            <w:vAlign w:val="bottom"/>
          </w:tcPr>
          <w:p w14:paraId="0BD9C00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1.64</w:t>
            </w:r>
          </w:p>
        </w:tc>
        <w:tc>
          <w:tcPr>
            <w:tcW w:w="1366" w:type="dxa"/>
            <w:tcBorders>
              <w:top w:val="nil"/>
              <w:left w:val="nil"/>
              <w:bottom w:val="nil"/>
              <w:right w:val="nil"/>
            </w:tcBorders>
            <w:shd w:val="clear" w:color="auto" w:fill="auto"/>
            <w:vAlign w:val="bottom"/>
          </w:tcPr>
          <w:p w14:paraId="3BA98B4A" w14:textId="77777777" w:rsidR="001942CB" w:rsidRDefault="001942CB" w:rsidP="00FF7147">
            <w:pPr>
              <w:spacing w:after="0"/>
              <w:rPr>
                <w:rFonts w:ascii="Arial" w:eastAsia="Arial" w:hAnsi="Arial" w:cs="Arial"/>
                <w:color w:val="000000"/>
              </w:rPr>
            </w:pPr>
            <w:r>
              <w:rPr>
                <w:rFonts w:ascii="Arial" w:eastAsia="Arial" w:hAnsi="Arial" w:cs="Arial"/>
                <w:color w:val="000000"/>
              </w:rPr>
              <w:t>[1.25, 2.02]</w:t>
            </w:r>
          </w:p>
        </w:tc>
        <w:tc>
          <w:tcPr>
            <w:tcW w:w="1170" w:type="dxa"/>
            <w:tcBorders>
              <w:top w:val="nil"/>
              <w:left w:val="nil"/>
              <w:bottom w:val="nil"/>
              <w:right w:val="nil"/>
            </w:tcBorders>
            <w:shd w:val="clear" w:color="auto" w:fill="auto"/>
            <w:vAlign w:val="bottom"/>
          </w:tcPr>
          <w:p w14:paraId="7251642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-1.72</w:t>
            </w:r>
          </w:p>
        </w:tc>
        <w:tc>
          <w:tcPr>
            <w:tcW w:w="1561" w:type="dxa"/>
            <w:tcBorders>
              <w:top w:val="nil"/>
              <w:left w:val="nil"/>
              <w:bottom w:val="nil"/>
              <w:right w:val="nil"/>
            </w:tcBorders>
            <w:shd w:val="clear" w:color="auto" w:fill="auto"/>
            <w:vAlign w:val="bottom"/>
          </w:tcPr>
          <w:p w14:paraId="377D31CC" w14:textId="77777777" w:rsidR="001942CB" w:rsidRDefault="001942CB" w:rsidP="00FF7147">
            <w:pPr>
              <w:spacing w:after="0"/>
              <w:rPr>
                <w:rFonts w:ascii="Arial" w:eastAsia="Arial" w:hAnsi="Arial" w:cs="Arial"/>
                <w:color w:val="000000"/>
              </w:rPr>
            </w:pPr>
            <w:r>
              <w:rPr>
                <w:rFonts w:ascii="Arial" w:eastAsia="Arial" w:hAnsi="Arial" w:cs="Arial"/>
                <w:color w:val="000000"/>
              </w:rPr>
              <w:t>[-1.44, -1.99]</w:t>
            </w:r>
          </w:p>
        </w:tc>
        <w:tc>
          <w:tcPr>
            <w:tcW w:w="268" w:type="dxa"/>
            <w:vAlign w:val="center"/>
          </w:tcPr>
          <w:p w14:paraId="58EC26F7" w14:textId="77777777" w:rsidR="001942CB" w:rsidRDefault="001942CB" w:rsidP="00FF7147">
            <w:pPr>
              <w:spacing w:after="0"/>
              <w:rPr>
                <w:rFonts w:ascii="Times New Roman" w:eastAsia="Times New Roman" w:hAnsi="Times New Roman" w:cs="Times New Roman"/>
                <w:sz w:val="20"/>
                <w:szCs w:val="20"/>
              </w:rPr>
            </w:pPr>
          </w:p>
        </w:tc>
      </w:tr>
      <w:tr w:rsidR="001942CB" w14:paraId="5A4AD41B" w14:textId="77777777" w:rsidTr="00FF7147">
        <w:trPr>
          <w:trHeight w:val="61"/>
        </w:trPr>
        <w:tc>
          <w:tcPr>
            <w:tcW w:w="1722" w:type="dxa"/>
            <w:tcBorders>
              <w:top w:val="nil"/>
              <w:left w:val="nil"/>
              <w:bottom w:val="nil"/>
              <w:right w:val="nil"/>
            </w:tcBorders>
            <w:shd w:val="clear" w:color="auto" w:fill="auto"/>
            <w:vAlign w:val="bottom"/>
          </w:tcPr>
          <w:p w14:paraId="67A264E8"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Czechia</w:t>
            </w:r>
          </w:p>
        </w:tc>
        <w:tc>
          <w:tcPr>
            <w:tcW w:w="770" w:type="dxa"/>
            <w:tcBorders>
              <w:top w:val="nil"/>
              <w:left w:val="nil"/>
              <w:bottom w:val="nil"/>
              <w:right w:val="nil"/>
            </w:tcBorders>
            <w:shd w:val="clear" w:color="auto" w:fill="auto"/>
            <w:vAlign w:val="center"/>
          </w:tcPr>
          <w:p w14:paraId="5C05FFC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4.17</w:t>
            </w:r>
          </w:p>
        </w:tc>
        <w:tc>
          <w:tcPr>
            <w:tcW w:w="935" w:type="dxa"/>
            <w:tcBorders>
              <w:top w:val="nil"/>
              <w:left w:val="nil"/>
              <w:bottom w:val="nil"/>
              <w:right w:val="nil"/>
            </w:tcBorders>
            <w:shd w:val="clear" w:color="auto" w:fill="auto"/>
            <w:vAlign w:val="center"/>
          </w:tcPr>
          <w:p w14:paraId="6D31896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0.21</w:t>
            </w:r>
          </w:p>
        </w:tc>
        <w:tc>
          <w:tcPr>
            <w:tcW w:w="1578" w:type="dxa"/>
            <w:tcBorders>
              <w:top w:val="nil"/>
              <w:left w:val="nil"/>
              <w:bottom w:val="nil"/>
              <w:right w:val="nil"/>
            </w:tcBorders>
            <w:shd w:val="clear" w:color="auto" w:fill="auto"/>
            <w:vAlign w:val="bottom"/>
          </w:tcPr>
          <w:p w14:paraId="2070D251" w14:textId="77777777" w:rsidR="001942CB" w:rsidRDefault="001942CB" w:rsidP="00FF7147">
            <w:pPr>
              <w:spacing w:after="0"/>
              <w:rPr>
                <w:rFonts w:ascii="Arial" w:eastAsia="Arial" w:hAnsi="Arial" w:cs="Arial"/>
                <w:color w:val="000000"/>
              </w:rPr>
            </w:pPr>
            <w:r>
              <w:rPr>
                <w:rFonts w:ascii="Arial" w:eastAsia="Arial" w:hAnsi="Arial" w:cs="Arial"/>
                <w:color w:val="000000"/>
              </w:rPr>
              <w:t>[0.34,   0.07]</w:t>
            </w:r>
          </w:p>
        </w:tc>
        <w:tc>
          <w:tcPr>
            <w:tcW w:w="1257" w:type="dxa"/>
            <w:tcBorders>
              <w:top w:val="nil"/>
              <w:left w:val="nil"/>
              <w:bottom w:val="nil"/>
              <w:right w:val="nil"/>
            </w:tcBorders>
            <w:shd w:val="clear" w:color="auto" w:fill="auto"/>
            <w:vAlign w:val="center"/>
          </w:tcPr>
          <w:p w14:paraId="2341333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0.73</w:t>
            </w:r>
          </w:p>
        </w:tc>
        <w:tc>
          <w:tcPr>
            <w:tcW w:w="1366" w:type="dxa"/>
            <w:tcBorders>
              <w:top w:val="nil"/>
              <w:left w:val="nil"/>
              <w:bottom w:val="nil"/>
              <w:right w:val="nil"/>
            </w:tcBorders>
            <w:shd w:val="clear" w:color="auto" w:fill="auto"/>
            <w:vAlign w:val="center"/>
          </w:tcPr>
          <w:p w14:paraId="17557009" w14:textId="77777777" w:rsidR="001942CB" w:rsidRDefault="001942CB" w:rsidP="00FF7147">
            <w:pPr>
              <w:spacing w:after="0"/>
              <w:rPr>
                <w:rFonts w:ascii="Arial" w:eastAsia="Arial" w:hAnsi="Arial" w:cs="Arial"/>
                <w:color w:val="000000"/>
              </w:rPr>
            </w:pPr>
            <w:r>
              <w:rPr>
                <w:rFonts w:ascii="Arial" w:eastAsia="Arial" w:hAnsi="Arial" w:cs="Arial"/>
                <w:color w:val="000000"/>
              </w:rPr>
              <w:t>[0.51, 0.96]</w:t>
            </w:r>
          </w:p>
        </w:tc>
        <w:tc>
          <w:tcPr>
            <w:tcW w:w="1170" w:type="dxa"/>
            <w:tcBorders>
              <w:top w:val="nil"/>
              <w:left w:val="nil"/>
              <w:bottom w:val="nil"/>
              <w:right w:val="nil"/>
            </w:tcBorders>
            <w:shd w:val="clear" w:color="auto" w:fill="auto"/>
            <w:vAlign w:val="center"/>
          </w:tcPr>
          <w:p w14:paraId="43B7DA9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-0.53</w:t>
            </w:r>
          </w:p>
        </w:tc>
        <w:tc>
          <w:tcPr>
            <w:tcW w:w="1561" w:type="dxa"/>
            <w:tcBorders>
              <w:top w:val="nil"/>
              <w:left w:val="nil"/>
              <w:bottom w:val="nil"/>
              <w:right w:val="nil"/>
            </w:tcBorders>
            <w:shd w:val="clear" w:color="auto" w:fill="auto"/>
            <w:vAlign w:val="bottom"/>
          </w:tcPr>
          <w:p w14:paraId="7F48C995" w14:textId="77777777" w:rsidR="001942CB" w:rsidRDefault="001942CB" w:rsidP="00FF7147">
            <w:pPr>
              <w:spacing w:after="0"/>
              <w:rPr>
                <w:rFonts w:ascii="Arial" w:eastAsia="Arial" w:hAnsi="Arial" w:cs="Arial"/>
                <w:color w:val="000000"/>
              </w:rPr>
            </w:pPr>
            <w:r>
              <w:rPr>
                <w:rFonts w:ascii="Arial" w:eastAsia="Arial" w:hAnsi="Arial" w:cs="Arial"/>
                <w:color w:val="000000"/>
              </w:rPr>
              <w:t>[-0.16, -0.89]</w:t>
            </w:r>
          </w:p>
        </w:tc>
        <w:tc>
          <w:tcPr>
            <w:tcW w:w="268" w:type="dxa"/>
            <w:vAlign w:val="center"/>
          </w:tcPr>
          <w:p w14:paraId="266A6253" w14:textId="77777777" w:rsidR="001942CB" w:rsidRDefault="001942CB" w:rsidP="00FF7147">
            <w:pPr>
              <w:spacing w:after="0"/>
              <w:rPr>
                <w:rFonts w:ascii="Times New Roman" w:eastAsia="Times New Roman" w:hAnsi="Times New Roman" w:cs="Times New Roman"/>
                <w:sz w:val="20"/>
                <w:szCs w:val="20"/>
              </w:rPr>
            </w:pPr>
          </w:p>
        </w:tc>
      </w:tr>
      <w:tr w:rsidR="001942CB" w14:paraId="795B82EA" w14:textId="77777777" w:rsidTr="00FF7147">
        <w:trPr>
          <w:trHeight w:val="61"/>
        </w:trPr>
        <w:tc>
          <w:tcPr>
            <w:tcW w:w="1722" w:type="dxa"/>
            <w:tcBorders>
              <w:top w:val="nil"/>
              <w:left w:val="nil"/>
              <w:bottom w:val="nil"/>
              <w:right w:val="nil"/>
            </w:tcBorders>
            <w:shd w:val="clear" w:color="auto" w:fill="auto"/>
            <w:vAlign w:val="bottom"/>
          </w:tcPr>
          <w:p w14:paraId="03B7F45E"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Denmark</w:t>
            </w:r>
          </w:p>
        </w:tc>
        <w:tc>
          <w:tcPr>
            <w:tcW w:w="770" w:type="dxa"/>
            <w:tcBorders>
              <w:top w:val="nil"/>
              <w:left w:val="nil"/>
              <w:bottom w:val="nil"/>
              <w:right w:val="nil"/>
            </w:tcBorders>
            <w:shd w:val="clear" w:color="auto" w:fill="auto"/>
            <w:vAlign w:val="bottom"/>
          </w:tcPr>
          <w:p w14:paraId="4326647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2.99</w:t>
            </w:r>
          </w:p>
        </w:tc>
        <w:tc>
          <w:tcPr>
            <w:tcW w:w="935" w:type="dxa"/>
            <w:tcBorders>
              <w:top w:val="nil"/>
              <w:left w:val="nil"/>
              <w:bottom w:val="nil"/>
              <w:right w:val="nil"/>
            </w:tcBorders>
            <w:shd w:val="clear" w:color="auto" w:fill="auto"/>
            <w:vAlign w:val="bottom"/>
          </w:tcPr>
          <w:p w14:paraId="32E9B49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-0.32</w:t>
            </w:r>
          </w:p>
        </w:tc>
        <w:tc>
          <w:tcPr>
            <w:tcW w:w="1578" w:type="dxa"/>
            <w:tcBorders>
              <w:top w:val="nil"/>
              <w:left w:val="nil"/>
              <w:bottom w:val="nil"/>
              <w:right w:val="nil"/>
            </w:tcBorders>
            <w:shd w:val="clear" w:color="auto" w:fill="auto"/>
            <w:vAlign w:val="bottom"/>
          </w:tcPr>
          <w:p w14:paraId="4AC148D6" w14:textId="77777777" w:rsidR="001942CB" w:rsidRDefault="001942CB" w:rsidP="00FF7147">
            <w:pPr>
              <w:spacing w:after="0"/>
              <w:rPr>
                <w:rFonts w:ascii="Arial" w:eastAsia="Arial" w:hAnsi="Arial" w:cs="Arial"/>
                <w:color w:val="000000"/>
              </w:rPr>
            </w:pPr>
            <w:r>
              <w:rPr>
                <w:rFonts w:ascii="Arial" w:eastAsia="Arial" w:hAnsi="Arial" w:cs="Arial"/>
                <w:color w:val="000000"/>
              </w:rPr>
              <w:t>[-0.16, -0.48]</w:t>
            </w:r>
          </w:p>
        </w:tc>
        <w:tc>
          <w:tcPr>
            <w:tcW w:w="1257" w:type="dxa"/>
            <w:tcBorders>
              <w:top w:val="nil"/>
              <w:left w:val="nil"/>
              <w:bottom w:val="nil"/>
              <w:right w:val="nil"/>
            </w:tcBorders>
            <w:shd w:val="clear" w:color="auto" w:fill="auto"/>
            <w:vAlign w:val="bottom"/>
          </w:tcPr>
          <w:p w14:paraId="741426F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0.69</w:t>
            </w:r>
          </w:p>
        </w:tc>
        <w:tc>
          <w:tcPr>
            <w:tcW w:w="1366" w:type="dxa"/>
            <w:tcBorders>
              <w:top w:val="nil"/>
              <w:left w:val="nil"/>
              <w:bottom w:val="nil"/>
              <w:right w:val="nil"/>
            </w:tcBorders>
            <w:shd w:val="clear" w:color="auto" w:fill="auto"/>
            <w:vAlign w:val="bottom"/>
          </w:tcPr>
          <w:p w14:paraId="44288B4E" w14:textId="77777777" w:rsidR="001942CB" w:rsidRDefault="001942CB" w:rsidP="00FF7147">
            <w:pPr>
              <w:spacing w:after="0"/>
              <w:rPr>
                <w:rFonts w:ascii="Arial" w:eastAsia="Arial" w:hAnsi="Arial" w:cs="Arial"/>
                <w:color w:val="000000"/>
              </w:rPr>
            </w:pPr>
            <w:r>
              <w:rPr>
                <w:rFonts w:ascii="Arial" w:eastAsia="Arial" w:hAnsi="Arial" w:cs="Arial"/>
                <w:color w:val="000000"/>
              </w:rPr>
              <w:t>[0.62, 0.77]</w:t>
            </w:r>
          </w:p>
        </w:tc>
        <w:tc>
          <w:tcPr>
            <w:tcW w:w="1170" w:type="dxa"/>
            <w:tcBorders>
              <w:top w:val="nil"/>
              <w:left w:val="nil"/>
              <w:bottom w:val="nil"/>
              <w:right w:val="nil"/>
            </w:tcBorders>
            <w:shd w:val="clear" w:color="auto" w:fill="auto"/>
            <w:vAlign w:val="bottom"/>
          </w:tcPr>
          <w:p w14:paraId="62750F9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-1.01</w:t>
            </w:r>
          </w:p>
        </w:tc>
        <w:tc>
          <w:tcPr>
            <w:tcW w:w="1561" w:type="dxa"/>
            <w:tcBorders>
              <w:top w:val="nil"/>
              <w:left w:val="nil"/>
              <w:bottom w:val="nil"/>
              <w:right w:val="nil"/>
            </w:tcBorders>
            <w:shd w:val="clear" w:color="auto" w:fill="auto"/>
            <w:vAlign w:val="bottom"/>
          </w:tcPr>
          <w:p w14:paraId="3FE509E6" w14:textId="77777777" w:rsidR="001942CB" w:rsidRDefault="001942CB" w:rsidP="00FF7147">
            <w:pPr>
              <w:spacing w:after="0"/>
              <w:rPr>
                <w:rFonts w:ascii="Arial" w:eastAsia="Arial" w:hAnsi="Arial" w:cs="Arial"/>
                <w:color w:val="000000"/>
              </w:rPr>
            </w:pPr>
            <w:r>
              <w:rPr>
                <w:rFonts w:ascii="Arial" w:eastAsia="Arial" w:hAnsi="Arial" w:cs="Arial"/>
                <w:color w:val="000000"/>
              </w:rPr>
              <w:t>[-0.77, -1.25]</w:t>
            </w:r>
          </w:p>
        </w:tc>
        <w:tc>
          <w:tcPr>
            <w:tcW w:w="268" w:type="dxa"/>
            <w:vAlign w:val="center"/>
          </w:tcPr>
          <w:p w14:paraId="50B98CCD" w14:textId="77777777" w:rsidR="001942CB" w:rsidRDefault="001942CB" w:rsidP="00FF7147">
            <w:pPr>
              <w:spacing w:after="0"/>
              <w:rPr>
                <w:rFonts w:ascii="Times New Roman" w:eastAsia="Times New Roman" w:hAnsi="Times New Roman" w:cs="Times New Roman"/>
                <w:sz w:val="20"/>
                <w:szCs w:val="20"/>
              </w:rPr>
            </w:pPr>
          </w:p>
        </w:tc>
      </w:tr>
      <w:tr w:rsidR="001942CB" w14:paraId="616CFB26" w14:textId="77777777" w:rsidTr="00FF7147">
        <w:trPr>
          <w:trHeight w:val="61"/>
        </w:trPr>
        <w:tc>
          <w:tcPr>
            <w:tcW w:w="1722" w:type="dxa"/>
            <w:tcBorders>
              <w:top w:val="nil"/>
              <w:left w:val="nil"/>
              <w:bottom w:val="nil"/>
              <w:right w:val="nil"/>
            </w:tcBorders>
            <w:shd w:val="clear" w:color="auto" w:fill="auto"/>
            <w:vAlign w:val="bottom"/>
          </w:tcPr>
          <w:p w14:paraId="46BA412B"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Estonia</w:t>
            </w:r>
          </w:p>
        </w:tc>
        <w:tc>
          <w:tcPr>
            <w:tcW w:w="770" w:type="dxa"/>
            <w:tcBorders>
              <w:top w:val="nil"/>
              <w:left w:val="nil"/>
              <w:bottom w:val="nil"/>
              <w:right w:val="nil"/>
            </w:tcBorders>
            <w:shd w:val="clear" w:color="auto" w:fill="auto"/>
            <w:vAlign w:val="bottom"/>
          </w:tcPr>
          <w:p w14:paraId="7262F9B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5.65</w:t>
            </w:r>
          </w:p>
        </w:tc>
        <w:tc>
          <w:tcPr>
            <w:tcW w:w="935" w:type="dxa"/>
            <w:tcBorders>
              <w:top w:val="nil"/>
              <w:left w:val="nil"/>
              <w:bottom w:val="nil"/>
              <w:right w:val="nil"/>
            </w:tcBorders>
            <w:shd w:val="clear" w:color="auto" w:fill="auto"/>
            <w:vAlign w:val="bottom"/>
          </w:tcPr>
          <w:p w14:paraId="5A11EAC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0.17</w:t>
            </w:r>
          </w:p>
        </w:tc>
        <w:tc>
          <w:tcPr>
            <w:tcW w:w="1578" w:type="dxa"/>
            <w:tcBorders>
              <w:top w:val="nil"/>
              <w:left w:val="nil"/>
              <w:bottom w:val="nil"/>
              <w:right w:val="nil"/>
            </w:tcBorders>
            <w:shd w:val="clear" w:color="auto" w:fill="auto"/>
            <w:vAlign w:val="bottom"/>
          </w:tcPr>
          <w:p w14:paraId="7C69525F" w14:textId="77777777" w:rsidR="001942CB" w:rsidRDefault="001942CB" w:rsidP="00FF7147">
            <w:pPr>
              <w:spacing w:after="0"/>
              <w:rPr>
                <w:rFonts w:ascii="Arial" w:eastAsia="Arial" w:hAnsi="Arial" w:cs="Arial"/>
                <w:color w:val="000000"/>
              </w:rPr>
            </w:pPr>
            <w:r>
              <w:rPr>
                <w:rFonts w:ascii="Arial" w:eastAsia="Arial" w:hAnsi="Arial" w:cs="Arial"/>
                <w:color w:val="000000"/>
              </w:rPr>
              <w:t>[0.05,   0.30]</w:t>
            </w:r>
          </w:p>
        </w:tc>
        <w:tc>
          <w:tcPr>
            <w:tcW w:w="1257" w:type="dxa"/>
            <w:tcBorders>
              <w:top w:val="nil"/>
              <w:left w:val="nil"/>
              <w:bottom w:val="nil"/>
              <w:right w:val="nil"/>
            </w:tcBorders>
            <w:shd w:val="clear" w:color="auto" w:fill="auto"/>
            <w:vAlign w:val="bottom"/>
          </w:tcPr>
          <w:p w14:paraId="6F8A048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1.03</w:t>
            </w:r>
          </w:p>
        </w:tc>
        <w:tc>
          <w:tcPr>
            <w:tcW w:w="1366" w:type="dxa"/>
            <w:tcBorders>
              <w:top w:val="nil"/>
              <w:left w:val="nil"/>
              <w:bottom w:val="nil"/>
              <w:right w:val="nil"/>
            </w:tcBorders>
            <w:shd w:val="clear" w:color="auto" w:fill="auto"/>
            <w:vAlign w:val="bottom"/>
          </w:tcPr>
          <w:p w14:paraId="1CDD100E" w14:textId="77777777" w:rsidR="001942CB" w:rsidRDefault="001942CB" w:rsidP="00FF7147">
            <w:pPr>
              <w:spacing w:after="0"/>
              <w:rPr>
                <w:rFonts w:ascii="Arial" w:eastAsia="Arial" w:hAnsi="Arial" w:cs="Arial"/>
                <w:color w:val="000000"/>
              </w:rPr>
            </w:pPr>
            <w:r>
              <w:rPr>
                <w:rFonts w:ascii="Arial" w:eastAsia="Arial" w:hAnsi="Arial" w:cs="Arial"/>
                <w:color w:val="000000"/>
              </w:rPr>
              <w:t>[0.90, 1.16]</w:t>
            </w:r>
          </w:p>
        </w:tc>
        <w:tc>
          <w:tcPr>
            <w:tcW w:w="1170" w:type="dxa"/>
            <w:tcBorders>
              <w:top w:val="nil"/>
              <w:left w:val="nil"/>
              <w:bottom w:val="nil"/>
              <w:right w:val="nil"/>
            </w:tcBorders>
            <w:shd w:val="clear" w:color="auto" w:fill="auto"/>
            <w:vAlign w:val="bottom"/>
          </w:tcPr>
          <w:p w14:paraId="67BDAE8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-0.86</w:t>
            </w:r>
          </w:p>
        </w:tc>
        <w:tc>
          <w:tcPr>
            <w:tcW w:w="1561" w:type="dxa"/>
            <w:tcBorders>
              <w:top w:val="nil"/>
              <w:left w:val="nil"/>
              <w:bottom w:val="nil"/>
              <w:right w:val="nil"/>
            </w:tcBorders>
            <w:shd w:val="clear" w:color="auto" w:fill="auto"/>
            <w:vAlign w:val="bottom"/>
          </w:tcPr>
          <w:p w14:paraId="72DDF2F1" w14:textId="77777777" w:rsidR="001942CB" w:rsidRDefault="001942CB" w:rsidP="00FF7147">
            <w:pPr>
              <w:spacing w:after="0"/>
              <w:rPr>
                <w:rFonts w:ascii="Arial" w:eastAsia="Arial" w:hAnsi="Arial" w:cs="Arial"/>
                <w:color w:val="000000"/>
              </w:rPr>
            </w:pPr>
            <w:r>
              <w:rPr>
                <w:rFonts w:ascii="Arial" w:eastAsia="Arial" w:hAnsi="Arial" w:cs="Arial"/>
                <w:color w:val="000000"/>
              </w:rPr>
              <w:t>[-0.85, -0.86]</w:t>
            </w:r>
          </w:p>
        </w:tc>
        <w:tc>
          <w:tcPr>
            <w:tcW w:w="268" w:type="dxa"/>
            <w:vAlign w:val="center"/>
          </w:tcPr>
          <w:p w14:paraId="47BE0FB2" w14:textId="77777777" w:rsidR="001942CB" w:rsidRDefault="001942CB" w:rsidP="00FF7147">
            <w:pPr>
              <w:spacing w:after="0"/>
              <w:rPr>
                <w:rFonts w:ascii="Times New Roman" w:eastAsia="Times New Roman" w:hAnsi="Times New Roman" w:cs="Times New Roman"/>
                <w:sz w:val="20"/>
                <w:szCs w:val="20"/>
              </w:rPr>
            </w:pPr>
          </w:p>
        </w:tc>
      </w:tr>
      <w:tr w:rsidR="001942CB" w14:paraId="73563A30" w14:textId="77777777" w:rsidTr="00FF7147">
        <w:trPr>
          <w:trHeight w:val="61"/>
        </w:trPr>
        <w:tc>
          <w:tcPr>
            <w:tcW w:w="1722" w:type="dxa"/>
            <w:tcBorders>
              <w:top w:val="nil"/>
              <w:left w:val="nil"/>
              <w:bottom w:val="nil"/>
              <w:right w:val="nil"/>
            </w:tcBorders>
            <w:shd w:val="clear" w:color="auto" w:fill="auto"/>
            <w:vAlign w:val="bottom"/>
          </w:tcPr>
          <w:p w14:paraId="2CEBD8B1"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France</w:t>
            </w:r>
          </w:p>
        </w:tc>
        <w:tc>
          <w:tcPr>
            <w:tcW w:w="770" w:type="dxa"/>
            <w:tcBorders>
              <w:top w:val="nil"/>
              <w:left w:val="nil"/>
              <w:bottom w:val="nil"/>
              <w:right w:val="nil"/>
            </w:tcBorders>
            <w:shd w:val="clear" w:color="auto" w:fill="auto"/>
            <w:vAlign w:val="bottom"/>
          </w:tcPr>
          <w:p w14:paraId="6EE4C9C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4.53</w:t>
            </w:r>
          </w:p>
        </w:tc>
        <w:tc>
          <w:tcPr>
            <w:tcW w:w="935" w:type="dxa"/>
            <w:tcBorders>
              <w:top w:val="nil"/>
              <w:left w:val="nil"/>
              <w:bottom w:val="nil"/>
              <w:right w:val="nil"/>
            </w:tcBorders>
            <w:shd w:val="clear" w:color="auto" w:fill="auto"/>
            <w:vAlign w:val="bottom"/>
          </w:tcPr>
          <w:p w14:paraId="5A1CC79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-0.81</w:t>
            </w:r>
          </w:p>
        </w:tc>
        <w:tc>
          <w:tcPr>
            <w:tcW w:w="1578" w:type="dxa"/>
            <w:tcBorders>
              <w:top w:val="nil"/>
              <w:left w:val="nil"/>
              <w:bottom w:val="nil"/>
              <w:right w:val="nil"/>
            </w:tcBorders>
            <w:shd w:val="clear" w:color="auto" w:fill="auto"/>
            <w:vAlign w:val="bottom"/>
          </w:tcPr>
          <w:p w14:paraId="1D216A49" w14:textId="77777777" w:rsidR="001942CB" w:rsidRDefault="001942CB" w:rsidP="00FF7147">
            <w:pPr>
              <w:spacing w:after="0"/>
              <w:rPr>
                <w:rFonts w:ascii="Arial" w:eastAsia="Arial" w:hAnsi="Arial" w:cs="Arial"/>
                <w:color w:val="000000"/>
              </w:rPr>
            </w:pPr>
            <w:r>
              <w:rPr>
                <w:rFonts w:ascii="Arial" w:eastAsia="Arial" w:hAnsi="Arial" w:cs="Arial"/>
                <w:color w:val="000000"/>
              </w:rPr>
              <w:t>[-0.78, -0.84]</w:t>
            </w:r>
          </w:p>
        </w:tc>
        <w:tc>
          <w:tcPr>
            <w:tcW w:w="1257" w:type="dxa"/>
            <w:tcBorders>
              <w:top w:val="nil"/>
              <w:left w:val="nil"/>
              <w:bottom w:val="nil"/>
              <w:right w:val="nil"/>
            </w:tcBorders>
            <w:shd w:val="clear" w:color="auto" w:fill="auto"/>
            <w:vAlign w:val="bottom"/>
          </w:tcPr>
          <w:p w14:paraId="25F72D1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0.60</w:t>
            </w:r>
          </w:p>
        </w:tc>
        <w:tc>
          <w:tcPr>
            <w:tcW w:w="1366" w:type="dxa"/>
            <w:tcBorders>
              <w:top w:val="nil"/>
              <w:left w:val="nil"/>
              <w:bottom w:val="nil"/>
              <w:right w:val="nil"/>
            </w:tcBorders>
            <w:shd w:val="clear" w:color="auto" w:fill="auto"/>
            <w:vAlign w:val="bottom"/>
          </w:tcPr>
          <w:p w14:paraId="168A8D07" w14:textId="77777777" w:rsidR="001942CB" w:rsidRDefault="001942CB" w:rsidP="00FF7147">
            <w:pPr>
              <w:spacing w:after="0"/>
              <w:rPr>
                <w:rFonts w:ascii="Arial" w:eastAsia="Arial" w:hAnsi="Arial" w:cs="Arial"/>
                <w:color w:val="000000"/>
              </w:rPr>
            </w:pPr>
            <w:r>
              <w:rPr>
                <w:rFonts w:ascii="Arial" w:eastAsia="Arial" w:hAnsi="Arial" w:cs="Arial"/>
                <w:color w:val="000000"/>
              </w:rPr>
              <w:t>[0.42, 0.78]</w:t>
            </w:r>
          </w:p>
        </w:tc>
        <w:tc>
          <w:tcPr>
            <w:tcW w:w="1170" w:type="dxa"/>
            <w:tcBorders>
              <w:top w:val="nil"/>
              <w:left w:val="nil"/>
              <w:bottom w:val="nil"/>
              <w:right w:val="nil"/>
            </w:tcBorders>
            <w:shd w:val="clear" w:color="auto" w:fill="auto"/>
            <w:vAlign w:val="bottom"/>
          </w:tcPr>
          <w:p w14:paraId="5C50F0B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-1.41</w:t>
            </w:r>
          </w:p>
        </w:tc>
        <w:tc>
          <w:tcPr>
            <w:tcW w:w="1561" w:type="dxa"/>
            <w:tcBorders>
              <w:top w:val="nil"/>
              <w:left w:val="nil"/>
              <w:bottom w:val="nil"/>
              <w:right w:val="nil"/>
            </w:tcBorders>
            <w:shd w:val="clear" w:color="auto" w:fill="auto"/>
            <w:vAlign w:val="bottom"/>
          </w:tcPr>
          <w:p w14:paraId="282EF4D8" w14:textId="77777777" w:rsidR="001942CB" w:rsidRDefault="001942CB" w:rsidP="00FF7147">
            <w:pPr>
              <w:spacing w:after="0"/>
              <w:rPr>
                <w:rFonts w:ascii="Arial" w:eastAsia="Arial" w:hAnsi="Arial" w:cs="Arial"/>
                <w:color w:val="000000"/>
              </w:rPr>
            </w:pPr>
            <w:r>
              <w:rPr>
                <w:rFonts w:ascii="Arial" w:eastAsia="Arial" w:hAnsi="Arial" w:cs="Arial"/>
                <w:color w:val="000000"/>
              </w:rPr>
              <w:t>[-1.20, -1.62]</w:t>
            </w:r>
          </w:p>
        </w:tc>
        <w:tc>
          <w:tcPr>
            <w:tcW w:w="268" w:type="dxa"/>
            <w:vAlign w:val="center"/>
          </w:tcPr>
          <w:p w14:paraId="2C73D8F0" w14:textId="77777777" w:rsidR="001942CB" w:rsidRDefault="001942CB" w:rsidP="00FF7147">
            <w:pPr>
              <w:spacing w:after="0"/>
              <w:rPr>
                <w:rFonts w:ascii="Times New Roman" w:eastAsia="Times New Roman" w:hAnsi="Times New Roman" w:cs="Times New Roman"/>
                <w:sz w:val="20"/>
                <w:szCs w:val="20"/>
              </w:rPr>
            </w:pPr>
          </w:p>
        </w:tc>
      </w:tr>
      <w:tr w:rsidR="001942CB" w14:paraId="62F82FDA" w14:textId="77777777" w:rsidTr="00FF7147">
        <w:trPr>
          <w:trHeight w:val="61"/>
        </w:trPr>
        <w:tc>
          <w:tcPr>
            <w:tcW w:w="1722" w:type="dxa"/>
            <w:tcBorders>
              <w:top w:val="nil"/>
              <w:left w:val="nil"/>
              <w:bottom w:val="nil"/>
              <w:right w:val="nil"/>
            </w:tcBorders>
            <w:shd w:val="clear" w:color="auto" w:fill="auto"/>
            <w:vAlign w:val="bottom"/>
          </w:tcPr>
          <w:p w14:paraId="4E033CD2"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Germany</w:t>
            </w:r>
          </w:p>
        </w:tc>
        <w:tc>
          <w:tcPr>
            <w:tcW w:w="770" w:type="dxa"/>
            <w:tcBorders>
              <w:top w:val="nil"/>
              <w:left w:val="nil"/>
              <w:bottom w:val="nil"/>
              <w:right w:val="nil"/>
            </w:tcBorders>
            <w:shd w:val="clear" w:color="auto" w:fill="auto"/>
            <w:vAlign w:val="bottom"/>
          </w:tcPr>
          <w:p w14:paraId="6D41280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3.64</w:t>
            </w:r>
          </w:p>
        </w:tc>
        <w:tc>
          <w:tcPr>
            <w:tcW w:w="935" w:type="dxa"/>
            <w:tcBorders>
              <w:top w:val="nil"/>
              <w:left w:val="nil"/>
              <w:bottom w:val="nil"/>
              <w:right w:val="nil"/>
            </w:tcBorders>
            <w:shd w:val="clear" w:color="auto" w:fill="auto"/>
            <w:vAlign w:val="bottom"/>
          </w:tcPr>
          <w:p w14:paraId="77A9189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0.08</w:t>
            </w:r>
          </w:p>
        </w:tc>
        <w:tc>
          <w:tcPr>
            <w:tcW w:w="1578" w:type="dxa"/>
            <w:tcBorders>
              <w:top w:val="nil"/>
              <w:left w:val="nil"/>
              <w:bottom w:val="nil"/>
              <w:right w:val="nil"/>
            </w:tcBorders>
            <w:shd w:val="clear" w:color="auto" w:fill="auto"/>
            <w:vAlign w:val="bottom"/>
          </w:tcPr>
          <w:p w14:paraId="2D212B81" w14:textId="77777777" w:rsidR="001942CB" w:rsidRDefault="001942CB" w:rsidP="00FF7147">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57" w:type="dxa"/>
            <w:tcBorders>
              <w:top w:val="nil"/>
              <w:left w:val="nil"/>
              <w:bottom w:val="nil"/>
              <w:right w:val="nil"/>
            </w:tcBorders>
            <w:shd w:val="clear" w:color="auto" w:fill="auto"/>
            <w:vAlign w:val="bottom"/>
          </w:tcPr>
          <w:p w14:paraId="6C8EB4D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0.69</w:t>
            </w:r>
          </w:p>
        </w:tc>
        <w:tc>
          <w:tcPr>
            <w:tcW w:w="1366" w:type="dxa"/>
            <w:tcBorders>
              <w:top w:val="nil"/>
              <w:left w:val="nil"/>
              <w:bottom w:val="nil"/>
              <w:right w:val="nil"/>
            </w:tcBorders>
            <w:shd w:val="clear" w:color="auto" w:fill="auto"/>
            <w:vAlign w:val="bottom"/>
          </w:tcPr>
          <w:p w14:paraId="39BBEF00" w14:textId="77777777" w:rsidR="001942CB" w:rsidRDefault="001942CB" w:rsidP="00FF7147">
            <w:pPr>
              <w:spacing w:after="0"/>
              <w:rPr>
                <w:rFonts w:ascii="Arial" w:eastAsia="Arial" w:hAnsi="Arial" w:cs="Arial"/>
                <w:color w:val="000000"/>
              </w:rPr>
            </w:pPr>
            <w:r>
              <w:rPr>
                <w:rFonts w:ascii="Arial" w:eastAsia="Arial" w:hAnsi="Arial" w:cs="Arial"/>
                <w:color w:val="000000"/>
              </w:rPr>
              <w:t>[0.50, 0.88]</w:t>
            </w:r>
          </w:p>
        </w:tc>
        <w:tc>
          <w:tcPr>
            <w:tcW w:w="1170" w:type="dxa"/>
            <w:tcBorders>
              <w:top w:val="nil"/>
              <w:left w:val="nil"/>
              <w:bottom w:val="nil"/>
              <w:right w:val="nil"/>
            </w:tcBorders>
            <w:shd w:val="clear" w:color="auto" w:fill="auto"/>
            <w:vAlign w:val="bottom"/>
          </w:tcPr>
          <w:p w14:paraId="79CC9FA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-0.61</w:t>
            </w:r>
          </w:p>
        </w:tc>
        <w:tc>
          <w:tcPr>
            <w:tcW w:w="1561" w:type="dxa"/>
            <w:tcBorders>
              <w:top w:val="nil"/>
              <w:left w:val="nil"/>
              <w:bottom w:val="nil"/>
              <w:right w:val="nil"/>
            </w:tcBorders>
            <w:shd w:val="clear" w:color="auto" w:fill="auto"/>
            <w:vAlign w:val="bottom"/>
          </w:tcPr>
          <w:p w14:paraId="3A159C8A" w14:textId="77777777" w:rsidR="001942CB" w:rsidRDefault="001942CB" w:rsidP="00FF7147">
            <w:pPr>
              <w:spacing w:after="0"/>
              <w:rPr>
                <w:rFonts w:ascii="Arial" w:eastAsia="Arial" w:hAnsi="Arial" w:cs="Arial"/>
                <w:color w:val="000000"/>
              </w:rPr>
            </w:pPr>
            <w:r>
              <w:rPr>
                <w:rFonts w:ascii="Arial" w:eastAsia="Arial" w:hAnsi="Arial" w:cs="Arial"/>
                <w:color w:val="000000"/>
              </w:rPr>
              <w:t>[-0.55, -0.66]</w:t>
            </w:r>
          </w:p>
        </w:tc>
        <w:tc>
          <w:tcPr>
            <w:tcW w:w="268" w:type="dxa"/>
            <w:vAlign w:val="center"/>
          </w:tcPr>
          <w:p w14:paraId="6A233013" w14:textId="77777777" w:rsidR="001942CB" w:rsidRDefault="001942CB" w:rsidP="00FF7147">
            <w:pPr>
              <w:spacing w:after="0"/>
              <w:rPr>
                <w:rFonts w:ascii="Times New Roman" w:eastAsia="Times New Roman" w:hAnsi="Times New Roman" w:cs="Times New Roman"/>
                <w:sz w:val="20"/>
                <w:szCs w:val="20"/>
              </w:rPr>
            </w:pPr>
          </w:p>
        </w:tc>
      </w:tr>
      <w:tr w:rsidR="001942CB" w14:paraId="4D1A42A7" w14:textId="77777777" w:rsidTr="00FF7147">
        <w:trPr>
          <w:trHeight w:val="61"/>
        </w:trPr>
        <w:tc>
          <w:tcPr>
            <w:tcW w:w="1722" w:type="dxa"/>
            <w:tcBorders>
              <w:top w:val="nil"/>
              <w:left w:val="nil"/>
              <w:bottom w:val="nil"/>
              <w:right w:val="nil"/>
            </w:tcBorders>
            <w:shd w:val="clear" w:color="auto" w:fill="auto"/>
            <w:vAlign w:val="bottom"/>
          </w:tcPr>
          <w:p w14:paraId="6650AE10"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Greece</w:t>
            </w:r>
          </w:p>
        </w:tc>
        <w:tc>
          <w:tcPr>
            <w:tcW w:w="770" w:type="dxa"/>
            <w:tcBorders>
              <w:top w:val="nil"/>
              <w:left w:val="nil"/>
              <w:bottom w:val="nil"/>
              <w:right w:val="nil"/>
            </w:tcBorders>
            <w:shd w:val="clear" w:color="auto" w:fill="auto"/>
            <w:vAlign w:val="bottom"/>
          </w:tcPr>
          <w:p w14:paraId="40327CE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4.01</w:t>
            </w:r>
          </w:p>
        </w:tc>
        <w:tc>
          <w:tcPr>
            <w:tcW w:w="935" w:type="dxa"/>
            <w:tcBorders>
              <w:top w:val="nil"/>
              <w:left w:val="nil"/>
              <w:bottom w:val="nil"/>
              <w:right w:val="nil"/>
            </w:tcBorders>
            <w:shd w:val="clear" w:color="auto" w:fill="auto"/>
            <w:vAlign w:val="bottom"/>
          </w:tcPr>
          <w:p w14:paraId="6BEF2CC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-1.39</w:t>
            </w:r>
          </w:p>
        </w:tc>
        <w:tc>
          <w:tcPr>
            <w:tcW w:w="1578" w:type="dxa"/>
            <w:tcBorders>
              <w:top w:val="nil"/>
              <w:left w:val="nil"/>
              <w:bottom w:val="nil"/>
              <w:right w:val="nil"/>
            </w:tcBorders>
            <w:shd w:val="clear" w:color="auto" w:fill="auto"/>
            <w:vAlign w:val="bottom"/>
          </w:tcPr>
          <w:p w14:paraId="51965763" w14:textId="77777777" w:rsidR="001942CB" w:rsidRDefault="001942CB" w:rsidP="00FF7147">
            <w:pPr>
              <w:spacing w:after="0"/>
              <w:rPr>
                <w:rFonts w:ascii="Arial" w:eastAsia="Arial" w:hAnsi="Arial" w:cs="Arial"/>
                <w:color w:val="000000"/>
              </w:rPr>
            </w:pPr>
            <w:r>
              <w:rPr>
                <w:rFonts w:ascii="Arial" w:eastAsia="Arial" w:hAnsi="Arial" w:cs="Arial"/>
                <w:color w:val="000000"/>
              </w:rPr>
              <w:t>[-1.53, -1.26]</w:t>
            </w:r>
          </w:p>
        </w:tc>
        <w:tc>
          <w:tcPr>
            <w:tcW w:w="1257" w:type="dxa"/>
            <w:tcBorders>
              <w:top w:val="nil"/>
              <w:left w:val="nil"/>
              <w:bottom w:val="nil"/>
              <w:right w:val="nil"/>
            </w:tcBorders>
            <w:shd w:val="clear" w:color="auto" w:fill="auto"/>
            <w:vAlign w:val="bottom"/>
          </w:tcPr>
          <w:p w14:paraId="0FA363A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1.40</w:t>
            </w:r>
          </w:p>
        </w:tc>
        <w:tc>
          <w:tcPr>
            <w:tcW w:w="1366" w:type="dxa"/>
            <w:tcBorders>
              <w:top w:val="nil"/>
              <w:left w:val="nil"/>
              <w:bottom w:val="nil"/>
              <w:right w:val="nil"/>
            </w:tcBorders>
            <w:shd w:val="clear" w:color="auto" w:fill="auto"/>
            <w:vAlign w:val="bottom"/>
          </w:tcPr>
          <w:p w14:paraId="0A33E793" w14:textId="77777777" w:rsidR="001942CB" w:rsidRDefault="001942CB" w:rsidP="00FF7147">
            <w:pPr>
              <w:spacing w:after="0"/>
              <w:rPr>
                <w:rFonts w:ascii="Arial" w:eastAsia="Arial" w:hAnsi="Arial" w:cs="Arial"/>
                <w:color w:val="000000"/>
              </w:rPr>
            </w:pPr>
            <w:r>
              <w:rPr>
                <w:rFonts w:ascii="Arial" w:eastAsia="Arial" w:hAnsi="Arial" w:cs="Arial"/>
                <w:color w:val="000000"/>
              </w:rPr>
              <w:t>[1.19, 1.61]</w:t>
            </w:r>
          </w:p>
        </w:tc>
        <w:tc>
          <w:tcPr>
            <w:tcW w:w="1170" w:type="dxa"/>
            <w:tcBorders>
              <w:top w:val="nil"/>
              <w:left w:val="nil"/>
              <w:bottom w:val="nil"/>
              <w:right w:val="nil"/>
            </w:tcBorders>
            <w:shd w:val="clear" w:color="auto" w:fill="auto"/>
            <w:vAlign w:val="bottom"/>
          </w:tcPr>
          <w:p w14:paraId="0447B25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-2.79</w:t>
            </w:r>
          </w:p>
        </w:tc>
        <w:tc>
          <w:tcPr>
            <w:tcW w:w="1561" w:type="dxa"/>
            <w:tcBorders>
              <w:top w:val="nil"/>
              <w:left w:val="nil"/>
              <w:bottom w:val="nil"/>
              <w:right w:val="nil"/>
            </w:tcBorders>
            <w:shd w:val="clear" w:color="auto" w:fill="auto"/>
            <w:vAlign w:val="bottom"/>
          </w:tcPr>
          <w:p w14:paraId="4D90A4F1" w14:textId="77777777" w:rsidR="001942CB" w:rsidRDefault="001942CB" w:rsidP="00FF7147">
            <w:pPr>
              <w:spacing w:after="0"/>
              <w:rPr>
                <w:rFonts w:ascii="Arial" w:eastAsia="Arial" w:hAnsi="Arial" w:cs="Arial"/>
                <w:color w:val="000000"/>
              </w:rPr>
            </w:pPr>
            <w:r>
              <w:rPr>
                <w:rFonts w:ascii="Arial" w:eastAsia="Arial" w:hAnsi="Arial" w:cs="Arial"/>
                <w:color w:val="000000"/>
              </w:rPr>
              <w:t>[-2.71, -2.87]</w:t>
            </w:r>
          </w:p>
        </w:tc>
        <w:tc>
          <w:tcPr>
            <w:tcW w:w="268" w:type="dxa"/>
            <w:vAlign w:val="center"/>
          </w:tcPr>
          <w:p w14:paraId="41149162" w14:textId="77777777" w:rsidR="001942CB" w:rsidRDefault="001942CB" w:rsidP="00FF7147">
            <w:pPr>
              <w:spacing w:after="0"/>
              <w:rPr>
                <w:rFonts w:ascii="Times New Roman" w:eastAsia="Times New Roman" w:hAnsi="Times New Roman" w:cs="Times New Roman"/>
                <w:sz w:val="20"/>
                <w:szCs w:val="20"/>
              </w:rPr>
            </w:pPr>
          </w:p>
        </w:tc>
      </w:tr>
      <w:tr w:rsidR="001942CB" w14:paraId="747B658D" w14:textId="77777777" w:rsidTr="00FF7147">
        <w:trPr>
          <w:trHeight w:val="61"/>
        </w:trPr>
        <w:tc>
          <w:tcPr>
            <w:tcW w:w="1722" w:type="dxa"/>
            <w:tcBorders>
              <w:top w:val="nil"/>
              <w:left w:val="nil"/>
              <w:bottom w:val="nil"/>
              <w:right w:val="nil"/>
            </w:tcBorders>
            <w:shd w:val="clear" w:color="auto" w:fill="auto"/>
            <w:vAlign w:val="bottom"/>
          </w:tcPr>
          <w:p w14:paraId="037BE9A6"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Israel</w:t>
            </w:r>
          </w:p>
        </w:tc>
        <w:tc>
          <w:tcPr>
            <w:tcW w:w="770" w:type="dxa"/>
            <w:tcBorders>
              <w:top w:val="nil"/>
              <w:left w:val="nil"/>
              <w:bottom w:val="nil"/>
              <w:right w:val="nil"/>
            </w:tcBorders>
            <w:shd w:val="clear" w:color="auto" w:fill="auto"/>
            <w:vAlign w:val="bottom"/>
          </w:tcPr>
          <w:p w14:paraId="43BF24C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2.80</w:t>
            </w:r>
          </w:p>
        </w:tc>
        <w:tc>
          <w:tcPr>
            <w:tcW w:w="935" w:type="dxa"/>
            <w:tcBorders>
              <w:top w:val="nil"/>
              <w:left w:val="nil"/>
              <w:bottom w:val="nil"/>
              <w:right w:val="nil"/>
            </w:tcBorders>
            <w:shd w:val="clear" w:color="auto" w:fill="auto"/>
            <w:vAlign w:val="bottom"/>
          </w:tcPr>
          <w:p w14:paraId="16F2A4D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1.69</w:t>
            </w:r>
          </w:p>
        </w:tc>
        <w:tc>
          <w:tcPr>
            <w:tcW w:w="1578" w:type="dxa"/>
            <w:tcBorders>
              <w:top w:val="nil"/>
              <w:left w:val="nil"/>
              <w:bottom w:val="nil"/>
              <w:right w:val="nil"/>
            </w:tcBorders>
            <w:shd w:val="clear" w:color="auto" w:fill="auto"/>
            <w:vAlign w:val="bottom"/>
          </w:tcPr>
          <w:p w14:paraId="75AB5918" w14:textId="77777777" w:rsidR="001942CB" w:rsidRDefault="001942CB" w:rsidP="00FF7147">
            <w:pPr>
              <w:spacing w:after="0"/>
              <w:rPr>
                <w:rFonts w:ascii="Arial" w:eastAsia="Arial" w:hAnsi="Arial" w:cs="Arial"/>
                <w:color w:val="000000"/>
              </w:rPr>
            </w:pPr>
            <w:r>
              <w:rPr>
                <w:rFonts w:ascii="Arial" w:eastAsia="Arial" w:hAnsi="Arial" w:cs="Arial"/>
                <w:color w:val="000000"/>
              </w:rPr>
              <w:t>[1.58,   1.81]</w:t>
            </w:r>
          </w:p>
        </w:tc>
        <w:tc>
          <w:tcPr>
            <w:tcW w:w="1257" w:type="dxa"/>
            <w:tcBorders>
              <w:top w:val="nil"/>
              <w:left w:val="nil"/>
              <w:bottom w:val="nil"/>
              <w:right w:val="nil"/>
            </w:tcBorders>
            <w:shd w:val="clear" w:color="auto" w:fill="auto"/>
            <w:vAlign w:val="bottom"/>
          </w:tcPr>
          <w:p w14:paraId="4985F15E"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0.63</w:t>
            </w:r>
          </w:p>
        </w:tc>
        <w:tc>
          <w:tcPr>
            <w:tcW w:w="1366" w:type="dxa"/>
            <w:tcBorders>
              <w:top w:val="nil"/>
              <w:left w:val="nil"/>
              <w:bottom w:val="nil"/>
              <w:right w:val="nil"/>
            </w:tcBorders>
            <w:shd w:val="clear" w:color="auto" w:fill="auto"/>
            <w:vAlign w:val="bottom"/>
          </w:tcPr>
          <w:p w14:paraId="32898289" w14:textId="77777777" w:rsidR="001942CB" w:rsidRDefault="001942CB" w:rsidP="00FF7147">
            <w:pPr>
              <w:spacing w:after="0"/>
              <w:rPr>
                <w:rFonts w:ascii="Arial" w:eastAsia="Arial" w:hAnsi="Arial" w:cs="Arial"/>
                <w:color w:val="000000"/>
              </w:rPr>
            </w:pPr>
            <w:r>
              <w:rPr>
                <w:rFonts w:ascii="Arial" w:eastAsia="Arial" w:hAnsi="Arial" w:cs="Arial"/>
                <w:color w:val="000000"/>
              </w:rPr>
              <w:t>[0.42, 0.84]</w:t>
            </w:r>
          </w:p>
        </w:tc>
        <w:tc>
          <w:tcPr>
            <w:tcW w:w="1170" w:type="dxa"/>
            <w:tcBorders>
              <w:top w:val="nil"/>
              <w:left w:val="nil"/>
              <w:bottom w:val="nil"/>
              <w:right w:val="nil"/>
            </w:tcBorders>
            <w:shd w:val="clear" w:color="auto" w:fill="auto"/>
            <w:vAlign w:val="bottom"/>
          </w:tcPr>
          <w:p w14:paraId="60617E0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1.06</w:t>
            </w:r>
          </w:p>
        </w:tc>
        <w:tc>
          <w:tcPr>
            <w:tcW w:w="1561" w:type="dxa"/>
            <w:tcBorders>
              <w:top w:val="nil"/>
              <w:left w:val="nil"/>
              <w:bottom w:val="nil"/>
              <w:right w:val="nil"/>
            </w:tcBorders>
            <w:shd w:val="clear" w:color="auto" w:fill="auto"/>
            <w:vAlign w:val="bottom"/>
          </w:tcPr>
          <w:p w14:paraId="172C146E" w14:textId="77777777" w:rsidR="001942CB" w:rsidRDefault="001942CB" w:rsidP="00FF7147">
            <w:pPr>
              <w:spacing w:after="0"/>
              <w:rPr>
                <w:rFonts w:ascii="Arial" w:eastAsia="Arial" w:hAnsi="Arial" w:cs="Arial"/>
                <w:color w:val="000000"/>
              </w:rPr>
            </w:pPr>
            <w:r>
              <w:rPr>
                <w:rFonts w:ascii="Arial" w:eastAsia="Arial" w:hAnsi="Arial" w:cs="Arial"/>
                <w:color w:val="000000"/>
              </w:rPr>
              <w:t>[1.16,   0.96]</w:t>
            </w:r>
          </w:p>
        </w:tc>
        <w:tc>
          <w:tcPr>
            <w:tcW w:w="268" w:type="dxa"/>
            <w:vAlign w:val="center"/>
          </w:tcPr>
          <w:p w14:paraId="1118838D" w14:textId="77777777" w:rsidR="001942CB" w:rsidRDefault="001942CB" w:rsidP="00FF7147">
            <w:pPr>
              <w:spacing w:after="0"/>
              <w:rPr>
                <w:rFonts w:ascii="Times New Roman" w:eastAsia="Times New Roman" w:hAnsi="Times New Roman" w:cs="Times New Roman"/>
                <w:sz w:val="20"/>
                <w:szCs w:val="20"/>
              </w:rPr>
            </w:pPr>
          </w:p>
        </w:tc>
      </w:tr>
      <w:tr w:rsidR="001942CB" w14:paraId="197F3DEF" w14:textId="77777777" w:rsidTr="00FF7147">
        <w:trPr>
          <w:trHeight w:val="61"/>
        </w:trPr>
        <w:tc>
          <w:tcPr>
            <w:tcW w:w="1722" w:type="dxa"/>
            <w:tcBorders>
              <w:top w:val="nil"/>
              <w:left w:val="nil"/>
              <w:bottom w:val="nil"/>
              <w:right w:val="nil"/>
            </w:tcBorders>
            <w:shd w:val="clear" w:color="auto" w:fill="auto"/>
            <w:vAlign w:val="bottom"/>
          </w:tcPr>
          <w:p w14:paraId="3CF3CE4E"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Italy</w:t>
            </w:r>
          </w:p>
        </w:tc>
        <w:tc>
          <w:tcPr>
            <w:tcW w:w="770" w:type="dxa"/>
            <w:tcBorders>
              <w:top w:val="nil"/>
              <w:left w:val="nil"/>
              <w:bottom w:val="nil"/>
              <w:right w:val="nil"/>
            </w:tcBorders>
            <w:shd w:val="clear" w:color="auto" w:fill="auto"/>
            <w:vAlign w:val="bottom"/>
          </w:tcPr>
          <w:p w14:paraId="703E586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3.51</w:t>
            </w:r>
          </w:p>
        </w:tc>
        <w:tc>
          <w:tcPr>
            <w:tcW w:w="935" w:type="dxa"/>
            <w:tcBorders>
              <w:top w:val="nil"/>
              <w:left w:val="nil"/>
              <w:bottom w:val="nil"/>
              <w:right w:val="nil"/>
            </w:tcBorders>
            <w:shd w:val="clear" w:color="auto" w:fill="auto"/>
            <w:vAlign w:val="bottom"/>
          </w:tcPr>
          <w:p w14:paraId="22D17D79"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-1.36</w:t>
            </w:r>
          </w:p>
        </w:tc>
        <w:tc>
          <w:tcPr>
            <w:tcW w:w="1578" w:type="dxa"/>
            <w:tcBorders>
              <w:top w:val="nil"/>
              <w:left w:val="nil"/>
              <w:bottom w:val="nil"/>
              <w:right w:val="nil"/>
            </w:tcBorders>
            <w:shd w:val="clear" w:color="auto" w:fill="auto"/>
            <w:vAlign w:val="bottom"/>
          </w:tcPr>
          <w:p w14:paraId="59C744BA" w14:textId="77777777" w:rsidR="001942CB" w:rsidRDefault="001942CB" w:rsidP="00FF7147">
            <w:pPr>
              <w:spacing w:after="0"/>
              <w:rPr>
                <w:rFonts w:ascii="Arial" w:eastAsia="Arial" w:hAnsi="Arial" w:cs="Arial"/>
                <w:color w:val="000000"/>
              </w:rPr>
            </w:pPr>
            <w:r>
              <w:rPr>
                <w:rFonts w:ascii="Arial" w:eastAsia="Arial" w:hAnsi="Arial" w:cs="Arial"/>
                <w:color w:val="000000"/>
              </w:rPr>
              <w:t>[-1.39, -1.32]</w:t>
            </w:r>
          </w:p>
        </w:tc>
        <w:tc>
          <w:tcPr>
            <w:tcW w:w="1257" w:type="dxa"/>
            <w:tcBorders>
              <w:top w:val="nil"/>
              <w:left w:val="nil"/>
              <w:bottom w:val="nil"/>
              <w:right w:val="nil"/>
            </w:tcBorders>
            <w:shd w:val="clear" w:color="auto" w:fill="auto"/>
            <w:vAlign w:val="bottom"/>
          </w:tcPr>
          <w:p w14:paraId="4CA46F2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0.72</w:t>
            </w:r>
          </w:p>
        </w:tc>
        <w:tc>
          <w:tcPr>
            <w:tcW w:w="1366" w:type="dxa"/>
            <w:tcBorders>
              <w:top w:val="nil"/>
              <w:left w:val="nil"/>
              <w:bottom w:val="nil"/>
              <w:right w:val="nil"/>
            </w:tcBorders>
            <w:shd w:val="clear" w:color="auto" w:fill="auto"/>
            <w:vAlign w:val="bottom"/>
          </w:tcPr>
          <w:p w14:paraId="5B4843D7" w14:textId="77777777" w:rsidR="001942CB" w:rsidRDefault="001942CB" w:rsidP="00FF7147">
            <w:pPr>
              <w:spacing w:after="0"/>
              <w:rPr>
                <w:rFonts w:ascii="Arial" w:eastAsia="Arial" w:hAnsi="Arial" w:cs="Arial"/>
                <w:color w:val="000000"/>
              </w:rPr>
            </w:pPr>
            <w:r>
              <w:rPr>
                <w:rFonts w:ascii="Arial" w:eastAsia="Arial" w:hAnsi="Arial" w:cs="Arial"/>
                <w:color w:val="000000"/>
              </w:rPr>
              <w:t>[0.55, 0.89]</w:t>
            </w:r>
          </w:p>
        </w:tc>
        <w:tc>
          <w:tcPr>
            <w:tcW w:w="1170" w:type="dxa"/>
            <w:tcBorders>
              <w:top w:val="nil"/>
              <w:left w:val="nil"/>
              <w:bottom w:val="nil"/>
              <w:right w:val="nil"/>
            </w:tcBorders>
            <w:shd w:val="clear" w:color="auto" w:fill="auto"/>
            <w:vAlign w:val="bottom"/>
          </w:tcPr>
          <w:p w14:paraId="7E5F7CC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-2.08</w:t>
            </w:r>
          </w:p>
        </w:tc>
        <w:tc>
          <w:tcPr>
            <w:tcW w:w="1561" w:type="dxa"/>
            <w:tcBorders>
              <w:top w:val="nil"/>
              <w:left w:val="nil"/>
              <w:bottom w:val="nil"/>
              <w:right w:val="nil"/>
            </w:tcBorders>
            <w:shd w:val="clear" w:color="auto" w:fill="auto"/>
            <w:vAlign w:val="bottom"/>
          </w:tcPr>
          <w:p w14:paraId="30439B51" w14:textId="77777777" w:rsidR="001942CB" w:rsidRDefault="001942CB" w:rsidP="00FF7147">
            <w:pPr>
              <w:spacing w:after="0"/>
              <w:rPr>
                <w:rFonts w:ascii="Arial" w:eastAsia="Arial" w:hAnsi="Arial" w:cs="Arial"/>
                <w:color w:val="000000"/>
              </w:rPr>
            </w:pPr>
            <w:r>
              <w:rPr>
                <w:rFonts w:ascii="Arial" w:eastAsia="Arial" w:hAnsi="Arial" w:cs="Arial"/>
                <w:color w:val="000000"/>
              </w:rPr>
              <w:t>[-1.94, -2.21]</w:t>
            </w:r>
          </w:p>
        </w:tc>
        <w:tc>
          <w:tcPr>
            <w:tcW w:w="268" w:type="dxa"/>
            <w:vAlign w:val="center"/>
          </w:tcPr>
          <w:p w14:paraId="2CAA39FC" w14:textId="77777777" w:rsidR="001942CB" w:rsidRDefault="001942CB" w:rsidP="00FF7147">
            <w:pPr>
              <w:spacing w:after="0"/>
              <w:rPr>
                <w:rFonts w:ascii="Times New Roman" w:eastAsia="Times New Roman" w:hAnsi="Times New Roman" w:cs="Times New Roman"/>
                <w:sz w:val="20"/>
                <w:szCs w:val="20"/>
              </w:rPr>
            </w:pPr>
          </w:p>
        </w:tc>
      </w:tr>
      <w:tr w:rsidR="001942CB" w14:paraId="0F1623C5" w14:textId="77777777" w:rsidTr="00FF7147">
        <w:trPr>
          <w:trHeight w:val="61"/>
        </w:trPr>
        <w:tc>
          <w:tcPr>
            <w:tcW w:w="1722" w:type="dxa"/>
            <w:tcBorders>
              <w:top w:val="nil"/>
              <w:left w:val="nil"/>
              <w:bottom w:val="nil"/>
              <w:right w:val="nil"/>
            </w:tcBorders>
            <w:shd w:val="clear" w:color="auto" w:fill="auto"/>
            <w:vAlign w:val="bottom"/>
          </w:tcPr>
          <w:p w14:paraId="4177B4F1"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Luxembourg</w:t>
            </w:r>
          </w:p>
        </w:tc>
        <w:tc>
          <w:tcPr>
            <w:tcW w:w="770" w:type="dxa"/>
            <w:tcBorders>
              <w:top w:val="nil"/>
              <w:left w:val="nil"/>
              <w:bottom w:val="nil"/>
              <w:right w:val="nil"/>
            </w:tcBorders>
            <w:shd w:val="clear" w:color="auto" w:fill="auto"/>
            <w:vAlign w:val="bottom"/>
          </w:tcPr>
          <w:p w14:paraId="2865677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3.07</w:t>
            </w:r>
          </w:p>
        </w:tc>
        <w:tc>
          <w:tcPr>
            <w:tcW w:w="935" w:type="dxa"/>
            <w:tcBorders>
              <w:top w:val="nil"/>
              <w:left w:val="nil"/>
              <w:bottom w:val="nil"/>
              <w:right w:val="nil"/>
            </w:tcBorders>
            <w:shd w:val="clear" w:color="auto" w:fill="auto"/>
            <w:vAlign w:val="bottom"/>
          </w:tcPr>
          <w:p w14:paraId="553EA82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-0.42</w:t>
            </w:r>
          </w:p>
        </w:tc>
        <w:tc>
          <w:tcPr>
            <w:tcW w:w="1578" w:type="dxa"/>
            <w:tcBorders>
              <w:top w:val="nil"/>
              <w:left w:val="nil"/>
              <w:bottom w:val="nil"/>
              <w:right w:val="nil"/>
            </w:tcBorders>
            <w:shd w:val="clear" w:color="auto" w:fill="auto"/>
            <w:vAlign w:val="bottom"/>
          </w:tcPr>
          <w:p w14:paraId="5FC6BAC9" w14:textId="77777777" w:rsidR="001942CB" w:rsidRDefault="001942CB" w:rsidP="00FF7147">
            <w:pPr>
              <w:spacing w:after="0"/>
              <w:rPr>
                <w:rFonts w:ascii="Arial" w:eastAsia="Arial" w:hAnsi="Arial" w:cs="Arial"/>
                <w:color w:val="000000"/>
              </w:rPr>
            </w:pPr>
            <w:r>
              <w:rPr>
                <w:rFonts w:ascii="Arial" w:eastAsia="Arial" w:hAnsi="Arial" w:cs="Arial"/>
                <w:color w:val="000000"/>
              </w:rPr>
              <w:t>[-0.23, -0.61]</w:t>
            </w:r>
          </w:p>
        </w:tc>
        <w:tc>
          <w:tcPr>
            <w:tcW w:w="1257" w:type="dxa"/>
            <w:tcBorders>
              <w:top w:val="nil"/>
              <w:left w:val="nil"/>
              <w:bottom w:val="nil"/>
              <w:right w:val="nil"/>
            </w:tcBorders>
            <w:shd w:val="clear" w:color="auto" w:fill="auto"/>
            <w:vAlign w:val="bottom"/>
          </w:tcPr>
          <w:p w14:paraId="65F8953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0.70</w:t>
            </w:r>
          </w:p>
        </w:tc>
        <w:tc>
          <w:tcPr>
            <w:tcW w:w="1366" w:type="dxa"/>
            <w:tcBorders>
              <w:top w:val="nil"/>
              <w:left w:val="nil"/>
              <w:bottom w:val="nil"/>
              <w:right w:val="nil"/>
            </w:tcBorders>
            <w:shd w:val="clear" w:color="auto" w:fill="auto"/>
            <w:vAlign w:val="bottom"/>
          </w:tcPr>
          <w:p w14:paraId="0C8099C0" w14:textId="77777777" w:rsidR="001942CB" w:rsidRDefault="001942CB" w:rsidP="00FF7147">
            <w:pPr>
              <w:spacing w:after="0"/>
              <w:rPr>
                <w:rFonts w:ascii="Arial" w:eastAsia="Arial" w:hAnsi="Arial" w:cs="Arial"/>
                <w:color w:val="000000"/>
              </w:rPr>
            </w:pPr>
            <w:r>
              <w:rPr>
                <w:rFonts w:ascii="Arial" w:eastAsia="Arial" w:hAnsi="Arial" w:cs="Arial"/>
                <w:color w:val="000000"/>
              </w:rPr>
              <w:t>[0.52, 0.87]</w:t>
            </w:r>
          </w:p>
        </w:tc>
        <w:tc>
          <w:tcPr>
            <w:tcW w:w="1170" w:type="dxa"/>
            <w:tcBorders>
              <w:top w:val="nil"/>
              <w:left w:val="nil"/>
              <w:bottom w:val="nil"/>
              <w:right w:val="nil"/>
            </w:tcBorders>
            <w:shd w:val="clear" w:color="auto" w:fill="auto"/>
            <w:vAlign w:val="bottom"/>
          </w:tcPr>
          <w:p w14:paraId="3C97148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-1.11</w:t>
            </w:r>
          </w:p>
        </w:tc>
        <w:tc>
          <w:tcPr>
            <w:tcW w:w="1561" w:type="dxa"/>
            <w:tcBorders>
              <w:top w:val="nil"/>
              <w:left w:val="nil"/>
              <w:bottom w:val="nil"/>
              <w:right w:val="nil"/>
            </w:tcBorders>
            <w:shd w:val="clear" w:color="auto" w:fill="auto"/>
            <w:vAlign w:val="bottom"/>
          </w:tcPr>
          <w:p w14:paraId="0AFB0DE2" w14:textId="77777777" w:rsidR="001942CB" w:rsidRDefault="001942CB" w:rsidP="00FF7147">
            <w:pPr>
              <w:spacing w:after="0"/>
              <w:rPr>
                <w:rFonts w:ascii="Arial" w:eastAsia="Arial" w:hAnsi="Arial" w:cs="Arial"/>
                <w:color w:val="000000"/>
              </w:rPr>
            </w:pPr>
            <w:r>
              <w:rPr>
                <w:rFonts w:ascii="Arial" w:eastAsia="Arial" w:hAnsi="Arial" w:cs="Arial"/>
                <w:color w:val="000000"/>
              </w:rPr>
              <w:t>[-0.75, -1.48]</w:t>
            </w:r>
          </w:p>
        </w:tc>
        <w:tc>
          <w:tcPr>
            <w:tcW w:w="268" w:type="dxa"/>
            <w:vAlign w:val="center"/>
          </w:tcPr>
          <w:p w14:paraId="5C50493A" w14:textId="77777777" w:rsidR="001942CB" w:rsidRDefault="001942CB" w:rsidP="00FF7147">
            <w:pPr>
              <w:spacing w:after="0"/>
              <w:rPr>
                <w:rFonts w:ascii="Times New Roman" w:eastAsia="Times New Roman" w:hAnsi="Times New Roman" w:cs="Times New Roman"/>
                <w:sz w:val="20"/>
                <w:szCs w:val="20"/>
              </w:rPr>
            </w:pPr>
          </w:p>
        </w:tc>
      </w:tr>
      <w:tr w:rsidR="001942CB" w14:paraId="1D3646AE" w14:textId="77777777" w:rsidTr="00FF7147">
        <w:trPr>
          <w:trHeight w:val="61"/>
        </w:trPr>
        <w:tc>
          <w:tcPr>
            <w:tcW w:w="1722" w:type="dxa"/>
            <w:tcBorders>
              <w:top w:val="nil"/>
              <w:left w:val="nil"/>
              <w:bottom w:val="nil"/>
              <w:right w:val="nil"/>
            </w:tcBorders>
            <w:shd w:val="clear" w:color="auto" w:fill="auto"/>
            <w:vAlign w:val="bottom"/>
          </w:tcPr>
          <w:p w14:paraId="5F66ED0B"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Poland</w:t>
            </w:r>
          </w:p>
        </w:tc>
        <w:tc>
          <w:tcPr>
            <w:tcW w:w="770" w:type="dxa"/>
            <w:tcBorders>
              <w:top w:val="nil"/>
              <w:left w:val="nil"/>
              <w:bottom w:val="nil"/>
              <w:right w:val="nil"/>
            </w:tcBorders>
            <w:shd w:val="clear" w:color="auto" w:fill="auto"/>
            <w:vAlign w:val="bottom"/>
          </w:tcPr>
          <w:p w14:paraId="0AA0ACD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5.01</w:t>
            </w:r>
          </w:p>
        </w:tc>
        <w:tc>
          <w:tcPr>
            <w:tcW w:w="935" w:type="dxa"/>
            <w:tcBorders>
              <w:top w:val="nil"/>
              <w:left w:val="nil"/>
              <w:bottom w:val="nil"/>
              <w:right w:val="nil"/>
            </w:tcBorders>
            <w:shd w:val="clear" w:color="auto" w:fill="auto"/>
            <w:vAlign w:val="bottom"/>
          </w:tcPr>
          <w:p w14:paraId="511398E2"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-0.41</w:t>
            </w:r>
          </w:p>
        </w:tc>
        <w:tc>
          <w:tcPr>
            <w:tcW w:w="1578" w:type="dxa"/>
            <w:tcBorders>
              <w:top w:val="nil"/>
              <w:left w:val="nil"/>
              <w:bottom w:val="nil"/>
              <w:right w:val="nil"/>
            </w:tcBorders>
            <w:shd w:val="clear" w:color="auto" w:fill="auto"/>
            <w:vAlign w:val="bottom"/>
          </w:tcPr>
          <w:p w14:paraId="77DCFBB4" w14:textId="77777777" w:rsidR="001942CB" w:rsidRDefault="001942CB" w:rsidP="00FF7147">
            <w:pPr>
              <w:spacing w:after="0"/>
              <w:rPr>
                <w:rFonts w:ascii="Arial" w:eastAsia="Arial" w:hAnsi="Arial" w:cs="Arial"/>
                <w:color w:val="000000"/>
              </w:rPr>
            </w:pPr>
            <w:r>
              <w:rPr>
                <w:rFonts w:ascii="Arial" w:eastAsia="Arial" w:hAnsi="Arial" w:cs="Arial"/>
                <w:color w:val="000000"/>
              </w:rPr>
              <w:t>[-0.39, -0.43]</w:t>
            </w:r>
          </w:p>
        </w:tc>
        <w:tc>
          <w:tcPr>
            <w:tcW w:w="1257" w:type="dxa"/>
            <w:tcBorders>
              <w:top w:val="nil"/>
              <w:left w:val="nil"/>
              <w:bottom w:val="nil"/>
              <w:right w:val="nil"/>
            </w:tcBorders>
            <w:shd w:val="clear" w:color="auto" w:fill="auto"/>
            <w:vAlign w:val="bottom"/>
          </w:tcPr>
          <w:p w14:paraId="73B10DE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0.70</w:t>
            </w:r>
          </w:p>
        </w:tc>
        <w:tc>
          <w:tcPr>
            <w:tcW w:w="1366" w:type="dxa"/>
            <w:tcBorders>
              <w:top w:val="nil"/>
              <w:left w:val="nil"/>
              <w:bottom w:val="nil"/>
              <w:right w:val="nil"/>
            </w:tcBorders>
            <w:shd w:val="clear" w:color="auto" w:fill="auto"/>
            <w:vAlign w:val="bottom"/>
          </w:tcPr>
          <w:p w14:paraId="6A6FCF01" w14:textId="77777777" w:rsidR="001942CB" w:rsidRDefault="001942CB" w:rsidP="00FF7147">
            <w:pPr>
              <w:spacing w:after="0"/>
              <w:rPr>
                <w:rFonts w:ascii="Arial" w:eastAsia="Arial" w:hAnsi="Arial" w:cs="Arial"/>
                <w:color w:val="000000"/>
              </w:rPr>
            </w:pPr>
            <w:r>
              <w:rPr>
                <w:rFonts w:ascii="Arial" w:eastAsia="Arial" w:hAnsi="Arial" w:cs="Arial"/>
                <w:color w:val="000000"/>
              </w:rPr>
              <w:t>[0.43, 0.97]</w:t>
            </w:r>
          </w:p>
        </w:tc>
        <w:tc>
          <w:tcPr>
            <w:tcW w:w="1170" w:type="dxa"/>
            <w:tcBorders>
              <w:top w:val="nil"/>
              <w:left w:val="nil"/>
              <w:bottom w:val="nil"/>
              <w:right w:val="nil"/>
            </w:tcBorders>
            <w:shd w:val="clear" w:color="auto" w:fill="auto"/>
            <w:vAlign w:val="bottom"/>
          </w:tcPr>
          <w:p w14:paraId="5E65431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-1.11</w:t>
            </w:r>
          </w:p>
        </w:tc>
        <w:tc>
          <w:tcPr>
            <w:tcW w:w="1561" w:type="dxa"/>
            <w:tcBorders>
              <w:top w:val="nil"/>
              <w:left w:val="nil"/>
              <w:bottom w:val="nil"/>
              <w:right w:val="nil"/>
            </w:tcBorders>
            <w:shd w:val="clear" w:color="auto" w:fill="auto"/>
            <w:vAlign w:val="bottom"/>
          </w:tcPr>
          <w:p w14:paraId="6DCB8825" w14:textId="77777777" w:rsidR="001942CB" w:rsidRDefault="001942CB" w:rsidP="00FF7147">
            <w:pPr>
              <w:spacing w:after="0"/>
              <w:rPr>
                <w:rFonts w:ascii="Arial" w:eastAsia="Arial" w:hAnsi="Arial" w:cs="Arial"/>
                <w:color w:val="000000"/>
              </w:rPr>
            </w:pPr>
            <w:r>
              <w:rPr>
                <w:rFonts w:ascii="Arial" w:eastAsia="Arial" w:hAnsi="Arial" w:cs="Arial"/>
                <w:color w:val="000000"/>
              </w:rPr>
              <w:t>[-0.82, -1.40]</w:t>
            </w:r>
          </w:p>
        </w:tc>
        <w:tc>
          <w:tcPr>
            <w:tcW w:w="268" w:type="dxa"/>
            <w:vAlign w:val="center"/>
          </w:tcPr>
          <w:p w14:paraId="3432D586" w14:textId="77777777" w:rsidR="001942CB" w:rsidRDefault="001942CB" w:rsidP="00FF7147">
            <w:pPr>
              <w:spacing w:after="0"/>
              <w:rPr>
                <w:rFonts w:ascii="Times New Roman" w:eastAsia="Times New Roman" w:hAnsi="Times New Roman" w:cs="Times New Roman"/>
                <w:sz w:val="20"/>
                <w:szCs w:val="20"/>
              </w:rPr>
            </w:pPr>
          </w:p>
        </w:tc>
      </w:tr>
      <w:tr w:rsidR="001942CB" w14:paraId="21202F95" w14:textId="77777777" w:rsidTr="00FF7147">
        <w:trPr>
          <w:trHeight w:val="61"/>
        </w:trPr>
        <w:tc>
          <w:tcPr>
            <w:tcW w:w="1722" w:type="dxa"/>
            <w:tcBorders>
              <w:top w:val="nil"/>
              <w:left w:val="nil"/>
              <w:bottom w:val="nil"/>
              <w:right w:val="nil"/>
            </w:tcBorders>
            <w:shd w:val="clear" w:color="auto" w:fill="auto"/>
            <w:vAlign w:val="bottom"/>
          </w:tcPr>
          <w:p w14:paraId="46424240"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Portugal</w:t>
            </w:r>
          </w:p>
        </w:tc>
        <w:tc>
          <w:tcPr>
            <w:tcW w:w="770" w:type="dxa"/>
            <w:tcBorders>
              <w:top w:val="nil"/>
              <w:left w:val="nil"/>
              <w:bottom w:val="nil"/>
              <w:right w:val="nil"/>
            </w:tcBorders>
            <w:shd w:val="clear" w:color="auto" w:fill="auto"/>
            <w:vAlign w:val="bottom"/>
          </w:tcPr>
          <w:p w14:paraId="76F45E3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4.15</w:t>
            </w:r>
          </w:p>
        </w:tc>
        <w:tc>
          <w:tcPr>
            <w:tcW w:w="935" w:type="dxa"/>
            <w:tcBorders>
              <w:top w:val="nil"/>
              <w:left w:val="nil"/>
              <w:bottom w:val="nil"/>
              <w:right w:val="nil"/>
            </w:tcBorders>
            <w:shd w:val="clear" w:color="auto" w:fill="auto"/>
            <w:vAlign w:val="bottom"/>
          </w:tcPr>
          <w:p w14:paraId="17CEB94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-2.37</w:t>
            </w:r>
          </w:p>
        </w:tc>
        <w:tc>
          <w:tcPr>
            <w:tcW w:w="1578" w:type="dxa"/>
            <w:tcBorders>
              <w:top w:val="nil"/>
              <w:left w:val="nil"/>
              <w:bottom w:val="nil"/>
              <w:right w:val="nil"/>
            </w:tcBorders>
            <w:shd w:val="clear" w:color="auto" w:fill="auto"/>
            <w:vAlign w:val="bottom"/>
          </w:tcPr>
          <w:p w14:paraId="70A677E3" w14:textId="77777777" w:rsidR="001942CB" w:rsidRDefault="001942CB" w:rsidP="00FF7147">
            <w:pPr>
              <w:spacing w:after="0"/>
              <w:rPr>
                <w:rFonts w:ascii="Arial" w:eastAsia="Arial" w:hAnsi="Arial" w:cs="Arial"/>
                <w:color w:val="000000"/>
              </w:rPr>
            </w:pPr>
            <w:r>
              <w:rPr>
                <w:rFonts w:ascii="Arial" w:eastAsia="Arial" w:hAnsi="Arial" w:cs="Arial"/>
                <w:color w:val="000000"/>
              </w:rPr>
              <w:t>[-2.34, -2.39]</w:t>
            </w:r>
          </w:p>
        </w:tc>
        <w:tc>
          <w:tcPr>
            <w:tcW w:w="1257" w:type="dxa"/>
            <w:tcBorders>
              <w:top w:val="nil"/>
              <w:left w:val="nil"/>
              <w:bottom w:val="nil"/>
              <w:right w:val="nil"/>
            </w:tcBorders>
            <w:shd w:val="clear" w:color="auto" w:fill="auto"/>
            <w:vAlign w:val="bottom"/>
          </w:tcPr>
          <w:p w14:paraId="3D5227EA"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0.75</w:t>
            </w:r>
          </w:p>
        </w:tc>
        <w:tc>
          <w:tcPr>
            <w:tcW w:w="1366" w:type="dxa"/>
            <w:tcBorders>
              <w:top w:val="nil"/>
              <w:left w:val="nil"/>
              <w:bottom w:val="nil"/>
              <w:right w:val="nil"/>
            </w:tcBorders>
            <w:shd w:val="clear" w:color="auto" w:fill="auto"/>
            <w:vAlign w:val="bottom"/>
          </w:tcPr>
          <w:p w14:paraId="13D21DF1" w14:textId="77777777" w:rsidR="001942CB" w:rsidRDefault="001942CB" w:rsidP="00FF7147">
            <w:pPr>
              <w:spacing w:after="0"/>
              <w:rPr>
                <w:rFonts w:ascii="Arial" w:eastAsia="Arial" w:hAnsi="Arial" w:cs="Arial"/>
                <w:color w:val="000000"/>
              </w:rPr>
            </w:pPr>
            <w:r>
              <w:rPr>
                <w:rFonts w:ascii="Arial" w:eastAsia="Arial" w:hAnsi="Arial" w:cs="Arial"/>
                <w:color w:val="000000"/>
              </w:rPr>
              <w:t>[0.31, 1.19]</w:t>
            </w:r>
          </w:p>
        </w:tc>
        <w:tc>
          <w:tcPr>
            <w:tcW w:w="1170" w:type="dxa"/>
            <w:tcBorders>
              <w:top w:val="nil"/>
              <w:left w:val="nil"/>
              <w:bottom w:val="nil"/>
              <w:right w:val="nil"/>
            </w:tcBorders>
            <w:shd w:val="clear" w:color="auto" w:fill="auto"/>
            <w:vAlign w:val="bottom"/>
          </w:tcPr>
          <w:p w14:paraId="7ED3698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-3.11</w:t>
            </w:r>
          </w:p>
        </w:tc>
        <w:tc>
          <w:tcPr>
            <w:tcW w:w="1561" w:type="dxa"/>
            <w:tcBorders>
              <w:top w:val="nil"/>
              <w:left w:val="nil"/>
              <w:bottom w:val="nil"/>
              <w:right w:val="nil"/>
            </w:tcBorders>
            <w:shd w:val="clear" w:color="auto" w:fill="auto"/>
            <w:vAlign w:val="bottom"/>
          </w:tcPr>
          <w:p w14:paraId="0F849573" w14:textId="77777777" w:rsidR="001942CB" w:rsidRDefault="001942CB" w:rsidP="00FF7147">
            <w:pPr>
              <w:spacing w:after="0"/>
              <w:rPr>
                <w:rFonts w:ascii="Arial" w:eastAsia="Arial" w:hAnsi="Arial" w:cs="Arial"/>
                <w:color w:val="000000"/>
              </w:rPr>
            </w:pPr>
            <w:r>
              <w:rPr>
                <w:rFonts w:ascii="Arial" w:eastAsia="Arial" w:hAnsi="Arial" w:cs="Arial"/>
                <w:color w:val="000000"/>
              </w:rPr>
              <w:t>[-2.65, -3.58]</w:t>
            </w:r>
          </w:p>
        </w:tc>
        <w:tc>
          <w:tcPr>
            <w:tcW w:w="268" w:type="dxa"/>
            <w:vAlign w:val="center"/>
          </w:tcPr>
          <w:p w14:paraId="6C6606CF" w14:textId="77777777" w:rsidR="001942CB" w:rsidRDefault="001942CB" w:rsidP="00FF7147">
            <w:pPr>
              <w:spacing w:after="0"/>
              <w:rPr>
                <w:rFonts w:ascii="Times New Roman" w:eastAsia="Times New Roman" w:hAnsi="Times New Roman" w:cs="Times New Roman"/>
                <w:sz w:val="20"/>
                <w:szCs w:val="20"/>
              </w:rPr>
            </w:pPr>
          </w:p>
        </w:tc>
      </w:tr>
      <w:tr w:rsidR="001942CB" w14:paraId="4351FFE5" w14:textId="77777777" w:rsidTr="00FF7147">
        <w:trPr>
          <w:trHeight w:val="61"/>
        </w:trPr>
        <w:tc>
          <w:tcPr>
            <w:tcW w:w="1722" w:type="dxa"/>
            <w:tcBorders>
              <w:top w:val="nil"/>
              <w:left w:val="nil"/>
              <w:bottom w:val="nil"/>
              <w:right w:val="nil"/>
            </w:tcBorders>
            <w:shd w:val="clear" w:color="auto" w:fill="auto"/>
            <w:vAlign w:val="bottom"/>
          </w:tcPr>
          <w:p w14:paraId="6ACE2EAF"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Slovenia</w:t>
            </w:r>
          </w:p>
        </w:tc>
        <w:tc>
          <w:tcPr>
            <w:tcW w:w="770" w:type="dxa"/>
            <w:tcBorders>
              <w:top w:val="nil"/>
              <w:left w:val="nil"/>
              <w:bottom w:val="nil"/>
              <w:right w:val="nil"/>
            </w:tcBorders>
            <w:shd w:val="clear" w:color="auto" w:fill="auto"/>
            <w:vAlign w:val="bottom"/>
          </w:tcPr>
          <w:p w14:paraId="02E1DB53"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4.31</w:t>
            </w:r>
          </w:p>
        </w:tc>
        <w:tc>
          <w:tcPr>
            <w:tcW w:w="935" w:type="dxa"/>
            <w:tcBorders>
              <w:top w:val="nil"/>
              <w:left w:val="nil"/>
              <w:bottom w:val="nil"/>
              <w:right w:val="nil"/>
            </w:tcBorders>
            <w:shd w:val="clear" w:color="auto" w:fill="auto"/>
            <w:vAlign w:val="bottom"/>
          </w:tcPr>
          <w:p w14:paraId="2DA7BA6C"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1.04</w:t>
            </w:r>
          </w:p>
        </w:tc>
        <w:tc>
          <w:tcPr>
            <w:tcW w:w="1578" w:type="dxa"/>
            <w:tcBorders>
              <w:top w:val="nil"/>
              <w:left w:val="nil"/>
              <w:bottom w:val="nil"/>
              <w:right w:val="nil"/>
            </w:tcBorders>
            <w:shd w:val="clear" w:color="auto" w:fill="auto"/>
            <w:vAlign w:val="bottom"/>
          </w:tcPr>
          <w:p w14:paraId="16A78EB7" w14:textId="77777777" w:rsidR="001942CB" w:rsidRDefault="001942CB" w:rsidP="00FF7147">
            <w:pPr>
              <w:spacing w:after="0"/>
              <w:rPr>
                <w:rFonts w:ascii="Arial" w:eastAsia="Arial" w:hAnsi="Arial" w:cs="Arial"/>
                <w:color w:val="000000"/>
              </w:rPr>
            </w:pPr>
            <w:r>
              <w:rPr>
                <w:rFonts w:ascii="Arial" w:eastAsia="Arial" w:hAnsi="Arial" w:cs="Arial"/>
                <w:color w:val="000000"/>
              </w:rPr>
              <w:t>[0.98,    1.11]</w:t>
            </w:r>
          </w:p>
        </w:tc>
        <w:tc>
          <w:tcPr>
            <w:tcW w:w="1257" w:type="dxa"/>
            <w:tcBorders>
              <w:top w:val="nil"/>
              <w:left w:val="nil"/>
              <w:bottom w:val="nil"/>
              <w:right w:val="nil"/>
            </w:tcBorders>
            <w:shd w:val="clear" w:color="auto" w:fill="auto"/>
            <w:vAlign w:val="bottom"/>
          </w:tcPr>
          <w:p w14:paraId="351AC5E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1.37</w:t>
            </w:r>
          </w:p>
        </w:tc>
        <w:tc>
          <w:tcPr>
            <w:tcW w:w="1366" w:type="dxa"/>
            <w:tcBorders>
              <w:top w:val="nil"/>
              <w:left w:val="nil"/>
              <w:bottom w:val="nil"/>
              <w:right w:val="nil"/>
            </w:tcBorders>
            <w:shd w:val="clear" w:color="auto" w:fill="auto"/>
            <w:vAlign w:val="bottom"/>
          </w:tcPr>
          <w:p w14:paraId="5F278E21" w14:textId="77777777" w:rsidR="001942CB" w:rsidRDefault="001942CB" w:rsidP="00FF7147">
            <w:pPr>
              <w:spacing w:after="0"/>
              <w:rPr>
                <w:rFonts w:ascii="Arial" w:eastAsia="Arial" w:hAnsi="Arial" w:cs="Arial"/>
                <w:color w:val="000000"/>
              </w:rPr>
            </w:pPr>
            <w:r>
              <w:rPr>
                <w:rFonts w:ascii="Arial" w:eastAsia="Arial" w:hAnsi="Arial" w:cs="Arial"/>
                <w:color w:val="000000"/>
              </w:rPr>
              <w:t>[1.12, 1.62]</w:t>
            </w:r>
          </w:p>
        </w:tc>
        <w:tc>
          <w:tcPr>
            <w:tcW w:w="1170" w:type="dxa"/>
            <w:tcBorders>
              <w:top w:val="nil"/>
              <w:left w:val="nil"/>
              <w:bottom w:val="nil"/>
              <w:right w:val="nil"/>
            </w:tcBorders>
            <w:shd w:val="clear" w:color="auto" w:fill="auto"/>
            <w:vAlign w:val="bottom"/>
          </w:tcPr>
          <w:p w14:paraId="0B8465F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-0.33</w:t>
            </w:r>
          </w:p>
        </w:tc>
        <w:tc>
          <w:tcPr>
            <w:tcW w:w="1561" w:type="dxa"/>
            <w:tcBorders>
              <w:top w:val="nil"/>
              <w:left w:val="nil"/>
              <w:bottom w:val="nil"/>
              <w:right w:val="nil"/>
            </w:tcBorders>
            <w:shd w:val="clear" w:color="auto" w:fill="auto"/>
            <w:vAlign w:val="bottom"/>
          </w:tcPr>
          <w:p w14:paraId="7147EC92" w14:textId="77777777" w:rsidR="001942CB" w:rsidRDefault="001942CB" w:rsidP="00FF7147">
            <w:pPr>
              <w:spacing w:after="0"/>
              <w:rPr>
                <w:rFonts w:ascii="Arial" w:eastAsia="Arial" w:hAnsi="Arial" w:cs="Arial"/>
                <w:color w:val="000000"/>
              </w:rPr>
            </w:pPr>
            <w:r>
              <w:rPr>
                <w:rFonts w:ascii="Arial" w:eastAsia="Arial" w:hAnsi="Arial" w:cs="Arial"/>
                <w:color w:val="000000"/>
              </w:rPr>
              <w:t>[-0.14, -0.51]</w:t>
            </w:r>
          </w:p>
        </w:tc>
        <w:tc>
          <w:tcPr>
            <w:tcW w:w="268" w:type="dxa"/>
            <w:vAlign w:val="center"/>
          </w:tcPr>
          <w:p w14:paraId="6F4BA050" w14:textId="77777777" w:rsidR="001942CB" w:rsidRDefault="001942CB" w:rsidP="00FF7147">
            <w:pPr>
              <w:spacing w:after="0"/>
              <w:rPr>
                <w:rFonts w:ascii="Times New Roman" w:eastAsia="Times New Roman" w:hAnsi="Times New Roman" w:cs="Times New Roman"/>
                <w:sz w:val="20"/>
                <w:szCs w:val="20"/>
              </w:rPr>
            </w:pPr>
          </w:p>
        </w:tc>
      </w:tr>
      <w:tr w:rsidR="001942CB" w14:paraId="04B459E0" w14:textId="77777777" w:rsidTr="00FF7147">
        <w:trPr>
          <w:trHeight w:val="61"/>
        </w:trPr>
        <w:tc>
          <w:tcPr>
            <w:tcW w:w="1722" w:type="dxa"/>
            <w:tcBorders>
              <w:top w:val="nil"/>
              <w:left w:val="nil"/>
              <w:bottom w:val="nil"/>
              <w:right w:val="nil"/>
            </w:tcBorders>
            <w:shd w:val="clear" w:color="auto" w:fill="auto"/>
            <w:vAlign w:val="bottom"/>
          </w:tcPr>
          <w:p w14:paraId="3BD2BE25"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Spain</w:t>
            </w:r>
          </w:p>
        </w:tc>
        <w:tc>
          <w:tcPr>
            <w:tcW w:w="770" w:type="dxa"/>
            <w:tcBorders>
              <w:top w:val="nil"/>
              <w:left w:val="nil"/>
              <w:bottom w:val="nil"/>
              <w:right w:val="nil"/>
            </w:tcBorders>
            <w:shd w:val="clear" w:color="auto" w:fill="auto"/>
            <w:vAlign w:val="bottom"/>
          </w:tcPr>
          <w:p w14:paraId="1ED575FF"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4.37</w:t>
            </w:r>
          </w:p>
        </w:tc>
        <w:tc>
          <w:tcPr>
            <w:tcW w:w="935" w:type="dxa"/>
            <w:tcBorders>
              <w:top w:val="nil"/>
              <w:left w:val="nil"/>
              <w:bottom w:val="nil"/>
              <w:right w:val="nil"/>
            </w:tcBorders>
            <w:shd w:val="clear" w:color="auto" w:fill="auto"/>
            <w:vAlign w:val="bottom"/>
          </w:tcPr>
          <w:p w14:paraId="7E1C885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-1.50</w:t>
            </w:r>
          </w:p>
        </w:tc>
        <w:tc>
          <w:tcPr>
            <w:tcW w:w="1578" w:type="dxa"/>
            <w:tcBorders>
              <w:top w:val="nil"/>
              <w:left w:val="nil"/>
              <w:bottom w:val="nil"/>
              <w:right w:val="nil"/>
            </w:tcBorders>
            <w:shd w:val="clear" w:color="auto" w:fill="auto"/>
            <w:vAlign w:val="bottom"/>
          </w:tcPr>
          <w:p w14:paraId="27A716C6" w14:textId="77777777" w:rsidR="001942CB" w:rsidRDefault="001942CB" w:rsidP="00FF7147">
            <w:pPr>
              <w:spacing w:after="0"/>
              <w:rPr>
                <w:rFonts w:ascii="Arial" w:eastAsia="Arial" w:hAnsi="Arial" w:cs="Arial"/>
                <w:color w:val="000000"/>
              </w:rPr>
            </w:pPr>
            <w:r>
              <w:rPr>
                <w:rFonts w:ascii="Arial" w:eastAsia="Arial" w:hAnsi="Arial" w:cs="Arial"/>
                <w:color w:val="000000"/>
              </w:rPr>
              <w:t>[-1.41, -1.58]</w:t>
            </w:r>
          </w:p>
        </w:tc>
        <w:tc>
          <w:tcPr>
            <w:tcW w:w="1257" w:type="dxa"/>
            <w:tcBorders>
              <w:top w:val="nil"/>
              <w:left w:val="nil"/>
              <w:bottom w:val="nil"/>
              <w:right w:val="nil"/>
            </w:tcBorders>
            <w:shd w:val="clear" w:color="auto" w:fill="auto"/>
            <w:vAlign w:val="bottom"/>
          </w:tcPr>
          <w:p w14:paraId="50216100"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0.59</w:t>
            </w:r>
          </w:p>
        </w:tc>
        <w:tc>
          <w:tcPr>
            <w:tcW w:w="1366" w:type="dxa"/>
            <w:tcBorders>
              <w:top w:val="nil"/>
              <w:left w:val="nil"/>
              <w:bottom w:val="nil"/>
              <w:right w:val="nil"/>
            </w:tcBorders>
            <w:shd w:val="clear" w:color="auto" w:fill="auto"/>
            <w:vAlign w:val="bottom"/>
          </w:tcPr>
          <w:p w14:paraId="2B932A3F" w14:textId="77777777" w:rsidR="001942CB" w:rsidRDefault="001942CB" w:rsidP="00FF7147">
            <w:pPr>
              <w:spacing w:after="0"/>
              <w:rPr>
                <w:rFonts w:ascii="Arial" w:eastAsia="Arial" w:hAnsi="Arial" w:cs="Arial"/>
                <w:color w:val="000000"/>
              </w:rPr>
            </w:pPr>
            <w:r>
              <w:rPr>
                <w:rFonts w:ascii="Arial" w:eastAsia="Arial" w:hAnsi="Arial" w:cs="Arial"/>
                <w:color w:val="000000"/>
              </w:rPr>
              <w:t>[0.41, 0.77]</w:t>
            </w:r>
          </w:p>
        </w:tc>
        <w:tc>
          <w:tcPr>
            <w:tcW w:w="1170" w:type="dxa"/>
            <w:tcBorders>
              <w:top w:val="nil"/>
              <w:left w:val="nil"/>
              <w:bottom w:val="nil"/>
              <w:right w:val="nil"/>
            </w:tcBorders>
            <w:shd w:val="clear" w:color="auto" w:fill="auto"/>
            <w:vAlign w:val="bottom"/>
          </w:tcPr>
          <w:p w14:paraId="47C88648"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-2.08</w:t>
            </w:r>
          </w:p>
        </w:tc>
        <w:tc>
          <w:tcPr>
            <w:tcW w:w="1561" w:type="dxa"/>
            <w:tcBorders>
              <w:top w:val="nil"/>
              <w:left w:val="nil"/>
              <w:bottom w:val="nil"/>
              <w:right w:val="nil"/>
            </w:tcBorders>
            <w:shd w:val="clear" w:color="auto" w:fill="auto"/>
            <w:vAlign w:val="bottom"/>
          </w:tcPr>
          <w:p w14:paraId="72D4585D" w14:textId="77777777" w:rsidR="001942CB" w:rsidRDefault="001942CB" w:rsidP="00FF7147">
            <w:pPr>
              <w:spacing w:after="0"/>
              <w:rPr>
                <w:rFonts w:ascii="Arial" w:eastAsia="Arial" w:hAnsi="Arial" w:cs="Arial"/>
                <w:color w:val="000000"/>
              </w:rPr>
            </w:pPr>
            <w:r>
              <w:rPr>
                <w:rFonts w:ascii="Arial" w:eastAsia="Arial" w:hAnsi="Arial" w:cs="Arial"/>
                <w:color w:val="000000"/>
              </w:rPr>
              <w:t>[-1.82, -2.35]</w:t>
            </w:r>
          </w:p>
        </w:tc>
        <w:tc>
          <w:tcPr>
            <w:tcW w:w="268" w:type="dxa"/>
            <w:vAlign w:val="center"/>
          </w:tcPr>
          <w:p w14:paraId="574ECA51" w14:textId="77777777" w:rsidR="001942CB" w:rsidRDefault="001942CB" w:rsidP="00FF7147">
            <w:pPr>
              <w:spacing w:after="0"/>
              <w:rPr>
                <w:rFonts w:ascii="Times New Roman" w:eastAsia="Times New Roman" w:hAnsi="Times New Roman" w:cs="Times New Roman"/>
                <w:sz w:val="20"/>
                <w:szCs w:val="20"/>
              </w:rPr>
            </w:pPr>
          </w:p>
        </w:tc>
      </w:tr>
      <w:tr w:rsidR="001942CB" w14:paraId="26FAE149" w14:textId="77777777" w:rsidTr="00FF7147">
        <w:trPr>
          <w:trHeight w:val="61"/>
        </w:trPr>
        <w:tc>
          <w:tcPr>
            <w:tcW w:w="1722" w:type="dxa"/>
            <w:tcBorders>
              <w:top w:val="nil"/>
              <w:left w:val="nil"/>
              <w:bottom w:val="nil"/>
              <w:right w:val="nil"/>
            </w:tcBorders>
            <w:shd w:val="clear" w:color="auto" w:fill="auto"/>
            <w:vAlign w:val="bottom"/>
          </w:tcPr>
          <w:p w14:paraId="15E88EB0"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Sweden</w:t>
            </w:r>
          </w:p>
        </w:tc>
        <w:tc>
          <w:tcPr>
            <w:tcW w:w="770" w:type="dxa"/>
            <w:tcBorders>
              <w:top w:val="nil"/>
              <w:left w:val="nil"/>
              <w:bottom w:val="nil"/>
              <w:right w:val="nil"/>
            </w:tcBorders>
            <w:shd w:val="clear" w:color="auto" w:fill="auto"/>
            <w:vAlign w:val="bottom"/>
          </w:tcPr>
          <w:p w14:paraId="15B6C524"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2.73</w:t>
            </w:r>
          </w:p>
        </w:tc>
        <w:tc>
          <w:tcPr>
            <w:tcW w:w="935" w:type="dxa"/>
            <w:tcBorders>
              <w:top w:val="nil"/>
              <w:left w:val="nil"/>
              <w:bottom w:val="nil"/>
              <w:right w:val="nil"/>
            </w:tcBorders>
            <w:shd w:val="clear" w:color="auto" w:fill="auto"/>
            <w:vAlign w:val="bottom"/>
          </w:tcPr>
          <w:p w14:paraId="1FB5A95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-0.09</w:t>
            </w:r>
          </w:p>
        </w:tc>
        <w:tc>
          <w:tcPr>
            <w:tcW w:w="1578" w:type="dxa"/>
            <w:tcBorders>
              <w:top w:val="nil"/>
              <w:left w:val="nil"/>
              <w:bottom w:val="nil"/>
              <w:right w:val="nil"/>
            </w:tcBorders>
            <w:shd w:val="clear" w:color="auto" w:fill="auto"/>
            <w:vAlign w:val="bottom"/>
          </w:tcPr>
          <w:p w14:paraId="172DDEA6" w14:textId="77777777" w:rsidR="001942CB" w:rsidRDefault="001942CB" w:rsidP="00FF7147">
            <w:pPr>
              <w:spacing w:after="0"/>
              <w:rPr>
                <w:rFonts w:ascii="Arial" w:eastAsia="Arial" w:hAnsi="Arial" w:cs="Arial"/>
                <w:color w:val="000000"/>
              </w:rPr>
            </w:pPr>
            <w:r>
              <w:rPr>
                <w:rFonts w:ascii="Arial" w:eastAsia="Arial" w:hAnsi="Arial" w:cs="Arial"/>
                <w:color w:val="000000"/>
              </w:rPr>
              <w:t>[-0.09, -0.10]</w:t>
            </w:r>
          </w:p>
        </w:tc>
        <w:tc>
          <w:tcPr>
            <w:tcW w:w="1257" w:type="dxa"/>
            <w:tcBorders>
              <w:top w:val="nil"/>
              <w:left w:val="nil"/>
              <w:bottom w:val="nil"/>
              <w:right w:val="nil"/>
            </w:tcBorders>
            <w:shd w:val="clear" w:color="auto" w:fill="auto"/>
            <w:vAlign w:val="bottom"/>
          </w:tcPr>
          <w:p w14:paraId="55C345B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0.73</w:t>
            </w:r>
          </w:p>
        </w:tc>
        <w:tc>
          <w:tcPr>
            <w:tcW w:w="1366" w:type="dxa"/>
            <w:tcBorders>
              <w:top w:val="nil"/>
              <w:left w:val="nil"/>
              <w:bottom w:val="nil"/>
              <w:right w:val="nil"/>
            </w:tcBorders>
            <w:shd w:val="clear" w:color="auto" w:fill="auto"/>
            <w:vAlign w:val="bottom"/>
          </w:tcPr>
          <w:p w14:paraId="3F558AC4" w14:textId="77777777" w:rsidR="001942CB" w:rsidRDefault="001942CB" w:rsidP="00FF7147">
            <w:pPr>
              <w:spacing w:after="0"/>
              <w:rPr>
                <w:rFonts w:ascii="Arial" w:eastAsia="Arial" w:hAnsi="Arial" w:cs="Arial"/>
                <w:color w:val="000000"/>
              </w:rPr>
            </w:pPr>
            <w:r>
              <w:rPr>
                <w:rFonts w:ascii="Arial" w:eastAsia="Arial" w:hAnsi="Arial" w:cs="Arial"/>
                <w:color w:val="000000"/>
              </w:rPr>
              <w:t>[0.59, 0.87]</w:t>
            </w:r>
          </w:p>
        </w:tc>
        <w:tc>
          <w:tcPr>
            <w:tcW w:w="1170" w:type="dxa"/>
            <w:tcBorders>
              <w:top w:val="nil"/>
              <w:left w:val="nil"/>
              <w:bottom w:val="nil"/>
              <w:right w:val="nil"/>
            </w:tcBorders>
            <w:shd w:val="clear" w:color="auto" w:fill="auto"/>
            <w:vAlign w:val="bottom"/>
          </w:tcPr>
          <w:p w14:paraId="4FB95785"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-0.82</w:t>
            </w:r>
          </w:p>
        </w:tc>
        <w:tc>
          <w:tcPr>
            <w:tcW w:w="1561" w:type="dxa"/>
            <w:tcBorders>
              <w:top w:val="nil"/>
              <w:left w:val="nil"/>
              <w:bottom w:val="nil"/>
              <w:right w:val="nil"/>
            </w:tcBorders>
            <w:shd w:val="clear" w:color="auto" w:fill="auto"/>
            <w:vAlign w:val="bottom"/>
          </w:tcPr>
          <w:p w14:paraId="145F6CC0" w14:textId="77777777" w:rsidR="001942CB" w:rsidRDefault="001942CB" w:rsidP="00FF7147">
            <w:pPr>
              <w:spacing w:after="0"/>
              <w:rPr>
                <w:rFonts w:ascii="Arial" w:eastAsia="Arial" w:hAnsi="Arial" w:cs="Arial"/>
                <w:color w:val="000000"/>
              </w:rPr>
            </w:pPr>
            <w:r>
              <w:rPr>
                <w:rFonts w:ascii="Arial" w:eastAsia="Arial" w:hAnsi="Arial" w:cs="Arial"/>
                <w:color w:val="000000"/>
              </w:rPr>
              <w:t>[-0.67, -0.96]</w:t>
            </w:r>
          </w:p>
        </w:tc>
        <w:tc>
          <w:tcPr>
            <w:tcW w:w="268" w:type="dxa"/>
            <w:vAlign w:val="center"/>
          </w:tcPr>
          <w:p w14:paraId="2BDBB6A7" w14:textId="77777777" w:rsidR="001942CB" w:rsidRDefault="001942CB" w:rsidP="00FF7147">
            <w:pPr>
              <w:spacing w:after="0"/>
              <w:rPr>
                <w:rFonts w:ascii="Times New Roman" w:eastAsia="Times New Roman" w:hAnsi="Times New Roman" w:cs="Times New Roman"/>
                <w:sz w:val="20"/>
                <w:szCs w:val="20"/>
              </w:rPr>
            </w:pPr>
          </w:p>
        </w:tc>
      </w:tr>
      <w:tr w:rsidR="001942CB" w14:paraId="7E0AEB83" w14:textId="77777777" w:rsidTr="00FF7147">
        <w:trPr>
          <w:trHeight w:val="61"/>
        </w:trPr>
        <w:tc>
          <w:tcPr>
            <w:tcW w:w="1722" w:type="dxa"/>
            <w:tcBorders>
              <w:top w:val="nil"/>
              <w:left w:val="nil"/>
              <w:bottom w:val="single" w:sz="4" w:space="0" w:color="000000"/>
              <w:right w:val="nil"/>
            </w:tcBorders>
            <w:shd w:val="clear" w:color="auto" w:fill="auto"/>
            <w:vAlign w:val="bottom"/>
          </w:tcPr>
          <w:p w14:paraId="01A18557" w14:textId="77777777" w:rsidR="001942CB" w:rsidRDefault="001942CB" w:rsidP="00FF7147">
            <w:pPr>
              <w:spacing w:after="0"/>
              <w:jc w:val="right"/>
              <w:rPr>
                <w:rFonts w:ascii="Arial" w:eastAsia="Arial" w:hAnsi="Arial" w:cs="Arial"/>
                <w:color w:val="000000"/>
              </w:rPr>
            </w:pPr>
            <w:r>
              <w:rPr>
                <w:rFonts w:ascii="Arial" w:eastAsia="Arial" w:hAnsi="Arial" w:cs="Arial"/>
                <w:color w:val="000000"/>
              </w:rPr>
              <w:t>Switzerland</w:t>
            </w:r>
          </w:p>
        </w:tc>
        <w:tc>
          <w:tcPr>
            <w:tcW w:w="770" w:type="dxa"/>
            <w:tcBorders>
              <w:top w:val="nil"/>
              <w:left w:val="nil"/>
              <w:bottom w:val="single" w:sz="4" w:space="0" w:color="000000"/>
              <w:right w:val="nil"/>
            </w:tcBorders>
            <w:shd w:val="clear" w:color="auto" w:fill="auto"/>
            <w:vAlign w:val="bottom"/>
          </w:tcPr>
          <w:p w14:paraId="2C850996"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3.26</w:t>
            </w:r>
          </w:p>
        </w:tc>
        <w:tc>
          <w:tcPr>
            <w:tcW w:w="935" w:type="dxa"/>
            <w:tcBorders>
              <w:top w:val="nil"/>
              <w:left w:val="nil"/>
              <w:bottom w:val="single" w:sz="4" w:space="0" w:color="000000"/>
              <w:right w:val="nil"/>
            </w:tcBorders>
            <w:shd w:val="clear" w:color="auto" w:fill="auto"/>
            <w:vAlign w:val="bottom"/>
          </w:tcPr>
          <w:p w14:paraId="06CD9511"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-0.16</w:t>
            </w:r>
          </w:p>
        </w:tc>
        <w:tc>
          <w:tcPr>
            <w:tcW w:w="1578" w:type="dxa"/>
            <w:tcBorders>
              <w:top w:val="nil"/>
              <w:left w:val="nil"/>
              <w:bottom w:val="single" w:sz="4" w:space="0" w:color="000000"/>
              <w:right w:val="nil"/>
            </w:tcBorders>
            <w:shd w:val="clear" w:color="auto" w:fill="auto"/>
            <w:vAlign w:val="bottom"/>
          </w:tcPr>
          <w:p w14:paraId="17DC566D" w14:textId="77777777" w:rsidR="001942CB" w:rsidRDefault="001942CB" w:rsidP="00FF7147">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57" w:type="dxa"/>
            <w:tcBorders>
              <w:top w:val="nil"/>
              <w:left w:val="nil"/>
              <w:bottom w:val="single" w:sz="4" w:space="0" w:color="000000"/>
              <w:right w:val="nil"/>
            </w:tcBorders>
            <w:shd w:val="clear" w:color="auto" w:fill="auto"/>
            <w:vAlign w:val="bottom"/>
          </w:tcPr>
          <w:p w14:paraId="7AEC59FD"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0.91</w:t>
            </w:r>
          </w:p>
        </w:tc>
        <w:tc>
          <w:tcPr>
            <w:tcW w:w="1366" w:type="dxa"/>
            <w:tcBorders>
              <w:top w:val="nil"/>
              <w:left w:val="nil"/>
              <w:bottom w:val="single" w:sz="4" w:space="0" w:color="000000"/>
              <w:right w:val="nil"/>
            </w:tcBorders>
            <w:shd w:val="clear" w:color="auto" w:fill="auto"/>
            <w:vAlign w:val="bottom"/>
          </w:tcPr>
          <w:p w14:paraId="584544EB" w14:textId="77777777" w:rsidR="001942CB" w:rsidRDefault="001942CB" w:rsidP="00FF7147">
            <w:pPr>
              <w:spacing w:after="0"/>
              <w:rPr>
                <w:rFonts w:ascii="Arial" w:eastAsia="Arial" w:hAnsi="Arial" w:cs="Arial"/>
                <w:color w:val="000000"/>
              </w:rPr>
            </w:pPr>
            <w:r>
              <w:rPr>
                <w:rFonts w:ascii="Arial" w:eastAsia="Arial" w:hAnsi="Arial" w:cs="Arial"/>
                <w:color w:val="000000"/>
              </w:rPr>
              <w:t>[0.71, 1.11]</w:t>
            </w:r>
          </w:p>
        </w:tc>
        <w:tc>
          <w:tcPr>
            <w:tcW w:w="1170" w:type="dxa"/>
            <w:tcBorders>
              <w:top w:val="nil"/>
              <w:left w:val="nil"/>
              <w:bottom w:val="single" w:sz="4" w:space="0" w:color="000000"/>
              <w:right w:val="nil"/>
            </w:tcBorders>
            <w:shd w:val="clear" w:color="auto" w:fill="auto"/>
            <w:vAlign w:val="bottom"/>
          </w:tcPr>
          <w:p w14:paraId="7471D34B" w14:textId="77777777" w:rsidR="001942CB" w:rsidRDefault="001942CB" w:rsidP="00FF7147">
            <w:pPr>
              <w:spacing w:after="0"/>
              <w:jc w:val="center"/>
              <w:rPr>
                <w:rFonts w:ascii="Arial" w:eastAsia="Arial" w:hAnsi="Arial" w:cs="Arial"/>
                <w:color w:val="000000"/>
              </w:rPr>
            </w:pPr>
            <w:r>
              <w:rPr>
                <w:rFonts w:ascii="Arial" w:eastAsia="Arial" w:hAnsi="Arial" w:cs="Arial"/>
                <w:color w:val="000000"/>
              </w:rPr>
              <w:t>-1.07</w:t>
            </w:r>
          </w:p>
        </w:tc>
        <w:tc>
          <w:tcPr>
            <w:tcW w:w="1561" w:type="dxa"/>
            <w:tcBorders>
              <w:top w:val="nil"/>
              <w:left w:val="nil"/>
              <w:bottom w:val="single" w:sz="4" w:space="0" w:color="000000"/>
              <w:right w:val="nil"/>
            </w:tcBorders>
            <w:shd w:val="clear" w:color="auto" w:fill="auto"/>
            <w:vAlign w:val="bottom"/>
          </w:tcPr>
          <w:p w14:paraId="4DC3E1FA" w14:textId="77777777" w:rsidR="001942CB" w:rsidRDefault="001942CB" w:rsidP="00FF7147">
            <w:pPr>
              <w:spacing w:after="0"/>
              <w:rPr>
                <w:rFonts w:ascii="Arial" w:eastAsia="Arial" w:hAnsi="Arial" w:cs="Arial"/>
                <w:color w:val="000000"/>
              </w:rPr>
            </w:pPr>
            <w:r>
              <w:rPr>
                <w:rFonts w:ascii="Arial" w:eastAsia="Arial" w:hAnsi="Arial" w:cs="Arial"/>
                <w:color w:val="000000"/>
              </w:rPr>
              <w:t>[-1.14, -1.01]</w:t>
            </w:r>
          </w:p>
        </w:tc>
        <w:tc>
          <w:tcPr>
            <w:tcW w:w="268" w:type="dxa"/>
            <w:vAlign w:val="center"/>
          </w:tcPr>
          <w:p w14:paraId="6EC105DD" w14:textId="77777777" w:rsidR="001942CB" w:rsidRDefault="001942CB" w:rsidP="00FF7147">
            <w:pPr>
              <w:spacing w:after="0"/>
              <w:rPr>
                <w:rFonts w:ascii="Times New Roman" w:eastAsia="Times New Roman" w:hAnsi="Times New Roman" w:cs="Times New Roman"/>
                <w:sz w:val="20"/>
                <w:szCs w:val="20"/>
              </w:rPr>
            </w:pPr>
          </w:p>
        </w:tc>
      </w:tr>
    </w:tbl>
    <w:p w14:paraId="03FA0717" w14:textId="77777777" w:rsidR="001942CB" w:rsidRDefault="001942CB" w:rsidP="001942CB">
      <w:pPr>
        <w:keepNext/>
        <w:spacing w:before="240" w:after="240" w:line="360" w:lineRule="auto"/>
        <w:jc w:val="both"/>
        <w:rPr>
          <w:rFonts w:ascii="Arial" w:eastAsia="Arial" w:hAnsi="Arial" w:cs="Arial"/>
          <w:sz w:val="24"/>
          <w:szCs w:val="24"/>
          <w:highlight w:val="white"/>
        </w:rPr>
      </w:pPr>
    </w:p>
    <w:p w14:paraId="29EEB2A2" w14:textId="77777777" w:rsidR="001942CB" w:rsidRDefault="001942CB" w:rsidP="001942CB">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What Figures 2 and 3 both </w:t>
      </w:r>
      <w:proofErr w:type="gramStart"/>
      <w:r>
        <w:rPr>
          <w:rFonts w:ascii="Arial" w:eastAsia="Arial" w:hAnsi="Arial" w:cs="Arial"/>
          <w:sz w:val="24"/>
          <w:szCs w:val="24"/>
          <w:highlight w:val="white"/>
        </w:rPr>
        <w:t>highlight</w:t>
      </w:r>
      <w:proofErr w:type="gramEnd"/>
      <w:r>
        <w:rPr>
          <w:rFonts w:ascii="Arial" w:eastAsia="Arial" w:hAnsi="Arial" w:cs="Arial"/>
          <w:sz w:val="24"/>
          <w:szCs w:val="24"/>
          <w:highlight w:val="white"/>
        </w:rPr>
        <w:t xml:space="preserve"> is that countries with similar gender gaps do not necessarily have the same mortality and health effect. In addition, when we group countries according to the number of years in gender gap, very different countries in terms of development levels, health care system and gender roles can often be in the same category. The lack of a systematic pattern across countries as regards their gender gap </w:t>
      </w:r>
      <w:r>
        <w:rPr>
          <w:rFonts w:ascii="Arial" w:eastAsia="Arial" w:hAnsi="Arial" w:cs="Arial"/>
          <w:sz w:val="24"/>
          <w:szCs w:val="24"/>
          <w:highlight w:val="white"/>
        </w:rPr>
        <w:lastRenderedPageBreak/>
        <w:t xml:space="preserve">in DFLE and CFLE signals that similar gaps do not necessarily capture the inequality in health conditions across women and men in these countries.    </w:t>
      </w:r>
    </w:p>
    <w:p w14:paraId="4547A9F2" w14:textId="77777777" w:rsidR="001942CB" w:rsidRPr="005A0B32" w:rsidRDefault="001942CB" w:rsidP="001942CB">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As seen in Figure 4, countries can have very different rankings if the criteria adopted are gaps in DFLE and CFLE versus the contribution of disability and mortality effects. Low gender gaps are first places in the ranks while the last ranks are high gender gaps or high contribution of health component.  </w:t>
      </w:r>
    </w:p>
    <w:p w14:paraId="694F927C" w14:textId="77777777" w:rsidR="001942CB" w:rsidRPr="00BD1717" w:rsidRDefault="001942CB" w:rsidP="001942CB">
      <w:pPr>
        <w:keepNext/>
        <w:spacing w:before="240" w:after="240" w:line="360" w:lineRule="auto"/>
        <w:jc w:val="both"/>
        <w:rPr>
          <w:rFonts w:ascii="Georgia" w:eastAsia="Georgia" w:hAnsi="Georgia" w:cs="Georgia"/>
          <w:sz w:val="24"/>
          <w:szCs w:val="24"/>
          <w:highlight w:val="white"/>
        </w:rPr>
      </w:pPr>
      <w:r>
        <w:rPr>
          <w:noProof/>
        </w:rPr>
        <w:drawing>
          <wp:inline distT="0" distB="0" distL="0" distR="0" wp14:anchorId="0D8CE89A" wp14:editId="71C41483">
            <wp:extent cx="5806232" cy="3972296"/>
            <wp:effectExtent l="0" t="0" r="4445"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807201" cy="3972959"/>
                    </a:xfrm>
                    <a:prstGeom prst="rect">
                      <a:avLst/>
                    </a:prstGeom>
                  </pic:spPr>
                </pic:pic>
              </a:graphicData>
            </a:graphic>
          </wp:inline>
        </w:drawing>
      </w:r>
    </w:p>
    <w:p w14:paraId="2CB39CA1" w14:textId="77777777" w:rsidR="001942CB" w:rsidRDefault="001942CB" w:rsidP="001942CB">
      <w:pPr>
        <w:keepNext/>
        <w:spacing w:before="240" w:after="240" w:line="360" w:lineRule="auto"/>
        <w:jc w:val="both"/>
        <w:rPr>
          <w:rFonts w:ascii="Georgia" w:eastAsia="Georgia" w:hAnsi="Georgia" w:cs="Georgia"/>
          <w:sz w:val="24"/>
          <w:szCs w:val="24"/>
          <w:highlight w:val="white"/>
        </w:rPr>
      </w:pPr>
      <w:commentRangeStart w:id="29"/>
      <w:r>
        <w:rPr>
          <w:rFonts w:ascii="Arial" w:eastAsia="Arial" w:hAnsi="Arial" w:cs="Arial"/>
          <w:b/>
          <w:sz w:val="24"/>
          <w:szCs w:val="24"/>
          <w:highlight w:val="white"/>
        </w:rPr>
        <w:t>Figure 4</w:t>
      </w:r>
      <w:commentRangeEnd w:id="29"/>
      <w:r>
        <w:rPr>
          <w:rStyle w:val="CommentReference"/>
          <w:rFonts w:ascii="Times New Roman" w:eastAsia="Times New Roman" w:hAnsi="Times New Roman" w:cs="Times New Roman"/>
        </w:rPr>
        <w:commentReference w:id="29"/>
      </w:r>
      <w:r>
        <w:rPr>
          <w:rFonts w:ascii="Arial" w:eastAsia="Arial" w:hAnsi="Arial" w:cs="Arial"/>
          <w:b/>
          <w:sz w:val="24"/>
          <w:szCs w:val="24"/>
          <w:highlight w:val="white"/>
        </w:rPr>
        <w:t>.</w:t>
      </w:r>
      <w:r>
        <w:rPr>
          <w:rFonts w:ascii="Arial" w:eastAsia="Arial" w:hAnsi="Arial" w:cs="Arial"/>
          <w:sz w:val="24"/>
          <w:szCs w:val="24"/>
          <w:highlight w:val="white"/>
        </w:rPr>
        <w:t xml:space="preserve"> Ranking of countries </w:t>
      </w:r>
      <w:r>
        <w:rPr>
          <w:rFonts w:ascii="Arial" w:eastAsia="Arial" w:hAnsi="Arial" w:cs="Arial"/>
          <w:sz w:val="24"/>
          <w:szCs w:val="24"/>
          <w:highlight w:val="white"/>
        </w:rPr>
        <w:t>(from</w:t>
      </w:r>
      <w:r>
        <w:rPr>
          <w:rFonts w:ascii="Arial" w:eastAsia="Arial" w:hAnsi="Arial" w:cs="Arial"/>
          <w:sz w:val="24"/>
          <w:szCs w:val="24"/>
          <w:highlight w:val="white"/>
        </w:rPr>
        <w:t xml:space="preserve"> </w:t>
      </w:r>
      <w:r>
        <w:rPr>
          <w:rFonts w:ascii="Arial" w:eastAsia="Arial" w:hAnsi="Arial" w:cs="Arial"/>
          <w:sz w:val="24"/>
          <w:szCs w:val="24"/>
          <w:highlight w:val="white"/>
        </w:rPr>
        <w:t>lower to higher</w:t>
      </w:r>
      <w:r>
        <w:rPr>
          <w:rFonts w:ascii="Arial" w:eastAsia="Arial" w:hAnsi="Arial" w:cs="Arial"/>
          <w:sz w:val="24"/>
          <w:szCs w:val="24"/>
          <w:highlight w:val="white"/>
        </w:rPr>
        <w:t xml:space="preserve"> gap</w:t>
      </w:r>
      <w:r>
        <w:rPr>
          <w:rFonts w:ascii="Arial" w:eastAsia="Arial" w:hAnsi="Arial" w:cs="Arial"/>
          <w:sz w:val="24"/>
          <w:szCs w:val="24"/>
          <w:highlight w:val="white"/>
        </w:rPr>
        <w:t>s</w:t>
      </w:r>
      <w:r>
        <w:rPr>
          <w:rFonts w:ascii="Arial" w:eastAsia="Arial" w:hAnsi="Arial" w:cs="Arial"/>
          <w:sz w:val="24"/>
          <w:szCs w:val="24"/>
          <w:highlight w:val="white"/>
        </w:rPr>
        <w:t xml:space="preserve">) </w:t>
      </w:r>
      <w:r>
        <w:rPr>
          <w:rFonts w:ascii="Arial" w:eastAsia="Arial" w:hAnsi="Arial" w:cs="Arial"/>
          <w:sz w:val="24"/>
          <w:szCs w:val="24"/>
          <w:highlight w:val="white"/>
        </w:rPr>
        <w:t xml:space="preserve">by gender gap in life expectancy, disability and chronic disease-free life expectancy (DFLE, CFLE), and the contribution of disability and chronic component to the total gender gap at ages 60+, by </w:t>
      </w:r>
      <w:r>
        <w:rPr>
          <w:rFonts w:ascii="Arial" w:eastAsia="Arial" w:hAnsi="Arial" w:cs="Arial"/>
          <w:sz w:val="24"/>
          <w:szCs w:val="24"/>
          <w:highlight w:val="white"/>
        </w:rPr>
        <w:lastRenderedPageBreak/>
        <w:t xml:space="preserve">country. </w:t>
      </w:r>
      <w:r w:rsidRPr="00C27F32">
        <w:rPr>
          <w:rFonts w:ascii="Arial" w:eastAsia="Arial" w:hAnsi="Arial" w:cs="Arial"/>
          <w:sz w:val="18"/>
          <w:szCs w:val="18"/>
          <w:highlight w:val="white"/>
        </w:rPr>
        <w:t>Note:</w:t>
      </w:r>
      <w:r>
        <w:rPr>
          <w:rFonts w:ascii="Arial" w:eastAsia="Arial" w:hAnsi="Arial" w:cs="Arial"/>
          <w:sz w:val="18"/>
          <w:szCs w:val="18"/>
          <w:highlight w:val="white"/>
        </w:rPr>
        <w:t xml:space="preserve"> In terms of gaps, the ranking is from low to high gap and in terms of disability and chronic from low to high contributions of these components to the total gap.</w:t>
      </w:r>
    </w:p>
    <w:p w14:paraId="018C9074" w14:textId="77777777" w:rsidR="001942CB" w:rsidRDefault="001942CB" w:rsidP="001942CB">
      <w:pPr>
        <w:keepNext/>
        <w:pBdr>
          <w:top w:val="nil"/>
          <w:left w:val="nil"/>
          <w:bottom w:val="nil"/>
          <w:right w:val="nil"/>
          <w:between w:val="nil"/>
        </w:pBdr>
        <w:spacing w:after="0"/>
        <w:jc w:val="both"/>
        <w:rPr>
          <w:rFonts w:ascii="Arial" w:eastAsia="Arial" w:hAnsi="Arial" w:cs="Arial"/>
          <w:sz w:val="24"/>
          <w:szCs w:val="24"/>
        </w:rPr>
      </w:pPr>
    </w:p>
    <w:p w14:paraId="088E5BF4" w14:textId="77777777" w:rsidR="001942CB" w:rsidRPr="00377B69" w:rsidRDefault="001942CB" w:rsidP="001942CB">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 (Rank 1), but the country with the strongest effect of disability, pushing it to the last place (Rank 25). At the same time, it is among the countries with the highest gaps in total life expectancy (Rank 16 out of 25).  Denmark is the opposite, being placed at first Rank when considering the effect of disability, while it is among the last countries (Rank 21) when considering the gender gap in DFLE.</w:t>
      </w:r>
    </w:p>
    <w:p w14:paraId="586A60C1" w14:textId="77777777" w:rsidR="001942CB" w:rsidRDefault="001942CB" w:rsidP="001942CB">
      <w:pPr>
        <w:keepNext/>
        <w:pBdr>
          <w:top w:val="nil"/>
          <w:left w:val="nil"/>
          <w:bottom w:val="nil"/>
          <w:right w:val="nil"/>
          <w:between w:val="nil"/>
        </w:pBdr>
        <w:spacing w:after="0"/>
        <w:jc w:val="both"/>
        <w:rPr>
          <w:rFonts w:ascii="Arial" w:eastAsia="Arial" w:hAnsi="Arial" w:cs="Arial"/>
          <w:color w:val="000000"/>
          <w:sz w:val="24"/>
          <w:szCs w:val="24"/>
        </w:rPr>
      </w:pPr>
    </w:p>
    <w:p w14:paraId="040EAB8A" w14:textId="77777777" w:rsidR="001942CB" w:rsidRDefault="001942CB" w:rsidP="001942CB">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41D779A4" w14:textId="77777777" w:rsidR="001942CB" w:rsidRDefault="001942CB" w:rsidP="001942CB">
      <w:pPr>
        <w:pBdr>
          <w:top w:val="nil"/>
          <w:left w:val="nil"/>
          <w:bottom w:val="nil"/>
          <w:right w:val="nil"/>
          <w:between w:val="nil"/>
        </w:pBdr>
        <w:spacing w:after="0"/>
        <w:rPr>
          <w:rFonts w:ascii="Arial" w:eastAsia="Arial" w:hAnsi="Arial" w:cs="Arial"/>
          <w:color w:val="000000"/>
          <w:sz w:val="24"/>
          <w:szCs w:val="24"/>
        </w:rPr>
      </w:pPr>
    </w:p>
    <w:p w14:paraId="02625E60"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highlight w:val="yellow"/>
        </w:rPr>
      </w:pPr>
      <w:r>
        <w:rPr>
          <w:rFonts w:ascii="Arial" w:eastAsia="Arial" w:hAnsi="Arial" w:cs="Arial"/>
          <w:color w:val="000000"/>
          <w:sz w:val="24"/>
          <w:szCs w:val="24"/>
        </w:rPr>
        <w:t>Reducing gender gaps in health expectancy may not necessarily mean that we are reducing inequality between women and men. Using the gap as a measure of inequality in gender differences in health and mortality is tempting and seems straightforward. Despite being a simple and overall useful measure, it is nonetheless important to take a cautionary approach when interpreting those gaps</w:t>
      </w:r>
      <w:r>
        <w:rPr>
          <w:rFonts w:ascii="Arial" w:eastAsia="Arial" w:hAnsi="Arial" w:cs="Arial"/>
          <w:sz w:val="24"/>
          <w:szCs w:val="24"/>
        </w:rPr>
        <w:t xml:space="preserve"> and especially when using them to guide policy. Recent work has shown that policies that aim to advance gender equality in health across different countries have surprisingly poor design and implementation flaws, which are mostly due to scarcity of relevant data and accurate indicators </w:t>
      </w:r>
      <w:sdt>
        <w:sdtPr>
          <w:tag w:val="goog_rdk_41"/>
          <w:id w:val="1388688426"/>
        </w:sdtPr>
        <w:sdtContent>
          <w:commentRangeStart w:id="30"/>
        </w:sdtContent>
      </w:sdt>
      <w:r>
        <w:rPr>
          <w:rFonts w:ascii="Arial" w:eastAsia="Arial" w:hAnsi="Arial" w:cs="Arial"/>
          <w:sz w:val="24"/>
          <w:szCs w:val="24"/>
        </w:rPr>
        <w:t>(</w:t>
      </w:r>
      <w:proofErr w:type="spellStart"/>
      <w:r>
        <w:rPr>
          <w:rFonts w:ascii="Arial" w:eastAsia="Arial" w:hAnsi="Arial" w:cs="Arial"/>
          <w:sz w:val="24"/>
          <w:szCs w:val="24"/>
        </w:rPr>
        <w:t>Crespi-Llorens</w:t>
      </w:r>
      <w:proofErr w:type="spellEnd"/>
      <w:r>
        <w:rPr>
          <w:rFonts w:ascii="Arial" w:eastAsia="Arial" w:hAnsi="Arial" w:cs="Arial"/>
          <w:sz w:val="24"/>
          <w:szCs w:val="24"/>
        </w:rPr>
        <w:t xml:space="preserve"> 2021). </w:t>
      </w:r>
      <w:commentRangeEnd w:id="30"/>
      <w:r>
        <w:commentReference w:id="30"/>
      </w:r>
    </w:p>
    <w:p w14:paraId="12CB3B88"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rPr>
      </w:pPr>
    </w:p>
    <w:p w14:paraId="19B77BCB"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 (30). </w:t>
      </w:r>
      <w:r>
        <w:rPr>
          <w:rFonts w:ascii="Arial" w:eastAsia="Arial" w:hAnsi="Arial" w:cs="Arial"/>
          <w:sz w:val="24"/>
          <w:szCs w:val="24"/>
        </w:rPr>
        <w:t xml:space="preserve">Other studies point out that even summary indicators of health like health expectancy are linked to other indices of gender inequality, but not aggregate indices based on gender gaps (CITE). </w:t>
      </w:r>
      <w:r>
        <w:rPr>
          <w:rFonts w:ascii="Arial" w:eastAsia="Arial" w:hAnsi="Arial" w:cs="Arial"/>
          <w:color w:val="000000"/>
          <w:sz w:val="24"/>
          <w:szCs w:val="24"/>
        </w:rPr>
        <w:t>By focusing on the gap, these studies may be missing important changes in the patterns of health and mortality, which may not go together with societal level changes in health and gender inequality.</w:t>
      </w:r>
    </w:p>
    <w:p w14:paraId="2F14EBBF" w14:textId="77777777" w:rsidR="001942CB" w:rsidRDefault="001942CB" w:rsidP="001942CB">
      <w:pPr>
        <w:pBdr>
          <w:top w:val="nil"/>
          <w:left w:val="nil"/>
          <w:bottom w:val="nil"/>
          <w:right w:val="nil"/>
          <w:between w:val="nil"/>
        </w:pBdr>
        <w:spacing w:after="0" w:line="360" w:lineRule="auto"/>
        <w:jc w:val="both"/>
        <w:rPr>
          <w:rFonts w:ascii="Arial" w:eastAsia="Arial" w:hAnsi="Arial" w:cs="Arial"/>
          <w:sz w:val="24"/>
          <w:szCs w:val="24"/>
        </w:rPr>
      </w:pPr>
    </w:p>
    <w:p w14:paraId="50A4BF6C" w14:textId="77777777" w:rsidR="001942CB" w:rsidRDefault="001942CB" w:rsidP="001942CB">
      <w:pPr>
        <w:pBdr>
          <w:top w:val="nil"/>
          <w:left w:val="nil"/>
          <w:bottom w:val="nil"/>
          <w:right w:val="nil"/>
          <w:between w:val="nil"/>
        </w:pBdr>
        <w:spacing w:after="0" w:line="360" w:lineRule="auto"/>
        <w:jc w:val="both"/>
        <w:rPr>
          <w:rFonts w:ascii="Arial" w:eastAsia="Arial" w:hAnsi="Arial" w:cs="Arial"/>
          <w:sz w:val="24"/>
          <w:szCs w:val="24"/>
          <w:highlight w:val="yellow"/>
        </w:rPr>
      </w:pPr>
      <w:r>
        <w:rPr>
          <w:rFonts w:ascii="Arial" w:eastAsia="Arial" w:hAnsi="Arial" w:cs="Arial"/>
          <w:sz w:val="24"/>
          <w:szCs w:val="24"/>
          <w:highlight w:val="yellow"/>
        </w:rPr>
        <w:t>RELATE OUR RESULTS TO THE LITERATURE. DISCUSS MORE OUR OWN RESULTS AND HOW IT CONNECTS TO THE AVAILABLE EVIDENCE.</w:t>
      </w:r>
    </w:p>
    <w:p w14:paraId="5B50858C" w14:textId="77777777" w:rsidR="001942CB" w:rsidRDefault="001942CB" w:rsidP="001942CB">
      <w:pPr>
        <w:pBdr>
          <w:top w:val="nil"/>
          <w:left w:val="nil"/>
          <w:bottom w:val="nil"/>
          <w:right w:val="nil"/>
          <w:between w:val="nil"/>
        </w:pBdr>
        <w:spacing w:after="0" w:line="360" w:lineRule="auto"/>
        <w:jc w:val="both"/>
        <w:rPr>
          <w:rFonts w:ascii="Arial" w:eastAsia="Arial" w:hAnsi="Arial" w:cs="Arial"/>
          <w:sz w:val="24"/>
          <w:szCs w:val="24"/>
          <w:highlight w:val="yellow"/>
        </w:rPr>
      </w:pPr>
    </w:p>
    <w:p w14:paraId="3B203A9B" w14:textId="77777777" w:rsidR="001942CB" w:rsidRDefault="001942CB" w:rsidP="001942CB">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female-male gaps in the prevalence of chronic conditions, especially arthritis and depression and gender characteristics of the society. (</w:t>
      </w:r>
      <w:proofErr w:type="spellStart"/>
      <w:r>
        <w:rPr>
          <w:rFonts w:ascii="Arial" w:eastAsia="Arial" w:hAnsi="Arial" w:cs="Arial"/>
          <w:sz w:val="24"/>
          <w:szCs w:val="24"/>
        </w:rPr>
        <w:t>Boerma</w:t>
      </w:r>
      <w:proofErr w:type="spellEnd"/>
      <w:r>
        <w:rPr>
          <w:rFonts w:ascii="Arial" w:eastAsia="Arial" w:hAnsi="Arial" w:cs="Arial"/>
          <w:sz w:val="24"/>
          <w:szCs w:val="24"/>
        </w:rPr>
        <w:t xml:space="preserve">, Ties). Arthritis is consistent with the literature from different data sources and for a wide range of countries. </w:t>
      </w:r>
    </w:p>
    <w:p w14:paraId="5E75119E" w14:textId="77777777" w:rsidR="001942CB" w:rsidRDefault="001942CB" w:rsidP="001942CB">
      <w:pPr>
        <w:spacing w:after="0" w:line="360" w:lineRule="auto"/>
        <w:jc w:val="both"/>
        <w:rPr>
          <w:rFonts w:ascii="Arial" w:eastAsia="Arial" w:hAnsi="Arial" w:cs="Arial"/>
          <w:sz w:val="24"/>
          <w:szCs w:val="24"/>
        </w:rPr>
      </w:pPr>
      <w:r>
        <w:rPr>
          <w:rFonts w:ascii="Arial" w:eastAsia="Arial" w:hAnsi="Arial" w:cs="Arial"/>
          <w:sz w:val="24"/>
          <w:szCs w:val="24"/>
        </w:rPr>
        <w:t xml:space="preserve"> </w:t>
      </w:r>
    </w:p>
    <w:p w14:paraId="4C31B4E9" w14:textId="77777777" w:rsidR="001942CB" w:rsidRDefault="001942CB" w:rsidP="001942CB">
      <w:pPr>
        <w:spacing w:after="0" w:line="360" w:lineRule="auto"/>
        <w:jc w:val="both"/>
        <w:rPr>
          <w:rFonts w:ascii="Arial" w:eastAsia="Arial" w:hAnsi="Arial" w:cs="Arial"/>
          <w:sz w:val="24"/>
          <w:szCs w:val="24"/>
        </w:rPr>
      </w:pPr>
      <w:r>
        <w:rPr>
          <w:rFonts w:ascii="Arial" w:eastAsia="Arial" w:hAnsi="Arial" w:cs="Arial"/>
          <w:sz w:val="24"/>
          <w:szCs w:val="24"/>
        </w:rPr>
        <w:t xml:space="preserve">Evidence using the same data source as our study showed substantial heterogeneity in disability and morbidity across countries, especially after controlling for population age composition. However, they found that overall women have higher life expectancy and lower levels of diabetes and heart disease than </w:t>
      </w:r>
      <w:proofErr w:type="gramStart"/>
      <w:r>
        <w:rPr>
          <w:rFonts w:ascii="Arial" w:eastAsia="Arial" w:hAnsi="Arial" w:cs="Arial"/>
          <w:sz w:val="24"/>
          <w:szCs w:val="24"/>
        </w:rPr>
        <w:t>men( Lee</w:t>
      </w:r>
      <w:proofErr w:type="gramEnd"/>
      <w:r>
        <w:rPr>
          <w:rFonts w:ascii="Arial" w:eastAsia="Arial" w:hAnsi="Arial" w:cs="Arial"/>
          <w:sz w:val="24"/>
          <w:szCs w:val="24"/>
        </w:rPr>
        <w:t xml:space="preserve">2018a). </w:t>
      </w:r>
    </w:p>
    <w:p w14:paraId="29F638AB"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rPr>
      </w:pPr>
    </w:p>
    <w:p w14:paraId="65E8D2C8"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2FEB3A9E"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rPr>
      </w:pPr>
    </w:p>
    <w:p w14:paraId="6E3491D1"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highlight w:val="yellow"/>
        </w:rPr>
        <w:t>ADD CONTRIBUTIONS</w:t>
      </w:r>
    </w:p>
    <w:p w14:paraId="71CAF7A2"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Another contribution of this study is the extent of the comparative analysis. </w:t>
      </w:r>
      <w:r>
        <w:rPr>
          <w:rFonts w:ascii="Arial" w:eastAsia="Arial" w:hAnsi="Arial" w:cs="Arial"/>
          <w:sz w:val="24"/>
          <w:szCs w:val="24"/>
        </w:rPr>
        <w:t xml:space="preserve">Studies that have performed global comparisons use less detailed health indicators and often lack in harmonization across the indicators </w:t>
      </w:r>
      <w:proofErr w:type="gramStart"/>
      <w:r>
        <w:rPr>
          <w:rFonts w:ascii="Arial" w:eastAsia="Arial" w:hAnsi="Arial" w:cs="Arial"/>
          <w:sz w:val="24"/>
          <w:szCs w:val="24"/>
        </w:rPr>
        <w:t>health</w:t>
      </w:r>
      <w:r>
        <w:rPr>
          <w:rFonts w:ascii="Arial" w:eastAsia="Arial" w:hAnsi="Arial" w:cs="Arial"/>
          <w:sz w:val="24"/>
          <w:szCs w:val="24"/>
          <w:highlight w:val="yellow"/>
        </w:rPr>
        <w:t>.(</w:t>
      </w:r>
      <w:proofErr w:type="gramEnd"/>
      <w:r>
        <w:rPr>
          <w:rFonts w:ascii="Arial" w:eastAsia="Arial" w:hAnsi="Arial" w:cs="Arial"/>
          <w:sz w:val="24"/>
          <w:szCs w:val="24"/>
          <w:highlight w:val="yellow"/>
        </w:rPr>
        <w:t xml:space="preserve">CITE). </w:t>
      </w:r>
      <w:r>
        <w:rPr>
          <w:rFonts w:ascii="Arial" w:eastAsia="Arial" w:hAnsi="Arial" w:cs="Arial"/>
          <w:sz w:val="24"/>
          <w:szCs w:val="24"/>
        </w:rPr>
        <w:t>So far, most of the research has focused on western countries, with few studies including countries like China, India and Korea and even fewer that include developing or Latin American countries like Mexico in the study.</w:t>
      </w:r>
    </w:p>
    <w:p w14:paraId="128AF3AC"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p>
    <w:p w14:paraId="77B2BDA9"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highlight w:val="yellow"/>
        </w:rPr>
      </w:pPr>
      <w:r w:rsidRPr="00C44C07">
        <w:rPr>
          <w:rFonts w:ascii="Arial" w:eastAsia="Arial" w:hAnsi="Arial" w:cs="Arial"/>
          <w:color w:val="000000"/>
          <w:sz w:val="24"/>
          <w:szCs w:val="24"/>
        </w:rPr>
        <w:t>women live longer and expect to spend a higher proportion of their lives in poorer health has startling effects on their well-being since poorer health for women usually means non-lethal, but debilitating conditions such as arthritis</w:t>
      </w:r>
      <w:r>
        <w:rPr>
          <w:rFonts w:ascii="Arial" w:eastAsia="Arial" w:hAnsi="Arial" w:cs="Arial"/>
          <w:color w:val="000000"/>
          <w:sz w:val="24"/>
          <w:szCs w:val="24"/>
        </w:rPr>
        <w:t xml:space="preserve">, </w:t>
      </w:r>
      <w:r w:rsidRPr="00C44C07">
        <w:rPr>
          <w:rFonts w:ascii="Arial" w:eastAsia="Arial" w:hAnsi="Arial" w:cs="Arial"/>
          <w:color w:val="000000"/>
          <w:sz w:val="24"/>
          <w:szCs w:val="24"/>
        </w:rPr>
        <w:t>which limit their ability to remain independent, engage in social activities, and usually demand long-term care (Freedman et al., 2016).</w:t>
      </w:r>
    </w:p>
    <w:p w14:paraId="1F22F4BB"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(31, 32). It is particularly important when investigating those patterns by gender, as there is great </w:t>
      </w:r>
      <w:r>
        <w:rPr>
          <w:rFonts w:ascii="Arial" w:eastAsia="Arial" w:hAnsi="Arial" w:cs="Arial"/>
          <w:color w:val="000000"/>
          <w:sz w:val="24"/>
          <w:szCs w:val="24"/>
        </w:rPr>
        <w:lastRenderedPageBreak/>
        <w:t xml:space="preserve">variation in gender norms, welfare state systems, and socioeconomic development across countries that may directly or indirectly impact health and mortality indicators (33–37). However, comparative analysis </w:t>
      </w:r>
      <w:proofErr w:type="gramStart"/>
      <w:r>
        <w:rPr>
          <w:rFonts w:ascii="Arial" w:eastAsia="Arial" w:hAnsi="Arial" w:cs="Arial"/>
          <w:color w:val="000000"/>
          <w:sz w:val="24"/>
          <w:szCs w:val="24"/>
        </w:rPr>
        <w:t>are</w:t>
      </w:r>
      <w:proofErr w:type="gramEnd"/>
      <w:r>
        <w:rPr>
          <w:rFonts w:ascii="Arial" w:eastAsia="Arial" w:hAnsi="Arial" w:cs="Arial"/>
          <w:color w:val="000000"/>
          <w:sz w:val="24"/>
          <w:szCs w:val="24"/>
        </w:rPr>
        <w:t xml:space="preserve"> challenging, mainly because the quality, and validity of health indicators vary from country to country, which can lead to variations in results that are not accurately capturing health outcomes (38).  Some </w:t>
      </w:r>
      <w:r>
        <w:rPr>
          <w:rFonts w:ascii="Arial" w:eastAsia="Arial" w:hAnsi="Arial" w:cs="Arial"/>
          <w:sz w:val="24"/>
          <w:szCs w:val="24"/>
        </w:rPr>
        <w:t xml:space="preserve">studies using the Gateway of Global Ageing have </w:t>
      </w:r>
    </w:p>
    <w:p w14:paraId="1B1378FC"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55152739"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Furthermore, m</w:t>
      </w:r>
      <w:r w:rsidRPr="00C44C07">
        <w:rPr>
          <w:rFonts w:ascii="Arial" w:eastAsia="Arial" w:hAnsi="Arial" w:cs="Arial"/>
          <w:color w:val="000000"/>
          <w:sz w:val="24"/>
          <w:szCs w:val="24"/>
        </w:rPr>
        <w:t>easuring gender disparities in health and mortality and what contributes to the gender gap across different countries is key for understanding what drives the gap. Different countries not only have specific health and mortality trajectories but their own cultural and gender roles, which may in turn affect the differentials. Cross-national comparisons are thus important to further shed light into the topic,</w:t>
      </w:r>
      <w:r>
        <w:rPr>
          <w:rFonts w:ascii="Arial" w:eastAsia="Arial" w:hAnsi="Arial" w:cs="Arial"/>
          <w:color w:val="000000"/>
          <w:sz w:val="24"/>
          <w:szCs w:val="24"/>
        </w:rPr>
        <w:t xml:space="preserve"> as</w:t>
      </w:r>
      <w:r w:rsidRPr="00C44C07">
        <w:rPr>
          <w:rFonts w:ascii="Arial" w:eastAsia="Arial" w:hAnsi="Arial" w:cs="Arial"/>
          <w:color w:val="000000"/>
          <w:sz w:val="24"/>
          <w:szCs w:val="24"/>
        </w:rPr>
        <w:t xml:space="preserve"> gender inequality in health is correlated to country-specific levels of development and to societal roles of women and men (</w:t>
      </w:r>
      <w:proofErr w:type="spellStart"/>
      <w:r w:rsidRPr="00C44C07">
        <w:rPr>
          <w:rFonts w:ascii="Arial" w:eastAsia="Arial" w:hAnsi="Arial" w:cs="Arial"/>
          <w:color w:val="000000"/>
          <w:sz w:val="24"/>
          <w:szCs w:val="24"/>
        </w:rPr>
        <w:t>Okojie</w:t>
      </w:r>
      <w:proofErr w:type="spellEnd"/>
      <w:r w:rsidRPr="00C44C07">
        <w:rPr>
          <w:rFonts w:ascii="Arial" w:eastAsia="Arial" w:hAnsi="Arial" w:cs="Arial"/>
          <w:color w:val="000000"/>
          <w:sz w:val="24"/>
          <w:szCs w:val="24"/>
        </w:rPr>
        <w:t xml:space="preserve"> 1994; WCF 2018).</w:t>
      </w:r>
      <w:r>
        <w:rPr>
          <w:rFonts w:ascii="Arial" w:eastAsia="Arial" w:hAnsi="Arial" w:cs="Arial"/>
          <w:color w:val="000000"/>
          <w:sz w:val="24"/>
          <w:szCs w:val="24"/>
        </w:rPr>
        <w:t xml:space="preserve"> </w:t>
      </w:r>
      <w:r w:rsidRPr="00C44C07">
        <w:rPr>
          <w:rFonts w:ascii="Arial" w:eastAsia="Arial" w:hAnsi="Arial" w:cs="Arial"/>
          <w:color w:val="000000"/>
          <w:sz w:val="24"/>
          <w:szCs w:val="24"/>
        </w:rPr>
        <w:t xml:space="preserve">Therefore, </w:t>
      </w:r>
      <w:r>
        <w:rPr>
          <w:rFonts w:ascii="Arial" w:eastAsia="Arial" w:hAnsi="Arial" w:cs="Arial"/>
          <w:color w:val="000000"/>
          <w:sz w:val="24"/>
          <w:szCs w:val="24"/>
        </w:rPr>
        <w:t xml:space="preserve">it is important </w:t>
      </w:r>
      <w:r w:rsidRPr="00C44C07">
        <w:rPr>
          <w:rFonts w:ascii="Arial" w:eastAsia="Arial" w:hAnsi="Arial" w:cs="Arial"/>
          <w:color w:val="000000"/>
          <w:sz w:val="24"/>
          <w:szCs w:val="24"/>
        </w:rPr>
        <w:t>to quantify health inequalities by gender and across countries with different levels of development</w:t>
      </w:r>
      <w:r>
        <w:rPr>
          <w:rFonts w:ascii="Arial" w:eastAsia="Arial" w:hAnsi="Arial" w:cs="Arial"/>
          <w:color w:val="000000"/>
          <w:sz w:val="24"/>
          <w:szCs w:val="24"/>
        </w:rPr>
        <w:t xml:space="preserve">. </w:t>
      </w:r>
    </w:p>
    <w:p w14:paraId="278EA115" w14:textId="77777777" w:rsidR="001942CB" w:rsidRDefault="001942CB" w:rsidP="001942CB">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25C66145" w14:textId="77777777" w:rsidR="001942CB" w:rsidRPr="00C44C07" w:rsidRDefault="001942CB" w:rsidP="001942CB">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468E6836"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rPr>
      </w:pPr>
    </w:p>
    <w:p w14:paraId="6040B8C8"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highlight w:val="yellow"/>
        </w:rPr>
      </w:pPr>
      <w:r>
        <w:rPr>
          <w:rFonts w:ascii="Arial" w:eastAsia="Arial" w:hAnsi="Arial" w:cs="Arial"/>
          <w:color w:val="000000"/>
          <w:sz w:val="24"/>
          <w:szCs w:val="24"/>
          <w:highlight w:val="yellow"/>
        </w:rPr>
        <w:t>ADD LIMITATIONS</w:t>
      </w:r>
    </w:p>
    <w:p w14:paraId="2DFDB057" w14:textId="77777777" w:rsidR="001942CB" w:rsidRDefault="001942CB" w:rsidP="001942CB">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yellow"/>
        </w:rPr>
        <w:t xml:space="preserve">study is cross-sectional - we do not look into trends nor use the longitudinal potential of the dataset. However, our aim was to have the most countries included in the comparison.  </w:t>
      </w:r>
    </w:p>
    <w:p w14:paraId="7862D1B8" w14:textId="77777777" w:rsidR="001942CB" w:rsidRDefault="001942CB" w:rsidP="001942CB">
      <w:pPr>
        <w:pBdr>
          <w:top w:val="nil"/>
          <w:left w:val="nil"/>
          <w:bottom w:val="nil"/>
          <w:right w:val="nil"/>
          <w:between w:val="nil"/>
        </w:pBdr>
        <w:spacing w:after="0"/>
        <w:rPr>
          <w:rFonts w:ascii="Arial" w:eastAsia="Arial" w:hAnsi="Arial" w:cs="Arial"/>
          <w:color w:val="000000"/>
          <w:sz w:val="24"/>
          <w:szCs w:val="24"/>
        </w:rPr>
      </w:pPr>
      <w:r w:rsidRPr="00712FA1">
        <w:rPr>
          <w:rFonts w:ascii="Arial" w:eastAsia="Arial" w:hAnsi="Arial" w:cs="Arial"/>
          <w:color w:val="000000"/>
          <w:sz w:val="24"/>
          <w:szCs w:val="24"/>
        </w:rPr>
        <w:t>An important aspect is who is allowed to provide such diagnosis. HRS specifically excludes diagnosis made by nurses/nurse practitioners, chiropractors, and dentists. However, both CHARLS and LASI allow diagnosis by nurses, practitioners of traditional medicine, and other health care professionals.</w:t>
      </w:r>
    </w:p>
    <w:p w14:paraId="02147111" w14:textId="77777777" w:rsidR="001942CB" w:rsidRPr="00712FA1" w:rsidRDefault="001942CB" w:rsidP="001942CB">
      <w:pPr>
        <w:pBdr>
          <w:top w:val="nil"/>
          <w:left w:val="nil"/>
          <w:bottom w:val="nil"/>
          <w:right w:val="nil"/>
          <w:between w:val="nil"/>
        </w:pBdr>
        <w:spacing w:after="0"/>
        <w:rPr>
          <w:rFonts w:ascii="Arial" w:eastAsia="Arial" w:hAnsi="Arial" w:cs="Arial"/>
          <w:color w:val="000000"/>
          <w:sz w:val="24"/>
          <w:szCs w:val="24"/>
        </w:rPr>
      </w:pPr>
    </w:p>
    <w:p w14:paraId="654237F8" w14:textId="77777777" w:rsidR="001942CB" w:rsidRDefault="001942CB" w:rsidP="001942C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386A1809" w14:textId="77777777" w:rsidR="001942CB" w:rsidRDefault="001942CB" w:rsidP="001942CB">
      <w:pPr>
        <w:pBdr>
          <w:top w:val="nil"/>
          <w:left w:val="nil"/>
          <w:bottom w:val="nil"/>
          <w:right w:val="nil"/>
          <w:between w:val="nil"/>
        </w:pBdr>
        <w:spacing w:after="0"/>
        <w:rPr>
          <w:rFonts w:ascii="Arial" w:eastAsia="Arial" w:hAnsi="Arial" w:cs="Arial"/>
          <w:b/>
          <w:color w:val="000000"/>
          <w:sz w:val="24"/>
          <w:szCs w:val="24"/>
        </w:rPr>
      </w:pPr>
    </w:p>
    <w:p w14:paraId="5928F42C" w14:textId="77777777" w:rsidR="001942CB" w:rsidRDefault="001942CB" w:rsidP="001942C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32C3333" w14:textId="77777777" w:rsidR="001942CB" w:rsidRDefault="001942CB" w:rsidP="001942CB">
      <w:pPr>
        <w:pBdr>
          <w:top w:val="nil"/>
          <w:left w:val="nil"/>
          <w:bottom w:val="nil"/>
          <w:right w:val="nil"/>
          <w:between w:val="nil"/>
        </w:pBdr>
        <w:spacing w:after="0"/>
        <w:rPr>
          <w:rFonts w:ascii="Arial" w:eastAsia="Arial" w:hAnsi="Arial" w:cs="Arial"/>
          <w:b/>
          <w:color w:val="000000"/>
          <w:sz w:val="20"/>
          <w:szCs w:val="20"/>
        </w:rPr>
      </w:pPr>
    </w:p>
    <w:p w14:paraId="21B4DEA1" w14:textId="77777777" w:rsidR="001942CB" w:rsidRDefault="001942CB" w:rsidP="001942CB">
      <w:pPr>
        <w:pBdr>
          <w:top w:val="nil"/>
          <w:left w:val="nil"/>
          <w:bottom w:val="nil"/>
          <w:right w:val="nil"/>
          <w:between w:val="nil"/>
        </w:pBdr>
        <w:spacing w:after="0"/>
        <w:rPr>
          <w:rFonts w:ascii="Arial" w:eastAsia="Arial" w:hAnsi="Arial" w:cs="Arial"/>
          <w:i/>
          <w:color w:val="000000"/>
          <w:sz w:val="24"/>
          <w:szCs w:val="24"/>
        </w:rPr>
      </w:pPr>
      <w:sdt>
        <w:sdtPr>
          <w:tag w:val="goog_rdk_42"/>
          <w:id w:val="-742796746"/>
        </w:sdtPr>
        <w:sdtContent>
          <w:commentRangeStart w:id="31"/>
        </w:sdtContent>
      </w:sdt>
      <w:r>
        <w:rPr>
          <w:rFonts w:ascii="Arial" w:eastAsia="Arial" w:hAnsi="Arial" w:cs="Arial"/>
          <w:i/>
          <w:color w:val="000000"/>
          <w:sz w:val="24"/>
          <w:szCs w:val="24"/>
        </w:rPr>
        <w:t>Health</w:t>
      </w:r>
      <w:commentRangeEnd w:id="31"/>
      <w:r>
        <w:commentReference w:id="31"/>
      </w:r>
      <w:r>
        <w:rPr>
          <w:rFonts w:ascii="Arial" w:eastAsia="Arial" w:hAnsi="Arial" w:cs="Arial"/>
          <w:i/>
          <w:color w:val="000000"/>
          <w:sz w:val="24"/>
          <w:szCs w:val="24"/>
        </w:rPr>
        <w:t xml:space="preserve"> </w:t>
      </w:r>
    </w:p>
    <w:p w14:paraId="32CD9BAF" w14:textId="77777777" w:rsidR="001942CB" w:rsidRDefault="001942CB" w:rsidP="001942CB">
      <w:pPr>
        <w:pBdr>
          <w:top w:val="nil"/>
          <w:left w:val="nil"/>
          <w:bottom w:val="nil"/>
          <w:right w:val="nil"/>
          <w:between w:val="nil"/>
        </w:pBdr>
        <w:spacing w:after="0"/>
        <w:rPr>
          <w:rFonts w:ascii="Arial" w:eastAsia="Arial" w:hAnsi="Arial" w:cs="Arial"/>
          <w:i/>
          <w:color w:val="000000"/>
          <w:sz w:val="24"/>
          <w:szCs w:val="24"/>
        </w:rPr>
      </w:pPr>
    </w:p>
    <w:p w14:paraId="14DA5035"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w:t>
      </w:r>
      <w:r>
        <w:rPr>
          <w:rFonts w:ascii="Arial" w:eastAsia="Arial" w:hAnsi="Arial" w:cs="Arial"/>
          <w:color w:val="000000"/>
          <w:sz w:val="24"/>
          <w:szCs w:val="24"/>
        </w:rPr>
        <w:lastRenderedPageBreak/>
        <w:t xml:space="preserve">sister-HRS 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In order to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Wave 5; CHARLS: Wave 2; and LASI Wave 1). The only exception is India, since the first wave of LASI was carried on between 2017-2019. We focus on this specific set of countries as our aim is to have the most diverse group of countries 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Different welfare state models and gender roles, which enable us to investigate whether specific gender patterns in inequality in health and mortality emerge in those settings.</w:t>
      </w:r>
    </w:p>
    <w:p w14:paraId="1643CD9C" w14:textId="77777777" w:rsidR="001942CB" w:rsidRDefault="001942CB" w:rsidP="001942CB">
      <w:pPr>
        <w:pBdr>
          <w:top w:val="nil"/>
          <w:left w:val="nil"/>
          <w:bottom w:val="nil"/>
          <w:right w:val="nil"/>
          <w:between w:val="nil"/>
        </w:pBdr>
        <w:spacing w:after="0" w:line="360" w:lineRule="auto"/>
        <w:rPr>
          <w:rFonts w:ascii="Arial" w:eastAsia="Arial" w:hAnsi="Arial" w:cs="Arial"/>
          <w:color w:val="000000"/>
          <w:sz w:val="24"/>
          <w:szCs w:val="24"/>
        </w:rPr>
      </w:pPr>
    </w:p>
    <w:p w14:paraId="423390AB" w14:textId="77777777" w:rsidR="001942CB" w:rsidRDefault="001942CB" w:rsidP="001942C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For mortality we use life tables from the 2022 Revision of World Population Prospects (United Nations 2022) for all countries with the exceptions of England, where the life tables from the ONS estimates, as the ELSA study does not include Wales.</w:t>
      </w:r>
    </w:p>
    <w:sdt>
      <w:sdtPr>
        <w:tag w:val="goog_rdk_45"/>
        <w:id w:val="-1739704586"/>
      </w:sdtPr>
      <w:sdtContent>
        <w:p w14:paraId="4F41D666" w14:textId="77777777" w:rsidR="001942CB" w:rsidRDefault="001942CB" w:rsidP="001942CB">
          <w:pPr>
            <w:pBdr>
              <w:top w:val="nil"/>
              <w:left w:val="nil"/>
              <w:bottom w:val="nil"/>
              <w:right w:val="nil"/>
              <w:between w:val="nil"/>
            </w:pBdr>
            <w:spacing w:after="0"/>
            <w:rPr>
              <w:ins w:id="32" w:author="Vanessa Gabrielle di Lego" w:date="2023-03-31T10:12:00Z"/>
              <w:rFonts w:ascii="Arial" w:eastAsia="Arial" w:hAnsi="Arial" w:cs="Arial"/>
              <w:color w:val="000000"/>
              <w:sz w:val="24"/>
              <w:szCs w:val="24"/>
            </w:rPr>
          </w:pPr>
          <w:sdt>
            <w:sdtPr>
              <w:tag w:val="goog_rdk_44"/>
              <w:id w:val="2075232949"/>
            </w:sdtPr>
            <w:sdtContent/>
          </w:sdt>
        </w:p>
      </w:sdtContent>
    </w:sdt>
    <w:sdt>
      <w:sdtPr>
        <w:tag w:val="goog_rdk_47"/>
        <w:id w:val="1299490370"/>
      </w:sdtPr>
      <w:sdtContent>
        <w:p w14:paraId="2BCADE93" w14:textId="77777777" w:rsidR="001942CB" w:rsidRDefault="001942CB" w:rsidP="001942CB">
          <w:pPr>
            <w:keepNext/>
            <w:spacing w:after="0" w:line="360" w:lineRule="auto"/>
            <w:jc w:val="both"/>
            <w:rPr>
              <w:ins w:id="33" w:author="Vanessa Gabrielle di Lego" w:date="2023-03-31T10:12:00Z"/>
              <w:rFonts w:ascii="Arial" w:eastAsia="Arial" w:hAnsi="Arial" w:cs="Arial"/>
              <w:color w:val="000000"/>
              <w:sz w:val="24"/>
              <w:szCs w:val="24"/>
            </w:rPr>
          </w:pPr>
          <w:sdt>
            <w:sdtPr>
              <w:tag w:val="goog_rdk_46"/>
              <w:id w:val="-976915571"/>
            </w:sdtPr>
            <w:sdtContent>
              <w:r>
                <w:rPr>
                  <w:rFonts w:ascii="Arial" w:eastAsia="Arial" w:hAnsi="Arial" w:cs="Arial"/>
                  <w:color w:val="000000"/>
                  <w:sz w:val="24"/>
                  <w:szCs w:val="24"/>
                </w:rPr>
                <w:t xml:space="preserve">We estimate disability- and chronic disease-free life expectancies (DFLE and CFLE) for ages 60 and over using the Sullivan Method (24–26). For disability, we use the harmonized dummy variable constructed from a 5-item list of activities of daily living (ADLs), which include bathing, dressing, eating, getting in and out of bed, and using the toilet. For chronic doctor diagnosed diseases, we use the harmonized variables on specific chronic conditions diagnosed by a physician, which include diabetes, heart conditions, arthritis, cancer, stroke and lung disease. We use waves pertaining to year 2014-2015 (HRS: Wave 12; ELSA: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w:t>
              </w:r>
              <w:r>
                <w:rPr>
                  <w:rFonts w:ascii="Arial" w:eastAsia="Arial" w:hAnsi="Arial" w:cs="Arial"/>
                  <w:color w:val="000000"/>
                  <w:sz w:val="24"/>
                  <w:szCs w:val="24"/>
                </w:rPr>
                <w:lastRenderedPageBreak/>
                <w:t xml:space="preserve">carried on between 2017-2019. The choice of years refers to the most recent waves for which harmonized data on health for this set of countries is available and there is concordance across surveys.  We focus on age 60 and above to be coherent towards the definition of old age across countries. While most developed countries define old age as 65, for China and Mexico it is age 60. Lastly, we apply the continuous change decomposition method (27, 28), so we can split gender differences in healthy life expectancy into mortality and disability/chronic disease effects by age (29). </w:t>
              </w:r>
            </w:sdtContent>
          </w:sdt>
        </w:p>
      </w:sdtContent>
    </w:sdt>
    <w:sdt>
      <w:sdtPr>
        <w:tag w:val="goog_rdk_49"/>
        <w:id w:val="-1615047028"/>
      </w:sdtPr>
      <w:sdtContent>
        <w:p w14:paraId="20C966E0" w14:textId="77777777" w:rsidR="001942CB" w:rsidRPr="00B133DD" w:rsidRDefault="001942CB" w:rsidP="001942CB">
          <w:pPr>
            <w:pBdr>
              <w:top w:val="nil"/>
              <w:left w:val="nil"/>
              <w:bottom w:val="nil"/>
              <w:right w:val="nil"/>
              <w:between w:val="nil"/>
            </w:pBdr>
            <w:spacing w:after="0"/>
            <w:rPr>
              <w:rFonts w:ascii="Arial" w:eastAsia="Arial" w:hAnsi="Arial" w:cs="Arial"/>
              <w:b/>
              <w:sz w:val="20"/>
              <w:szCs w:val="20"/>
              <w:rPrChange w:id="34" w:author="Vanessa Gabrielle di Lego" w:date="2023-03-31T10:12:00Z">
                <w:rPr>
                  <w:rFonts w:ascii="Arial" w:eastAsia="Arial" w:hAnsi="Arial" w:cs="Arial"/>
                  <w:b/>
                  <w:color w:val="000000"/>
                  <w:sz w:val="20"/>
                  <w:szCs w:val="20"/>
                </w:rPr>
              </w:rPrChange>
            </w:rPr>
          </w:pPr>
          <w:sdt>
            <w:sdtPr>
              <w:tag w:val="goog_rdk_48"/>
              <w:id w:val="-1650043025"/>
            </w:sdtPr>
            <w:sdtContent/>
          </w:sdt>
        </w:p>
      </w:sdtContent>
    </w:sdt>
    <w:p w14:paraId="697C5F10" w14:textId="77777777" w:rsidR="001942CB" w:rsidRDefault="001942CB" w:rsidP="001942CB">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Methods</w:t>
      </w:r>
    </w:p>
    <w:p w14:paraId="6357D1C9" w14:textId="77777777" w:rsidR="001942CB" w:rsidRDefault="001942CB" w:rsidP="001942CB">
      <w:pPr>
        <w:pBdr>
          <w:top w:val="nil"/>
          <w:left w:val="nil"/>
          <w:bottom w:val="nil"/>
          <w:right w:val="nil"/>
          <w:between w:val="nil"/>
        </w:pBdr>
        <w:spacing w:after="0"/>
        <w:rPr>
          <w:rFonts w:ascii="Arial" w:eastAsia="Arial" w:hAnsi="Arial" w:cs="Arial"/>
          <w:b/>
          <w:color w:val="000000"/>
          <w:sz w:val="20"/>
          <w:szCs w:val="20"/>
        </w:rPr>
      </w:pPr>
    </w:p>
    <w:p w14:paraId="3B17F837" w14:textId="77777777" w:rsidR="001942CB" w:rsidRDefault="001942CB" w:rsidP="001942CB">
      <w:pPr>
        <w:spacing w:line="360" w:lineRule="auto"/>
        <w:jc w:val="both"/>
        <w:rPr>
          <w:rFonts w:ascii="Arial" w:eastAsia="Arial" w:hAnsi="Arial" w:cs="Arial"/>
          <w:sz w:val="24"/>
          <w:szCs w:val="24"/>
        </w:rPr>
      </w:pPr>
      <w:r>
        <w:rPr>
          <w:rFonts w:ascii="Arial" w:eastAsia="Arial" w:hAnsi="Arial" w:cs="Arial"/>
          <w:sz w:val="24"/>
          <w:szCs w:val="24"/>
        </w:rPr>
        <w:t>To examine gender disparities in health expectancy, we estimate the disability-free life expectancy (</w:t>
      </w:r>
      <w:r>
        <w:rPr>
          <w:rFonts w:ascii="Arial" w:eastAsia="Arial" w:hAnsi="Arial" w:cs="Arial"/>
          <w:i/>
          <w:sz w:val="24"/>
          <w:szCs w:val="24"/>
        </w:rPr>
        <w:t>DFLE</w:t>
      </w:r>
      <w:r>
        <w:rPr>
          <w:rFonts w:ascii="Arial" w:eastAsia="Arial" w:hAnsi="Arial" w:cs="Arial"/>
          <w:sz w:val="24"/>
          <w:szCs w:val="24"/>
        </w:rPr>
        <w:t>) and the chronic-free life expectancy (CFLE) using the Sullivan Method (24), a methodological approach that has been used before in similar analyses (26). For each age group, we estimate the prevalence of disability and at least one chronic doctor diagnosed condition from the survey data for each country and combine it with the total number of person-years lived obtained from the life tables. The number of person-years lived free of disability (</w:t>
      </w:r>
      <m:oMath>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Pr>
          <w:rFonts w:ascii="Arial" w:eastAsia="Arial" w:hAnsi="Arial" w:cs="Arial"/>
          <w:sz w:val="24"/>
          <w:szCs w:val="24"/>
        </w:rPr>
        <w:t>) is calculated as,</w:t>
      </w:r>
    </w:p>
    <w:p w14:paraId="219A3AE9" w14:textId="77777777" w:rsidR="001942CB" w:rsidRDefault="001942CB" w:rsidP="001942CB">
      <w:pPr>
        <w:spacing w:after="0"/>
        <w:rPr>
          <w:rFonts w:ascii="Arial" w:eastAsia="Arial" w:hAnsi="Arial" w:cs="Arial"/>
          <w:sz w:val="24"/>
          <w:szCs w:val="24"/>
        </w:rPr>
      </w:pPr>
    </w:p>
    <w:p w14:paraId="34D2C9D2" w14:textId="77777777" w:rsidR="001942CB" w:rsidRDefault="001942CB" w:rsidP="001942CB">
      <w:pPr>
        <w:jc w:val="center"/>
      </w:pPr>
      <m:oMath>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1-n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π</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e>
        </m:d>
        <m:r>
          <w:rPr>
            <w:rFonts w:ascii="Cambria Math" w:eastAsia="Cambria Math" w:hAnsi="Cambria Math" w:cs="Cambria Math"/>
            <w:sz w:val="24"/>
            <w:szCs w:val="24"/>
          </w:rPr>
          <m:t xml:space="preserve">    (1)</m:t>
        </m:r>
        <m:r>
          <w:rPr>
            <w:rFonts w:ascii="Cambria Math" w:eastAsia="Cambria Math" w:hAnsi="Cambria Math" w:cs="Cambria Math"/>
          </w:rPr>
          <m:t xml:space="preserve"> </m:t>
        </m:r>
      </m:oMath>
      <w:sdt>
        <w:sdtPr>
          <w:tag w:val="goog_rdk_50"/>
          <w:id w:val="-818888038"/>
        </w:sdtPr>
        <w:sdtContent>
          <w:commentRangeStart w:id="35"/>
        </w:sdtContent>
      </w:sdt>
      <w:commentRangeEnd w:id="35"/>
      <w:r>
        <w:commentReference w:id="35"/>
      </w:r>
    </w:p>
    <w:p w14:paraId="15955A94" w14:textId="77777777" w:rsidR="001942CB" w:rsidRDefault="001942CB" w:rsidP="001942CB">
      <w:pPr>
        <w:spacing w:line="360" w:lineRule="auto"/>
        <w:rPr>
          <w:rFonts w:ascii="Arial" w:eastAsia="Arial" w:hAnsi="Arial" w:cs="Arial"/>
          <w:sz w:val="24"/>
          <w:szCs w:val="24"/>
        </w:rPr>
      </w:pPr>
    </w:p>
    <w:p w14:paraId="1DC098B7" w14:textId="77777777" w:rsidR="001942CB" w:rsidRDefault="001942CB" w:rsidP="001942CB">
      <w:pPr>
        <w:spacing w:after="0"/>
        <w:rPr>
          <w:rFonts w:ascii="Arial" w:eastAsia="Arial" w:hAnsi="Arial" w:cs="Arial"/>
          <w:sz w:val="24"/>
          <w:szCs w:val="24"/>
        </w:rPr>
      </w:pPr>
    </w:p>
    <w:p w14:paraId="00AF59C2" w14:textId="77777777" w:rsidR="001942CB" w:rsidRDefault="001942CB" w:rsidP="001942CB">
      <w:pPr>
        <w:spacing w:after="0"/>
        <w:jc w:val="center"/>
        <w:rPr>
          <w:rFonts w:ascii="Arial" w:eastAsia="Arial" w:hAnsi="Arial" w:cs="Arial"/>
          <w:sz w:val="24"/>
          <w:szCs w:val="24"/>
        </w:rPr>
      </w:pPr>
    </w:p>
    <w:p w14:paraId="62132092" w14:textId="77777777" w:rsidR="001942CB" w:rsidRDefault="001942CB" w:rsidP="001942CB">
      <w:pPr>
        <w:spacing w:line="360" w:lineRule="auto"/>
        <w:jc w:val="both"/>
        <w:rPr>
          <w:rFonts w:ascii="Arial" w:eastAsia="Arial" w:hAnsi="Arial" w:cs="Arial"/>
          <w:sz w:val="24"/>
          <w:szCs w:val="24"/>
        </w:rPr>
      </w:pPr>
      <w:r>
        <w:rPr>
          <w:rFonts w:ascii="Arial" w:eastAsia="Arial" w:hAnsi="Arial" w:cs="Arial"/>
          <w:sz w:val="24"/>
          <w:szCs w:val="24"/>
        </w:rPr>
        <w:t xml:space="preserve">where </w:t>
      </w:r>
      <w:proofErr w:type="spellStart"/>
      <w:proofErr w:type="gram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proofErr w:type="spellEnd"/>
      <w:r>
        <w:rPr>
          <w:rFonts w:ascii="Arial" w:eastAsia="Arial" w:hAnsi="Arial" w:cs="Arial"/>
          <w:i/>
          <w:sz w:val="24"/>
          <w:szCs w:val="24"/>
        </w:rPr>
        <w:t xml:space="preserve"> </w:t>
      </w:r>
      <w:r>
        <w:rPr>
          <w:rFonts w:ascii="Arial" w:eastAsia="Arial" w:hAnsi="Arial" w:cs="Arial"/>
          <w:sz w:val="24"/>
          <w:szCs w:val="24"/>
        </w:rPr>
        <w:t xml:space="preserve"> is</w:t>
      </w:r>
      <w:proofErr w:type="gramEnd"/>
      <w:r>
        <w:rPr>
          <w:rFonts w:ascii="Arial" w:eastAsia="Arial" w:hAnsi="Arial" w:cs="Arial"/>
          <w:sz w:val="24"/>
          <w:szCs w:val="24"/>
        </w:rPr>
        <w:t xml:space="preserve"> the number of person-years lived without disability between ages</w:t>
      </w:r>
      <w:r>
        <w:rPr>
          <w:rFonts w:ascii="Arial" w:eastAsia="Arial" w:hAnsi="Arial" w:cs="Arial"/>
          <w:i/>
          <w:sz w:val="24"/>
          <w:szCs w:val="24"/>
        </w:rPr>
        <w:t xml:space="preserve"> 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w:t>
      </w:r>
      <w:proofErr w:type="spell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proofErr w:type="spellEnd"/>
      <w:r>
        <w:rPr>
          <w:rFonts w:ascii="Arial" w:eastAsia="Arial" w:hAnsi="Arial" w:cs="Arial"/>
          <w:sz w:val="24"/>
          <w:szCs w:val="24"/>
        </w:rPr>
        <w:t xml:space="preserve"> is the total number of person-years lived in the age group </w:t>
      </w:r>
      <w:r>
        <w:rPr>
          <w:rFonts w:ascii="Arial" w:eastAsia="Arial" w:hAnsi="Arial" w:cs="Arial"/>
          <w:i/>
          <w:sz w:val="24"/>
          <w:szCs w:val="24"/>
        </w:rPr>
        <w:t>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proportion of disabled individuals in the age group </w:t>
      </w:r>
      <w:r>
        <w:rPr>
          <w:rFonts w:ascii="Arial" w:eastAsia="Arial" w:hAnsi="Arial" w:cs="Arial"/>
          <w:i/>
          <w:sz w:val="24"/>
          <w:szCs w:val="24"/>
        </w:rPr>
        <w:t xml:space="preserve">x </w:t>
      </w:r>
      <w:r>
        <w:rPr>
          <w:rFonts w:ascii="Arial" w:eastAsia="Arial" w:hAnsi="Arial" w:cs="Arial"/>
          <w:sz w:val="24"/>
          <w:szCs w:val="24"/>
        </w:rPr>
        <w:t xml:space="preserve">and </w:t>
      </w:r>
      <w:proofErr w:type="spellStart"/>
      <w:r>
        <w:rPr>
          <w:rFonts w:ascii="Arial" w:eastAsia="Arial" w:hAnsi="Arial" w:cs="Arial"/>
          <w:i/>
          <w:sz w:val="24"/>
          <w:szCs w:val="24"/>
        </w:rPr>
        <w:t>x+n</w:t>
      </w:r>
      <w:proofErr w:type="spellEnd"/>
      <w:r>
        <w:rPr>
          <w:rFonts w:ascii="Arial" w:eastAsia="Arial" w:hAnsi="Arial" w:cs="Arial"/>
          <w:sz w:val="24"/>
          <w:szCs w:val="24"/>
        </w:rPr>
        <w:t xml:space="preserve">. The same is for chronic-free person-years lived, however with the prevalence for at least one chronic condition instead of prevalence of ADLs, and we call the person-years derived by the same process as </w:t>
      </w:r>
      <m:oMath>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oMath>
      <w:r>
        <w:rPr>
          <w:rFonts w:ascii="Arial" w:eastAsia="Arial" w:hAnsi="Arial" w:cs="Arial"/>
          <w:sz w:val="24"/>
          <w:szCs w:val="24"/>
        </w:rPr>
        <w:t>.</w:t>
      </w:r>
    </w:p>
    <w:p w14:paraId="12D56A9E" w14:textId="77777777" w:rsidR="001942CB" w:rsidRDefault="001942CB" w:rsidP="001942CB">
      <w:pPr>
        <w:spacing w:line="360" w:lineRule="auto"/>
        <w:jc w:val="both"/>
        <w:rPr>
          <w:rFonts w:ascii="Arial" w:eastAsia="Arial" w:hAnsi="Arial" w:cs="Arial"/>
          <w:sz w:val="24"/>
          <w:szCs w:val="24"/>
        </w:rPr>
      </w:pPr>
      <w:r>
        <w:rPr>
          <w:rFonts w:ascii="Arial" w:eastAsia="Arial" w:hAnsi="Arial" w:cs="Arial"/>
          <w:sz w:val="24"/>
          <w:szCs w:val="24"/>
        </w:rPr>
        <w:t>Then, life expectancy free of disability (</w:t>
      </w:r>
      <w:r>
        <w:rPr>
          <w:rFonts w:ascii="Arial" w:eastAsia="Arial" w:hAnsi="Arial" w:cs="Arial"/>
          <w:i/>
          <w:sz w:val="24"/>
          <w:szCs w:val="24"/>
        </w:rPr>
        <w:t>DFLE</w:t>
      </w:r>
      <w:r>
        <w:rPr>
          <w:rFonts w:ascii="Arial" w:eastAsia="Arial" w:hAnsi="Arial" w:cs="Arial"/>
          <w:sz w:val="24"/>
          <w:szCs w:val="24"/>
        </w:rPr>
        <w:t>) is calculated as:</w:t>
      </w:r>
    </w:p>
    <w:p w14:paraId="2067EBB8" w14:textId="77777777" w:rsidR="001942CB" w:rsidRDefault="001942CB" w:rsidP="001942C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i</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(2)</m:t>
          </m:r>
          <m:r>
            <w:rPr>
              <w:rFonts w:ascii="Cambria Math" w:eastAsia="Cambria Math" w:hAnsi="Cambria Math" w:cs="Cambria Math"/>
            </w:rPr>
            <m:t xml:space="preserve"> </m:t>
          </m:r>
        </m:oMath>
      </m:oMathPara>
    </w:p>
    <w:p w14:paraId="4DCAADC9" w14:textId="77777777" w:rsidR="001942CB" w:rsidRDefault="001942CB" w:rsidP="001942CB">
      <w:pPr>
        <w:spacing w:line="360" w:lineRule="auto"/>
        <w:jc w:val="both"/>
        <w:rPr>
          <w:rFonts w:ascii="Arial" w:eastAsia="Arial" w:hAnsi="Arial" w:cs="Arial"/>
          <w:sz w:val="24"/>
          <w:szCs w:val="24"/>
        </w:rPr>
      </w:pPr>
      <w:r>
        <w:rPr>
          <w:rFonts w:ascii="Arial" w:eastAsia="Arial" w:hAnsi="Arial" w:cs="Arial"/>
          <w:sz w:val="24"/>
          <w:szCs w:val="24"/>
        </w:rPr>
        <w:lastRenderedPageBreak/>
        <w:t>With its equivalent life expectancy free of chronic disease (</w:t>
      </w:r>
      <w:r>
        <w:rPr>
          <w:rFonts w:ascii="Arial" w:eastAsia="Arial" w:hAnsi="Arial" w:cs="Arial"/>
          <w:i/>
          <w:sz w:val="24"/>
          <w:szCs w:val="24"/>
        </w:rPr>
        <w:t>CFLE</w:t>
      </w:r>
      <w:r>
        <w:rPr>
          <w:rFonts w:ascii="Arial" w:eastAsia="Arial" w:hAnsi="Arial" w:cs="Arial"/>
          <w:sz w:val="24"/>
          <w:szCs w:val="24"/>
        </w:rPr>
        <w:t>):</w:t>
      </w:r>
    </w:p>
    <w:p w14:paraId="7379DDD8" w14:textId="77777777" w:rsidR="001942CB" w:rsidRDefault="001942CB" w:rsidP="001942C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(3)</m:t>
          </m:r>
          <m:r>
            <w:rPr>
              <w:rFonts w:ascii="Cambria Math" w:eastAsia="Cambria Math" w:hAnsi="Cambria Math" w:cs="Cambria Math"/>
            </w:rPr>
            <m:t xml:space="preserve"> </m:t>
          </m:r>
        </m:oMath>
      </m:oMathPara>
    </w:p>
    <w:p w14:paraId="2540A1E7" w14:textId="77777777" w:rsidR="001942CB" w:rsidRDefault="001942CB" w:rsidP="001942CB">
      <w:pPr>
        <w:spacing w:line="360" w:lineRule="auto"/>
        <w:rPr>
          <w:rFonts w:ascii="Arial" w:eastAsia="Arial" w:hAnsi="Arial" w:cs="Arial"/>
          <w:sz w:val="24"/>
          <w:szCs w:val="24"/>
        </w:rPr>
      </w:pPr>
    </w:p>
    <w:p w14:paraId="3B8FED44" w14:textId="77777777" w:rsidR="001942CB" w:rsidRDefault="001942CB" w:rsidP="001942CB">
      <w:pPr>
        <w:spacing w:line="360" w:lineRule="auto"/>
        <w:jc w:val="both"/>
        <w:rPr>
          <w:rFonts w:ascii="Arial" w:eastAsia="Arial" w:hAnsi="Arial" w:cs="Arial"/>
          <w:sz w:val="24"/>
          <w:szCs w:val="24"/>
        </w:rPr>
      </w:pPr>
      <w:r>
        <w:rPr>
          <w:rFonts w:ascii="Arial" w:eastAsia="Arial" w:hAnsi="Arial" w:cs="Arial"/>
          <w:sz w:val="24"/>
          <w:szCs w:val="24"/>
        </w:rPr>
        <w:t xml:space="preserve">where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disability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chronic conditions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w:t>
      </w:r>
    </w:p>
    <w:p w14:paraId="1B8E1515" w14:textId="77777777" w:rsidR="001942CB" w:rsidRDefault="001942CB" w:rsidP="001942CB">
      <w:pPr>
        <w:spacing w:line="360" w:lineRule="auto"/>
        <w:jc w:val="both"/>
        <w:rPr>
          <w:rFonts w:ascii="Arial" w:eastAsia="Arial" w:hAnsi="Arial" w:cs="Arial"/>
          <w:sz w:val="24"/>
          <w:szCs w:val="24"/>
        </w:rPr>
      </w:pPr>
      <w:r>
        <w:rPr>
          <w:rFonts w:ascii="Arial" w:eastAsia="Arial" w:hAnsi="Arial" w:cs="Arial"/>
          <w:sz w:val="24"/>
          <w:szCs w:val="24"/>
        </w:rPr>
        <w:t xml:space="preserve">We then calculate gender gap in </w:t>
      </w:r>
      <w:r>
        <w:rPr>
          <w:rFonts w:ascii="Arial" w:eastAsia="Arial" w:hAnsi="Arial" w:cs="Arial"/>
          <w:i/>
          <w:sz w:val="24"/>
          <w:szCs w:val="24"/>
        </w:rPr>
        <w:t xml:space="preserve">DFLE </w:t>
      </w:r>
      <w:r>
        <w:rPr>
          <w:rFonts w:ascii="Arial" w:eastAsia="Arial" w:hAnsi="Arial" w:cs="Arial"/>
          <w:sz w:val="24"/>
          <w:szCs w:val="24"/>
        </w:rPr>
        <w:t>as:</w:t>
      </w:r>
    </w:p>
    <w:p w14:paraId="34CB9621" w14:textId="77777777" w:rsidR="001942CB" w:rsidRDefault="001942CB" w:rsidP="001942C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xDFLE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14B3F1E" w14:textId="77777777" w:rsidR="001942CB" w:rsidRDefault="001942CB" w:rsidP="001942CB">
      <w:pPr>
        <w:spacing w:line="360" w:lineRule="auto"/>
        <w:jc w:val="both"/>
        <w:rPr>
          <w:rFonts w:ascii="Arial" w:eastAsia="Arial" w:hAnsi="Arial" w:cs="Arial"/>
          <w:sz w:val="24"/>
          <w:szCs w:val="24"/>
        </w:rPr>
      </w:pPr>
      <w:r>
        <w:rPr>
          <w:rFonts w:ascii="Arial" w:eastAsia="Arial" w:hAnsi="Arial" w:cs="Arial"/>
          <w:sz w:val="24"/>
          <w:szCs w:val="24"/>
        </w:rPr>
        <w:t xml:space="preserve">And the gender gap in </w:t>
      </w:r>
      <w:r>
        <w:rPr>
          <w:rFonts w:ascii="Arial" w:eastAsia="Arial" w:hAnsi="Arial" w:cs="Arial"/>
          <w:i/>
          <w:sz w:val="24"/>
          <w:szCs w:val="24"/>
        </w:rPr>
        <w:t xml:space="preserve">CFLE </w:t>
      </w:r>
      <w:r>
        <w:rPr>
          <w:rFonts w:ascii="Arial" w:eastAsia="Arial" w:hAnsi="Arial" w:cs="Arial"/>
          <w:sz w:val="24"/>
          <w:szCs w:val="24"/>
        </w:rPr>
        <w:t>as:</w:t>
      </w:r>
    </w:p>
    <w:p w14:paraId="3EC10E2E" w14:textId="77777777" w:rsidR="001942CB" w:rsidRDefault="001942CB" w:rsidP="001942C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F49E1F7" w14:textId="77777777" w:rsidR="001942CB" w:rsidRDefault="001942CB" w:rsidP="001942CB">
      <w:pPr>
        <w:spacing w:line="360" w:lineRule="auto"/>
        <w:jc w:val="both"/>
        <w:rPr>
          <w:rFonts w:ascii="Georgia" w:eastAsia="Georgia" w:hAnsi="Georgia" w:cs="Georgia"/>
          <w:sz w:val="24"/>
          <w:szCs w:val="24"/>
        </w:rPr>
      </w:pPr>
    </w:p>
    <w:p w14:paraId="206E8B36" w14:textId="77777777" w:rsidR="001942CB" w:rsidRDefault="001942CB" w:rsidP="001942CB">
      <w:pPr>
        <w:spacing w:line="360" w:lineRule="auto"/>
        <w:jc w:val="both"/>
        <w:rPr>
          <w:rFonts w:ascii="Arial" w:eastAsia="Arial" w:hAnsi="Arial" w:cs="Arial"/>
          <w:color w:val="000000"/>
          <w:sz w:val="24"/>
          <w:szCs w:val="24"/>
          <w:highlight w:val="white"/>
        </w:rPr>
      </w:pPr>
      <w:r>
        <w:rPr>
          <w:rFonts w:ascii="Arial" w:eastAsia="Arial" w:hAnsi="Arial" w:cs="Arial"/>
          <w:sz w:val="24"/>
          <w:szCs w:val="24"/>
        </w:rPr>
        <w:t xml:space="preserve">We later split the gender differences in </w:t>
      </w:r>
      <w:r>
        <w:rPr>
          <w:rFonts w:ascii="Arial" w:eastAsia="Arial" w:hAnsi="Arial" w:cs="Arial"/>
          <w:i/>
          <w:sz w:val="24"/>
          <w:szCs w:val="24"/>
        </w:rPr>
        <w:t>DFLE</w:t>
      </w:r>
      <w:r>
        <w:rPr>
          <w:rFonts w:ascii="Arial" w:eastAsia="Arial" w:hAnsi="Arial" w:cs="Arial"/>
          <w:sz w:val="24"/>
          <w:szCs w:val="24"/>
        </w:rPr>
        <w:t xml:space="preserve"> and </w:t>
      </w:r>
      <w:r>
        <w:rPr>
          <w:rFonts w:ascii="Arial" w:eastAsia="Arial" w:hAnsi="Arial" w:cs="Arial"/>
          <w:i/>
          <w:sz w:val="24"/>
          <w:szCs w:val="24"/>
        </w:rPr>
        <w:t>CFLE</w:t>
      </w:r>
      <w:r>
        <w:rPr>
          <w:rFonts w:ascii="Arial" w:eastAsia="Arial" w:hAnsi="Arial" w:cs="Arial"/>
          <w:sz w:val="24"/>
          <w:szCs w:val="24"/>
        </w:rPr>
        <w:t xml:space="preserve"> at age </w:t>
      </w:r>
      <w:r>
        <w:rPr>
          <w:rFonts w:ascii="Arial" w:eastAsia="Arial" w:hAnsi="Arial" w:cs="Arial"/>
          <w:i/>
          <w:sz w:val="24"/>
          <w:szCs w:val="24"/>
        </w:rPr>
        <w:t>x</w:t>
      </w:r>
      <w:r>
        <w:rPr>
          <w:rFonts w:ascii="Arial" w:eastAsia="Arial" w:hAnsi="Arial" w:cs="Arial"/>
          <w:sz w:val="24"/>
          <w:szCs w:val="24"/>
        </w:rPr>
        <w:t xml:space="preserve"> into mortality and disability/chronic effects by five-year age groups. To decompose the gap, we apply the continuous change decomposition method that was developed by Horiuchi et al. (27) and implemented in R by Riffe (28). 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 w:val="24"/>
          <w:szCs w:val="24"/>
        </w:rPr>
        <w:t>n</w:t>
      </w:r>
      <w:r>
        <w:rPr>
          <w:rFonts w:ascii="Arial" w:eastAsia="Arial" w:hAnsi="Arial" w:cs="Arial"/>
          <w:sz w:val="24"/>
          <w:szCs w:val="24"/>
        </w:rPr>
        <w:t xml:space="preserve"> partial derivatives of the function with respect to the covariates (27). Then, numerical integration is used to obtain the total contribution of the covariates for the variation of the aggregate measure. </w:t>
      </w:r>
      <w:r>
        <w:rPr>
          <w:rFonts w:ascii="Arial" w:eastAsia="Arial" w:hAnsi="Arial" w:cs="Arial"/>
          <w:color w:val="000000"/>
          <w:sz w:val="24"/>
          <w:szCs w:val="24"/>
          <w:highlight w:val="white"/>
        </w:rPr>
        <w:t xml:space="preserve">This allows us to estimate the contribution of disability and chronic conditions to explaining gender inequality.  In addition, the </w:t>
      </w:r>
      <w:r>
        <w:rPr>
          <w:rFonts w:ascii="Arial" w:eastAsia="Arial" w:hAnsi="Arial" w:cs="Arial"/>
          <w:sz w:val="24"/>
          <w:szCs w:val="24"/>
        </w:rPr>
        <w:t>method is very flexible, and can be used for decomposing gaps in different aggregate measures, including healthy life expectancy, as presented by van Raalte and Nepomuceno (29). Previous research has employed the methodology to estimate gaps in disability for LAC countries (22).</w:t>
      </w:r>
    </w:p>
    <w:p w14:paraId="4BDF5F39" w14:textId="77777777" w:rsidR="001942CB" w:rsidRDefault="001942CB" w:rsidP="001942CB">
      <w:pPr>
        <w:pBdr>
          <w:top w:val="nil"/>
          <w:left w:val="nil"/>
          <w:bottom w:val="nil"/>
          <w:right w:val="nil"/>
          <w:between w:val="nil"/>
        </w:pBdr>
        <w:spacing w:after="0"/>
        <w:rPr>
          <w:rFonts w:ascii="Arial" w:eastAsia="Arial" w:hAnsi="Arial" w:cs="Arial"/>
          <w:b/>
          <w:color w:val="000000"/>
          <w:sz w:val="20"/>
          <w:szCs w:val="20"/>
        </w:rPr>
      </w:pPr>
    </w:p>
    <w:p w14:paraId="5354E7EB" w14:textId="77777777" w:rsidR="001942CB" w:rsidRDefault="001942CB" w:rsidP="001942CB">
      <w:pPr>
        <w:pBdr>
          <w:top w:val="nil"/>
          <w:left w:val="nil"/>
          <w:bottom w:val="nil"/>
          <w:right w:val="nil"/>
          <w:between w:val="nil"/>
        </w:pBdr>
        <w:spacing w:after="0"/>
        <w:rPr>
          <w:rFonts w:ascii="Arial" w:eastAsia="Arial" w:hAnsi="Arial" w:cs="Arial"/>
          <w:color w:val="000000"/>
          <w:sz w:val="20"/>
          <w:szCs w:val="20"/>
        </w:rPr>
      </w:pPr>
    </w:p>
    <w:p w14:paraId="7B5216E2" w14:textId="77777777" w:rsidR="001942CB" w:rsidRDefault="001942CB" w:rsidP="001942CB">
      <w:pPr>
        <w:pBdr>
          <w:top w:val="nil"/>
          <w:left w:val="nil"/>
          <w:bottom w:val="nil"/>
          <w:right w:val="nil"/>
          <w:between w:val="nil"/>
        </w:pBdr>
        <w:spacing w:after="0"/>
        <w:rPr>
          <w:rFonts w:ascii="Arial" w:eastAsia="Arial" w:hAnsi="Arial" w:cs="Arial"/>
          <w:color w:val="000000"/>
          <w:sz w:val="20"/>
          <w:szCs w:val="20"/>
        </w:rPr>
      </w:pPr>
    </w:p>
    <w:p w14:paraId="1744C740" w14:textId="77777777" w:rsidR="001942CB" w:rsidRDefault="001942CB" w:rsidP="001942C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449CB280" w14:textId="77777777" w:rsidR="001942CB" w:rsidRDefault="001942CB" w:rsidP="001942CB">
      <w:pPr>
        <w:pBdr>
          <w:top w:val="nil"/>
          <w:left w:val="nil"/>
          <w:bottom w:val="nil"/>
          <w:right w:val="nil"/>
          <w:between w:val="nil"/>
        </w:pBdr>
        <w:spacing w:after="0"/>
        <w:rPr>
          <w:rFonts w:ascii="Arial" w:eastAsia="Arial" w:hAnsi="Arial" w:cs="Arial"/>
          <w:b/>
          <w:color w:val="000000"/>
          <w:sz w:val="20"/>
          <w:szCs w:val="20"/>
        </w:rPr>
      </w:pPr>
    </w:p>
    <w:p w14:paraId="4A78A095" w14:textId="77777777" w:rsidR="001942CB" w:rsidRDefault="001942CB" w:rsidP="001942CB">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3">
        <w:r>
          <w:rPr>
            <w:rFonts w:ascii="Arial" w:eastAsia="Arial" w:hAnsi="Arial" w:cs="Arial"/>
            <w:sz w:val="24"/>
            <w:szCs w:val="24"/>
            <w:highlight w:val="white"/>
          </w:rPr>
          <w:t xml:space="preserve"> </w:t>
        </w:r>
      </w:hyperlink>
      <w:hyperlink r:id="rId14">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10B543EE" w14:textId="77777777" w:rsidR="001942CB" w:rsidRDefault="001942CB" w:rsidP="001942CB">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w:t>
      </w:r>
      <w:r>
        <w:rPr>
          <w:rFonts w:ascii="Arial" w:eastAsia="Arial" w:hAnsi="Arial" w:cs="Arial"/>
          <w:sz w:val="23"/>
          <w:szCs w:val="23"/>
        </w:rPr>
        <w:lastRenderedPageBreak/>
        <w:t xml:space="preserve">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5">
        <w:r>
          <w:rPr>
            <w:rFonts w:ascii="Arial" w:eastAsia="Arial" w:hAnsi="Arial" w:cs="Arial"/>
            <w:sz w:val="24"/>
            <w:szCs w:val="24"/>
            <w:highlight w:val="white"/>
          </w:rPr>
          <w:t xml:space="preserve"> </w:t>
        </w:r>
      </w:hyperlink>
      <w:hyperlink r:id="rId16">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14FBC619" w14:textId="77777777" w:rsidR="001942CB" w:rsidRDefault="001942CB" w:rsidP="001942CB">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19EB6F3F" w14:textId="77777777" w:rsidR="001942CB" w:rsidRDefault="001942CB" w:rsidP="001942CB">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78178645" w14:textId="77777777" w:rsidR="001942CB" w:rsidRDefault="001942CB" w:rsidP="001942CB">
      <w:pPr>
        <w:pBdr>
          <w:top w:val="nil"/>
          <w:left w:val="nil"/>
          <w:bottom w:val="nil"/>
          <w:right w:val="nil"/>
          <w:between w:val="nil"/>
        </w:pBdr>
        <w:spacing w:after="0"/>
        <w:rPr>
          <w:rFonts w:ascii="Arial" w:eastAsia="Arial" w:hAnsi="Arial" w:cs="Arial"/>
          <w:sz w:val="20"/>
          <w:szCs w:val="20"/>
        </w:rPr>
      </w:pPr>
    </w:p>
    <w:p w14:paraId="398702B9" w14:textId="77777777" w:rsidR="001942CB" w:rsidRDefault="001942CB" w:rsidP="001942CB">
      <w:pPr>
        <w:pBdr>
          <w:top w:val="nil"/>
          <w:left w:val="nil"/>
          <w:bottom w:val="nil"/>
          <w:right w:val="nil"/>
          <w:between w:val="nil"/>
        </w:pBdr>
        <w:spacing w:after="0"/>
        <w:rPr>
          <w:rFonts w:ascii="Arial" w:eastAsia="Arial" w:hAnsi="Arial" w:cs="Arial"/>
          <w:color w:val="000000"/>
          <w:sz w:val="20"/>
          <w:szCs w:val="20"/>
        </w:rPr>
      </w:pPr>
    </w:p>
    <w:p w14:paraId="0B803E37" w14:textId="77777777" w:rsidR="001942CB" w:rsidRDefault="001942CB" w:rsidP="001942CB">
      <w:pPr>
        <w:pBdr>
          <w:top w:val="nil"/>
          <w:left w:val="nil"/>
          <w:bottom w:val="nil"/>
          <w:right w:val="nil"/>
          <w:between w:val="nil"/>
        </w:pBdr>
        <w:spacing w:after="0"/>
        <w:rPr>
          <w:rFonts w:ascii="Arial" w:eastAsia="Arial" w:hAnsi="Arial" w:cs="Arial"/>
          <w:color w:val="000000"/>
          <w:sz w:val="24"/>
          <w:szCs w:val="24"/>
        </w:rPr>
      </w:pPr>
    </w:p>
    <w:p w14:paraId="51DF70A3" w14:textId="77777777" w:rsidR="001942CB" w:rsidRDefault="001942CB" w:rsidP="001942C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03F100F3" w14:textId="77777777" w:rsidR="001942CB" w:rsidRDefault="001942CB" w:rsidP="001942CB">
      <w:pPr>
        <w:pBdr>
          <w:top w:val="nil"/>
          <w:left w:val="nil"/>
          <w:bottom w:val="nil"/>
          <w:right w:val="nil"/>
          <w:between w:val="nil"/>
        </w:pBdr>
        <w:spacing w:after="0"/>
        <w:rPr>
          <w:rFonts w:ascii="Arial" w:eastAsia="Arial" w:hAnsi="Arial" w:cs="Arial"/>
          <w:color w:val="000000"/>
          <w:sz w:val="20"/>
          <w:szCs w:val="20"/>
        </w:rPr>
      </w:pPr>
    </w:p>
    <w:p w14:paraId="4FBE14B0"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 </w:t>
      </w:r>
      <w:r>
        <w:rPr>
          <w:rFonts w:ascii="Arial" w:eastAsia="Arial" w:hAnsi="Arial" w:cs="Arial"/>
          <w:sz w:val="20"/>
          <w:szCs w:val="20"/>
        </w:rPr>
        <w:tab/>
        <w:t>World Economic Forum, “The Global Gender Gap Report 2021” (2021).</w:t>
      </w:r>
    </w:p>
    <w:p w14:paraId="4A2C766F"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 </w:t>
      </w:r>
      <w:r>
        <w:rPr>
          <w:rFonts w:ascii="Arial" w:eastAsia="Arial" w:hAnsi="Arial" w:cs="Arial"/>
          <w:sz w:val="20"/>
          <w:szCs w:val="20"/>
        </w:rPr>
        <w:tab/>
        <w:t>WHO (World Health Organization), “Understanding the drivers of health equity: the power of political participation” (2020).</w:t>
      </w:r>
    </w:p>
    <w:p w14:paraId="26C859A4"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3. </w:t>
      </w:r>
      <w:r>
        <w:rPr>
          <w:rFonts w:ascii="Arial" w:eastAsia="Arial" w:hAnsi="Arial" w:cs="Arial"/>
          <w:sz w:val="20"/>
          <w:szCs w:val="20"/>
        </w:rPr>
        <w:tab/>
        <w:t>European Institute for Gender Equality, “Gender Equality Index 2021: Health” (2021) https:/doi.org/10.2839/633501.</w:t>
      </w:r>
    </w:p>
    <w:p w14:paraId="6F23AFD5"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4. </w:t>
      </w:r>
      <w:r>
        <w:rPr>
          <w:rFonts w:ascii="Arial" w:eastAsia="Arial" w:hAnsi="Arial" w:cs="Arial"/>
          <w:sz w:val="20"/>
          <w:szCs w:val="20"/>
        </w:rPr>
        <w:tab/>
        <w:t xml:space="preserve">A. Case, C. Paxson, Sex Differences in Morbidity and Mortality.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42</w:t>
      </w:r>
      <w:r>
        <w:rPr>
          <w:rFonts w:ascii="Arial" w:eastAsia="Arial" w:hAnsi="Arial" w:cs="Arial"/>
          <w:sz w:val="20"/>
          <w:szCs w:val="20"/>
        </w:rPr>
        <w:t>, 189–214 (2005).</w:t>
      </w:r>
    </w:p>
    <w:p w14:paraId="471D749E"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5. </w:t>
      </w:r>
      <w:r>
        <w:rPr>
          <w:rFonts w:ascii="Arial" w:eastAsia="Arial" w:hAnsi="Arial" w:cs="Arial"/>
          <w:sz w:val="20"/>
          <w:szCs w:val="20"/>
        </w:rPr>
        <w:tab/>
        <w:t xml:space="preserve">E. M. Crimmins, J. K. Kim, A. </w:t>
      </w:r>
      <w:proofErr w:type="spellStart"/>
      <w:r>
        <w:rPr>
          <w:rFonts w:ascii="Arial" w:eastAsia="Arial" w:hAnsi="Arial" w:cs="Arial"/>
          <w:sz w:val="20"/>
          <w:szCs w:val="20"/>
        </w:rPr>
        <w:t>Solé-Auró</w:t>
      </w:r>
      <w:proofErr w:type="spellEnd"/>
      <w:r>
        <w:rPr>
          <w:rFonts w:ascii="Arial" w:eastAsia="Arial" w:hAnsi="Arial" w:cs="Arial"/>
          <w:sz w:val="20"/>
          <w:szCs w:val="20"/>
        </w:rPr>
        <w:t xml:space="preserve">, Gender differences in health: results from SHARE, ELSA and HRS. </w:t>
      </w:r>
      <w:r>
        <w:rPr>
          <w:rFonts w:ascii="Arial" w:eastAsia="Arial" w:hAnsi="Arial" w:cs="Arial"/>
          <w:i/>
          <w:sz w:val="20"/>
          <w:szCs w:val="20"/>
        </w:rPr>
        <w:t>Eur. J. Public Health</w:t>
      </w:r>
      <w:r>
        <w:rPr>
          <w:rFonts w:ascii="Arial" w:eastAsia="Arial" w:hAnsi="Arial" w:cs="Arial"/>
          <w:sz w:val="20"/>
          <w:szCs w:val="20"/>
        </w:rPr>
        <w:t xml:space="preserve"> </w:t>
      </w:r>
      <w:r>
        <w:rPr>
          <w:rFonts w:ascii="Arial" w:eastAsia="Arial" w:hAnsi="Arial" w:cs="Arial"/>
          <w:b/>
          <w:sz w:val="20"/>
          <w:szCs w:val="20"/>
        </w:rPr>
        <w:t>21</w:t>
      </w:r>
      <w:r>
        <w:rPr>
          <w:rFonts w:ascii="Arial" w:eastAsia="Arial" w:hAnsi="Arial" w:cs="Arial"/>
          <w:sz w:val="20"/>
          <w:szCs w:val="20"/>
        </w:rPr>
        <w:t>, 81–91 (2011).</w:t>
      </w:r>
    </w:p>
    <w:p w14:paraId="500F9D26"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6. </w:t>
      </w:r>
      <w:r>
        <w:rPr>
          <w:rFonts w:ascii="Arial" w:eastAsia="Arial" w:hAnsi="Arial" w:cs="Arial"/>
          <w:sz w:val="20"/>
          <w:szCs w:val="20"/>
        </w:rPr>
        <w:tab/>
        <w:t xml:space="preserve">L. M. </w:t>
      </w:r>
      <w:proofErr w:type="spellStart"/>
      <w:r>
        <w:rPr>
          <w:rFonts w:ascii="Arial" w:eastAsia="Arial" w:hAnsi="Arial" w:cs="Arial"/>
          <w:sz w:val="20"/>
          <w:szCs w:val="20"/>
        </w:rPr>
        <w:t>Verbrugge</w:t>
      </w:r>
      <w:proofErr w:type="spellEnd"/>
      <w:r>
        <w:rPr>
          <w:rFonts w:ascii="Arial" w:eastAsia="Arial" w:hAnsi="Arial" w:cs="Arial"/>
          <w:sz w:val="20"/>
          <w:szCs w:val="20"/>
        </w:rPr>
        <w:t xml:space="preserve">, D. L. Wingard, Sex Differentials in Health and Mortality. </w:t>
      </w:r>
      <w:r>
        <w:rPr>
          <w:rFonts w:ascii="Arial" w:eastAsia="Arial" w:hAnsi="Arial" w:cs="Arial"/>
          <w:i/>
          <w:sz w:val="20"/>
          <w:szCs w:val="20"/>
        </w:rPr>
        <w:t>Women Health</w:t>
      </w:r>
      <w:r>
        <w:rPr>
          <w:rFonts w:ascii="Arial" w:eastAsia="Arial" w:hAnsi="Arial" w:cs="Arial"/>
          <w:sz w:val="20"/>
          <w:szCs w:val="20"/>
        </w:rPr>
        <w:t xml:space="preserve"> </w:t>
      </w:r>
      <w:r>
        <w:rPr>
          <w:rFonts w:ascii="Arial" w:eastAsia="Arial" w:hAnsi="Arial" w:cs="Arial"/>
          <w:b/>
          <w:sz w:val="20"/>
          <w:szCs w:val="20"/>
        </w:rPr>
        <w:t>12</w:t>
      </w:r>
      <w:r>
        <w:rPr>
          <w:rFonts w:ascii="Arial" w:eastAsia="Arial" w:hAnsi="Arial" w:cs="Arial"/>
          <w:sz w:val="20"/>
          <w:szCs w:val="20"/>
        </w:rPr>
        <w:t>, 103–145 (1987).</w:t>
      </w:r>
    </w:p>
    <w:p w14:paraId="020CAD26"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7. </w:t>
      </w:r>
      <w:r>
        <w:rPr>
          <w:rFonts w:ascii="Arial" w:eastAsia="Arial" w:hAnsi="Arial" w:cs="Arial"/>
          <w:sz w:val="20"/>
          <w:szCs w:val="20"/>
        </w:rPr>
        <w:tab/>
        <w:t xml:space="preserve">G. </w:t>
      </w:r>
      <w:proofErr w:type="spellStart"/>
      <w:r>
        <w:rPr>
          <w:rFonts w:ascii="Arial" w:eastAsia="Arial" w:hAnsi="Arial" w:cs="Arial"/>
          <w:sz w:val="20"/>
          <w:szCs w:val="20"/>
        </w:rPr>
        <w:t>Doblhammer</w:t>
      </w:r>
      <w:proofErr w:type="spellEnd"/>
      <w:r>
        <w:rPr>
          <w:rFonts w:ascii="Arial" w:eastAsia="Arial" w:hAnsi="Arial" w:cs="Arial"/>
          <w:sz w:val="20"/>
          <w:szCs w:val="20"/>
        </w:rPr>
        <w:t xml:space="preserve">, J. </w:t>
      </w:r>
      <w:proofErr w:type="spellStart"/>
      <w:r>
        <w:rPr>
          <w:rFonts w:ascii="Arial" w:eastAsia="Arial" w:hAnsi="Arial" w:cs="Arial"/>
          <w:sz w:val="20"/>
          <w:szCs w:val="20"/>
        </w:rPr>
        <w:t>Gumà</w:t>
      </w:r>
      <w:proofErr w:type="spellEnd"/>
      <w:r>
        <w:rPr>
          <w:rFonts w:ascii="Arial" w:eastAsia="Arial" w:hAnsi="Arial" w:cs="Arial"/>
          <w:sz w:val="20"/>
          <w:szCs w:val="20"/>
        </w:rPr>
        <w:t xml:space="preserve">, </w:t>
      </w:r>
      <w:r>
        <w:rPr>
          <w:rFonts w:ascii="Arial" w:eastAsia="Arial" w:hAnsi="Arial" w:cs="Arial"/>
          <w:i/>
          <w:sz w:val="20"/>
          <w:szCs w:val="20"/>
        </w:rPr>
        <w:t>A Demographic Perspective on Gender, Family and Health in Europe</w:t>
      </w:r>
      <w:r>
        <w:rPr>
          <w:rFonts w:ascii="Arial" w:eastAsia="Arial" w:hAnsi="Arial" w:cs="Arial"/>
          <w:sz w:val="20"/>
          <w:szCs w:val="20"/>
        </w:rPr>
        <w:t xml:space="preserve">, G. </w:t>
      </w:r>
      <w:proofErr w:type="spellStart"/>
      <w:r>
        <w:rPr>
          <w:rFonts w:ascii="Arial" w:eastAsia="Arial" w:hAnsi="Arial" w:cs="Arial"/>
          <w:sz w:val="20"/>
          <w:szCs w:val="20"/>
        </w:rPr>
        <w:t>Doblhammer</w:t>
      </w:r>
      <w:proofErr w:type="spellEnd"/>
      <w:r>
        <w:rPr>
          <w:rFonts w:ascii="Arial" w:eastAsia="Arial" w:hAnsi="Arial" w:cs="Arial"/>
          <w:sz w:val="20"/>
          <w:szCs w:val="20"/>
        </w:rPr>
        <w:t xml:space="preserve">, J. </w:t>
      </w:r>
      <w:proofErr w:type="spellStart"/>
      <w:r>
        <w:rPr>
          <w:rFonts w:ascii="Arial" w:eastAsia="Arial" w:hAnsi="Arial" w:cs="Arial"/>
          <w:sz w:val="20"/>
          <w:szCs w:val="20"/>
        </w:rPr>
        <w:t>Gumà</w:t>
      </w:r>
      <w:proofErr w:type="spellEnd"/>
      <w:r>
        <w:rPr>
          <w:rFonts w:ascii="Arial" w:eastAsia="Arial" w:hAnsi="Arial" w:cs="Arial"/>
          <w:sz w:val="20"/>
          <w:szCs w:val="20"/>
        </w:rPr>
        <w:t>, Eds. (Springer International Publishing, 2018) https:/doi.org/10.1007/978-3-319-72356-3.</w:t>
      </w:r>
    </w:p>
    <w:p w14:paraId="3B5B4553"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8. </w:t>
      </w:r>
      <w:r>
        <w:rPr>
          <w:rFonts w:ascii="Arial" w:eastAsia="Arial" w:hAnsi="Arial" w:cs="Arial"/>
          <w:sz w:val="20"/>
          <w:szCs w:val="20"/>
        </w:rPr>
        <w:tab/>
        <w:t xml:space="preserve">V. </w:t>
      </w:r>
      <w:proofErr w:type="spellStart"/>
      <w:r>
        <w:rPr>
          <w:rFonts w:ascii="Arial" w:eastAsia="Arial" w:hAnsi="Arial" w:cs="Arial"/>
          <w:sz w:val="20"/>
          <w:szCs w:val="20"/>
        </w:rPr>
        <w:t>Zarulli</w:t>
      </w:r>
      <w:proofErr w:type="spellEnd"/>
      <w:r>
        <w:rPr>
          <w:rFonts w:ascii="Arial" w:eastAsia="Arial" w:hAnsi="Arial" w:cs="Arial"/>
          <w:sz w:val="20"/>
          <w:szCs w:val="20"/>
        </w:rPr>
        <w:t xml:space="preserve">, </w:t>
      </w:r>
      <w:r>
        <w:rPr>
          <w:rFonts w:ascii="Arial" w:eastAsia="Arial" w:hAnsi="Arial" w:cs="Arial"/>
          <w:i/>
          <w:sz w:val="20"/>
          <w:szCs w:val="20"/>
        </w:rPr>
        <w:t>et al.</w:t>
      </w:r>
      <w:r>
        <w:rPr>
          <w:rFonts w:ascii="Arial" w:eastAsia="Arial" w:hAnsi="Arial" w:cs="Arial"/>
          <w:sz w:val="20"/>
          <w:szCs w:val="20"/>
        </w:rPr>
        <w:t xml:space="preserve">, Women live longer than men even during severe famines and epidemics. </w:t>
      </w:r>
      <w:r>
        <w:rPr>
          <w:rFonts w:ascii="Arial" w:eastAsia="Arial" w:hAnsi="Arial" w:cs="Arial"/>
          <w:i/>
          <w:sz w:val="20"/>
          <w:szCs w:val="20"/>
        </w:rPr>
        <w:t>Proc. Natl. Acad. Sci.</w:t>
      </w:r>
      <w:r>
        <w:rPr>
          <w:rFonts w:ascii="Arial" w:eastAsia="Arial" w:hAnsi="Arial" w:cs="Arial"/>
          <w:sz w:val="20"/>
          <w:szCs w:val="20"/>
        </w:rPr>
        <w:t xml:space="preserve"> (2018) https:/doi.org/10.1073/pnas.1701535115.</w:t>
      </w:r>
    </w:p>
    <w:p w14:paraId="377F55AD"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9. </w:t>
      </w:r>
      <w:r>
        <w:rPr>
          <w:rFonts w:ascii="Arial" w:eastAsia="Arial" w:hAnsi="Arial" w:cs="Arial"/>
          <w:sz w:val="20"/>
          <w:szCs w:val="20"/>
        </w:rPr>
        <w:tab/>
        <w:t xml:space="preserve">F. C. Drumond Andrade, P. E. Guevara, M. L. </w:t>
      </w:r>
      <w:proofErr w:type="spellStart"/>
      <w:r>
        <w:rPr>
          <w:rFonts w:ascii="Arial" w:eastAsia="Arial" w:hAnsi="Arial" w:cs="Arial"/>
          <w:sz w:val="20"/>
          <w:szCs w:val="20"/>
        </w:rPr>
        <w:t>Lebrão</w:t>
      </w:r>
      <w:proofErr w:type="spellEnd"/>
      <w:r>
        <w:rPr>
          <w:rFonts w:ascii="Arial" w:eastAsia="Arial" w:hAnsi="Arial" w:cs="Arial"/>
          <w:sz w:val="20"/>
          <w:szCs w:val="20"/>
        </w:rPr>
        <w:t xml:space="preserve">, Y. A. de Oliveira Duarte, J. L. F. Santos, Gender Differences in Life Expectancy and Disability-Free Life Expectancy Among Older Adults in São Paulo, Brazil. </w:t>
      </w:r>
      <w:r>
        <w:rPr>
          <w:rFonts w:ascii="Arial" w:eastAsia="Arial" w:hAnsi="Arial" w:cs="Arial"/>
          <w:i/>
          <w:sz w:val="20"/>
          <w:szCs w:val="20"/>
        </w:rPr>
        <w:t>Women’s Heal. Issues</w:t>
      </w:r>
      <w:r>
        <w:rPr>
          <w:rFonts w:ascii="Arial" w:eastAsia="Arial" w:hAnsi="Arial" w:cs="Arial"/>
          <w:sz w:val="20"/>
          <w:szCs w:val="20"/>
        </w:rPr>
        <w:t xml:space="preserve"> </w:t>
      </w:r>
      <w:r>
        <w:rPr>
          <w:rFonts w:ascii="Arial" w:eastAsia="Arial" w:hAnsi="Arial" w:cs="Arial"/>
          <w:b/>
          <w:sz w:val="20"/>
          <w:szCs w:val="20"/>
        </w:rPr>
        <w:t>21</w:t>
      </w:r>
      <w:r>
        <w:rPr>
          <w:rFonts w:ascii="Arial" w:eastAsia="Arial" w:hAnsi="Arial" w:cs="Arial"/>
          <w:sz w:val="20"/>
          <w:szCs w:val="20"/>
        </w:rPr>
        <w:t>, 64–70 (2011).</w:t>
      </w:r>
    </w:p>
    <w:p w14:paraId="2B069422"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10. </w:t>
      </w:r>
      <w:r>
        <w:rPr>
          <w:rFonts w:ascii="Arial" w:eastAsia="Arial" w:hAnsi="Arial" w:cs="Arial"/>
          <w:sz w:val="20"/>
          <w:szCs w:val="20"/>
        </w:rPr>
        <w:tab/>
        <w:t>V. Di Lego, P. Di Giulio, M. Luy, “Gender Differences in Healthy and Unhealthy Life Expectancy” in (2020), pp. 151–172.</w:t>
      </w:r>
    </w:p>
    <w:p w14:paraId="366D9E5D"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11. </w:t>
      </w:r>
      <w:r>
        <w:rPr>
          <w:rFonts w:ascii="Arial" w:eastAsia="Arial" w:hAnsi="Arial" w:cs="Arial"/>
          <w:sz w:val="20"/>
          <w:szCs w:val="20"/>
        </w:rPr>
        <w:tab/>
        <w:t xml:space="preserve">E. Grundy, “Gender and healthy aging” in </w:t>
      </w:r>
      <w:r>
        <w:rPr>
          <w:rFonts w:ascii="Arial" w:eastAsia="Arial" w:hAnsi="Arial" w:cs="Arial"/>
          <w:i/>
          <w:sz w:val="20"/>
          <w:szCs w:val="20"/>
        </w:rPr>
        <w:t>Longer Life and Healthy Aging</w:t>
      </w:r>
      <w:r>
        <w:rPr>
          <w:rFonts w:ascii="Arial" w:eastAsia="Arial" w:hAnsi="Arial" w:cs="Arial"/>
          <w:sz w:val="20"/>
          <w:szCs w:val="20"/>
        </w:rPr>
        <w:t>, (2006), pp. 173–199.</w:t>
      </w:r>
    </w:p>
    <w:p w14:paraId="2661309A"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12. </w:t>
      </w:r>
      <w:r>
        <w:rPr>
          <w:rFonts w:ascii="Arial" w:eastAsia="Arial" w:hAnsi="Arial" w:cs="Arial"/>
          <w:sz w:val="20"/>
          <w:szCs w:val="20"/>
        </w:rPr>
        <w:tab/>
        <w:t xml:space="preserve">C. D. Mathers, R. </w:t>
      </w:r>
      <w:proofErr w:type="spellStart"/>
      <w:r>
        <w:rPr>
          <w:rFonts w:ascii="Arial" w:eastAsia="Arial" w:hAnsi="Arial" w:cs="Arial"/>
          <w:sz w:val="20"/>
          <w:szCs w:val="20"/>
        </w:rPr>
        <w:t>Sadana</w:t>
      </w:r>
      <w:proofErr w:type="spellEnd"/>
      <w:r>
        <w:rPr>
          <w:rFonts w:ascii="Arial" w:eastAsia="Arial" w:hAnsi="Arial" w:cs="Arial"/>
          <w:sz w:val="20"/>
          <w:szCs w:val="20"/>
        </w:rPr>
        <w:t xml:space="preserve">, J. A. Salomon, C. J. L. Murray, A. D. Lopez, Healthy life expectancy in 191 countries, 1999. </w:t>
      </w:r>
      <w:r>
        <w:rPr>
          <w:rFonts w:ascii="Arial" w:eastAsia="Arial" w:hAnsi="Arial" w:cs="Arial"/>
          <w:i/>
          <w:sz w:val="20"/>
          <w:szCs w:val="20"/>
        </w:rPr>
        <w:t>Lancet</w:t>
      </w:r>
      <w:r>
        <w:rPr>
          <w:rFonts w:ascii="Arial" w:eastAsia="Arial" w:hAnsi="Arial" w:cs="Arial"/>
          <w:sz w:val="20"/>
          <w:szCs w:val="20"/>
        </w:rPr>
        <w:t xml:space="preserve"> </w:t>
      </w:r>
      <w:r>
        <w:rPr>
          <w:rFonts w:ascii="Arial" w:eastAsia="Arial" w:hAnsi="Arial" w:cs="Arial"/>
          <w:b/>
          <w:sz w:val="20"/>
          <w:szCs w:val="20"/>
        </w:rPr>
        <w:t>357</w:t>
      </w:r>
      <w:r>
        <w:rPr>
          <w:rFonts w:ascii="Arial" w:eastAsia="Arial" w:hAnsi="Arial" w:cs="Arial"/>
          <w:sz w:val="20"/>
          <w:szCs w:val="20"/>
        </w:rPr>
        <w:t>, 1685–1691 (2001).</w:t>
      </w:r>
    </w:p>
    <w:p w14:paraId="79923D1D"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lastRenderedPageBreak/>
        <w:t xml:space="preserve">13. </w:t>
      </w:r>
      <w:r>
        <w:rPr>
          <w:rFonts w:ascii="Arial" w:eastAsia="Arial" w:hAnsi="Arial" w:cs="Arial"/>
          <w:sz w:val="20"/>
          <w:szCs w:val="20"/>
        </w:rPr>
        <w:tab/>
        <w:t xml:space="preserve">A. </w:t>
      </w:r>
      <w:proofErr w:type="spellStart"/>
      <w:r>
        <w:rPr>
          <w:rFonts w:ascii="Arial" w:eastAsia="Arial" w:hAnsi="Arial" w:cs="Arial"/>
          <w:sz w:val="20"/>
          <w:szCs w:val="20"/>
        </w:rPr>
        <w:t>Oksuzyan</w:t>
      </w:r>
      <w:proofErr w:type="spellEnd"/>
      <w:r>
        <w:rPr>
          <w:rFonts w:ascii="Arial" w:eastAsia="Arial" w:hAnsi="Arial" w:cs="Arial"/>
          <w:sz w:val="20"/>
          <w:szCs w:val="20"/>
        </w:rPr>
        <w:t xml:space="preserve">, M. </w:t>
      </w:r>
      <w:proofErr w:type="spellStart"/>
      <w:r>
        <w:rPr>
          <w:rFonts w:ascii="Arial" w:eastAsia="Arial" w:hAnsi="Arial" w:cs="Arial"/>
          <w:sz w:val="20"/>
          <w:szCs w:val="20"/>
        </w:rPr>
        <w:t>Shkolnikova</w:t>
      </w:r>
      <w:proofErr w:type="spellEnd"/>
      <w:r>
        <w:rPr>
          <w:rFonts w:ascii="Arial" w:eastAsia="Arial" w:hAnsi="Arial" w:cs="Arial"/>
          <w:sz w:val="20"/>
          <w:szCs w:val="20"/>
        </w:rPr>
        <w:t xml:space="preserve">, J. W. </w:t>
      </w:r>
      <w:proofErr w:type="spellStart"/>
      <w:r>
        <w:rPr>
          <w:rFonts w:ascii="Arial" w:eastAsia="Arial" w:hAnsi="Arial" w:cs="Arial"/>
          <w:sz w:val="20"/>
          <w:szCs w:val="20"/>
        </w:rPr>
        <w:t>Vaupel</w:t>
      </w:r>
      <w:proofErr w:type="spellEnd"/>
      <w:r>
        <w:rPr>
          <w:rFonts w:ascii="Arial" w:eastAsia="Arial" w:hAnsi="Arial" w:cs="Arial"/>
          <w:sz w:val="20"/>
          <w:szCs w:val="20"/>
        </w:rPr>
        <w:t xml:space="preserve">, K. Christensen, V. M. </w:t>
      </w:r>
      <w:proofErr w:type="spellStart"/>
      <w:r>
        <w:rPr>
          <w:rFonts w:ascii="Arial" w:eastAsia="Arial" w:hAnsi="Arial" w:cs="Arial"/>
          <w:sz w:val="20"/>
          <w:szCs w:val="20"/>
        </w:rPr>
        <w:t>Shkolnikov</w:t>
      </w:r>
      <w:proofErr w:type="spellEnd"/>
      <w:r>
        <w:rPr>
          <w:rFonts w:ascii="Arial" w:eastAsia="Arial" w:hAnsi="Arial" w:cs="Arial"/>
          <w:sz w:val="20"/>
          <w:szCs w:val="20"/>
        </w:rPr>
        <w:t xml:space="preserve">, Sex differences in health and mortality in Moscow and Denmark. </w:t>
      </w:r>
      <w:r>
        <w:rPr>
          <w:rFonts w:ascii="Arial" w:eastAsia="Arial" w:hAnsi="Arial" w:cs="Arial"/>
          <w:i/>
          <w:sz w:val="20"/>
          <w:szCs w:val="20"/>
        </w:rPr>
        <w:t>Eur. J. Epidemiol.</w:t>
      </w:r>
      <w:r>
        <w:rPr>
          <w:rFonts w:ascii="Arial" w:eastAsia="Arial" w:hAnsi="Arial" w:cs="Arial"/>
          <w:sz w:val="20"/>
          <w:szCs w:val="20"/>
        </w:rPr>
        <w:t xml:space="preserve"> </w:t>
      </w:r>
      <w:r>
        <w:rPr>
          <w:rFonts w:ascii="Arial" w:eastAsia="Arial" w:hAnsi="Arial" w:cs="Arial"/>
          <w:b/>
          <w:sz w:val="20"/>
          <w:szCs w:val="20"/>
        </w:rPr>
        <w:t>29</w:t>
      </w:r>
      <w:r>
        <w:rPr>
          <w:rFonts w:ascii="Arial" w:eastAsia="Arial" w:hAnsi="Arial" w:cs="Arial"/>
          <w:sz w:val="20"/>
          <w:szCs w:val="20"/>
        </w:rPr>
        <w:t>, 243–252 (2014).</w:t>
      </w:r>
    </w:p>
    <w:p w14:paraId="7A3F7213"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14. </w:t>
      </w:r>
      <w:r>
        <w:rPr>
          <w:rFonts w:ascii="Arial" w:eastAsia="Arial" w:hAnsi="Arial" w:cs="Arial"/>
          <w:sz w:val="20"/>
          <w:szCs w:val="20"/>
        </w:rPr>
        <w:tab/>
        <w:t xml:space="preserve">E. M. Crimmins, J. K. Kim, A. Hagedorn, Life </w:t>
      </w:r>
      <w:proofErr w:type="gramStart"/>
      <w:r>
        <w:rPr>
          <w:rFonts w:ascii="Arial" w:eastAsia="Arial" w:hAnsi="Arial" w:cs="Arial"/>
          <w:sz w:val="20"/>
          <w:szCs w:val="20"/>
        </w:rPr>
        <w:t>With</w:t>
      </w:r>
      <w:proofErr w:type="gramEnd"/>
      <w:r>
        <w:rPr>
          <w:rFonts w:ascii="Arial" w:eastAsia="Arial" w:hAnsi="Arial" w:cs="Arial"/>
          <w:sz w:val="20"/>
          <w:szCs w:val="20"/>
        </w:rPr>
        <w:t xml:space="preserve"> and Without Disease: Women Experience More of Both. </w:t>
      </w:r>
      <w:r>
        <w:rPr>
          <w:rFonts w:ascii="Arial" w:eastAsia="Arial" w:hAnsi="Arial" w:cs="Arial"/>
          <w:i/>
          <w:sz w:val="20"/>
          <w:szCs w:val="20"/>
        </w:rPr>
        <w:t>J. Women Aging</w:t>
      </w:r>
      <w:r>
        <w:rPr>
          <w:rFonts w:ascii="Arial" w:eastAsia="Arial" w:hAnsi="Arial" w:cs="Arial"/>
          <w:sz w:val="20"/>
          <w:szCs w:val="20"/>
        </w:rPr>
        <w:t xml:space="preserve"> </w:t>
      </w:r>
      <w:r>
        <w:rPr>
          <w:rFonts w:ascii="Arial" w:eastAsia="Arial" w:hAnsi="Arial" w:cs="Arial"/>
          <w:b/>
          <w:sz w:val="20"/>
          <w:szCs w:val="20"/>
        </w:rPr>
        <w:t>14</w:t>
      </w:r>
      <w:r>
        <w:rPr>
          <w:rFonts w:ascii="Arial" w:eastAsia="Arial" w:hAnsi="Arial" w:cs="Arial"/>
          <w:sz w:val="20"/>
          <w:szCs w:val="20"/>
        </w:rPr>
        <w:t>, 47–59 (2002).</w:t>
      </w:r>
    </w:p>
    <w:p w14:paraId="6F083C82"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15. </w:t>
      </w:r>
      <w:r>
        <w:rPr>
          <w:rFonts w:ascii="Arial" w:eastAsia="Arial" w:hAnsi="Arial" w:cs="Arial"/>
          <w:sz w:val="20"/>
          <w:szCs w:val="20"/>
        </w:rPr>
        <w:tab/>
        <w:t xml:space="preserve">M. Luy, Y. Minagawa, Gender gaps--Life expectancy and proportion of life in poor health. </w:t>
      </w:r>
      <w:r>
        <w:rPr>
          <w:rFonts w:ascii="Arial" w:eastAsia="Arial" w:hAnsi="Arial" w:cs="Arial"/>
          <w:i/>
          <w:sz w:val="20"/>
          <w:szCs w:val="20"/>
        </w:rPr>
        <w:t>Heal. reports</w:t>
      </w:r>
      <w:r>
        <w:rPr>
          <w:rFonts w:ascii="Arial" w:eastAsia="Arial" w:hAnsi="Arial" w:cs="Arial"/>
          <w:sz w:val="20"/>
          <w:szCs w:val="20"/>
        </w:rPr>
        <w:t xml:space="preserve"> </w:t>
      </w:r>
      <w:r>
        <w:rPr>
          <w:rFonts w:ascii="Arial" w:eastAsia="Arial" w:hAnsi="Arial" w:cs="Arial"/>
          <w:b/>
          <w:sz w:val="20"/>
          <w:szCs w:val="20"/>
        </w:rPr>
        <w:t>25</w:t>
      </w:r>
      <w:r>
        <w:rPr>
          <w:rFonts w:ascii="Arial" w:eastAsia="Arial" w:hAnsi="Arial" w:cs="Arial"/>
          <w:sz w:val="20"/>
          <w:szCs w:val="20"/>
        </w:rPr>
        <w:t>, 12–9 (2014).</w:t>
      </w:r>
    </w:p>
    <w:p w14:paraId="2A063FF0"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16. </w:t>
      </w:r>
      <w:r>
        <w:rPr>
          <w:rFonts w:ascii="Arial" w:eastAsia="Arial" w:hAnsi="Arial" w:cs="Arial"/>
          <w:sz w:val="20"/>
          <w:szCs w:val="20"/>
        </w:rPr>
        <w:tab/>
        <w:t xml:space="preserve">J.-M. </w:t>
      </w:r>
      <w:proofErr w:type="spellStart"/>
      <w:r>
        <w:rPr>
          <w:rFonts w:ascii="Arial" w:eastAsia="Arial" w:hAnsi="Arial" w:cs="Arial"/>
          <w:sz w:val="20"/>
          <w:szCs w:val="20"/>
        </w:rPr>
        <w:t>Robine</w:t>
      </w:r>
      <w:proofErr w:type="spellEnd"/>
      <w:r>
        <w:rPr>
          <w:rFonts w:ascii="Arial" w:eastAsia="Arial" w:hAnsi="Arial" w:cs="Arial"/>
          <w:sz w:val="20"/>
          <w:szCs w:val="20"/>
        </w:rPr>
        <w:t xml:space="preserve">, C. Jagger, I. </w:t>
      </w:r>
      <w:proofErr w:type="spellStart"/>
      <w:r>
        <w:rPr>
          <w:rFonts w:ascii="Arial" w:eastAsia="Arial" w:hAnsi="Arial" w:cs="Arial"/>
          <w:sz w:val="20"/>
          <w:szCs w:val="20"/>
        </w:rPr>
        <w:t>Romieu</w:t>
      </w:r>
      <w:proofErr w:type="spellEnd"/>
      <w:r>
        <w:rPr>
          <w:rFonts w:ascii="Arial" w:eastAsia="Arial" w:hAnsi="Arial" w:cs="Arial"/>
          <w:sz w:val="20"/>
          <w:szCs w:val="20"/>
        </w:rPr>
        <w:t xml:space="preserve">, Disability-free life expectancies in the European Union countries: calculation and comparisons. </w:t>
      </w:r>
      <w:r>
        <w:rPr>
          <w:rFonts w:ascii="Arial" w:eastAsia="Arial" w:hAnsi="Arial" w:cs="Arial"/>
          <w:i/>
          <w:sz w:val="20"/>
          <w:szCs w:val="20"/>
        </w:rPr>
        <w:t>Genus</w:t>
      </w:r>
      <w:r>
        <w:rPr>
          <w:rFonts w:ascii="Arial" w:eastAsia="Arial" w:hAnsi="Arial" w:cs="Arial"/>
          <w:sz w:val="20"/>
          <w:szCs w:val="20"/>
        </w:rPr>
        <w:t xml:space="preserve"> </w:t>
      </w:r>
      <w:r>
        <w:rPr>
          <w:rFonts w:ascii="Arial" w:eastAsia="Arial" w:hAnsi="Arial" w:cs="Arial"/>
          <w:b/>
          <w:sz w:val="20"/>
          <w:szCs w:val="20"/>
        </w:rPr>
        <w:t>57</w:t>
      </w:r>
      <w:r>
        <w:rPr>
          <w:rFonts w:ascii="Arial" w:eastAsia="Arial" w:hAnsi="Arial" w:cs="Arial"/>
          <w:sz w:val="20"/>
          <w:szCs w:val="20"/>
        </w:rPr>
        <w:t>, 89–101 (2001).</w:t>
      </w:r>
    </w:p>
    <w:p w14:paraId="4CCFA5A4"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17. </w:t>
      </w:r>
      <w:r>
        <w:rPr>
          <w:rFonts w:ascii="Arial" w:eastAsia="Arial" w:hAnsi="Arial" w:cs="Arial"/>
          <w:sz w:val="20"/>
          <w:szCs w:val="20"/>
        </w:rPr>
        <w:tab/>
        <w:t xml:space="preserve">T. Riffe, A. A. van Raalte, M. J. </w:t>
      </w:r>
      <w:proofErr w:type="spellStart"/>
      <w:r>
        <w:rPr>
          <w:rFonts w:ascii="Arial" w:eastAsia="Arial" w:hAnsi="Arial" w:cs="Arial"/>
          <w:sz w:val="20"/>
          <w:szCs w:val="20"/>
        </w:rPr>
        <w:t>Bijlsma</w:t>
      </w:r>
      <w:proofErr w:type="spellEnd"/>
      <w:r>
        <w:rPr>
          <w:rFonts w:ascii="Arial" w:eastAsia="Arial" w:hAnsi="Arial" w:cs="Arial"/>
          <w:sz w:val="20"/>
          <w:szCs w:val="20"/>
        </w:rPr>
        <w:t>, “Healthy life expectancy, mortality, and age prevalence of morbidity” (2017) https:/doi.org/10.4054/MPIDR-WP-2017-015.</w:t>
      </w:r>
    </w:p>
    <w:p w14:paraId="55125B0B"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18. </w:t>
      </w:r>
      <w:r>
        <w:rPr>
          <w:rFonts w:ascii="Arial" w:eastAsia="Arial" w:hAnsi="Arial" w:cs="Arial"/>
          <w:sz w:val="20"/>
          <w:szCs w:val="20"/>
        </w:rPr>
        <w:tab/>
        <w:t xml:space="preserve">I. </w:t>
      </w:r>
      <w:proofErr w:type="spellStart"/>
      <w:r>
        <w:rPr>
          <w:rFonts w:ascii="Arial" w:eastAsia="Arial" w:hAnsi="Arial" w:cs="Arial"/>
          <w:sz w:val="20"/>
          <w:szCs w:val="20"/>
        </w:rPr>
        <w:t>Mairey</w:t>
      </w:r>
      <w:proofErr w:type="spellEnd"/>
      <w:r>
        <w:rPr>
          <w:rFonts w:ascii="Arial" w:eastAsia="Arial" w:hAnsi="Arial" w:cs="Arial"/>
          <w:sz w:val="20"/>
          <w:szCs w:val="20"/>
        </w:rPr>
        <w:t xml:space="preserve">, P. </w:t>
      </w:r>
      <w:proofErr w:type="spellStart"/>
      <w:r>
        <w:rPr>
          <w:rFonts w:ascii="Arial" w:eastAsia="Arial" w:hAnsi="Arial" w:cs="Arial"/>
          <w:sz w:val="20"/>
          <w:szCs w:val="20"/>
        </w:rPr>
        <w:t>Bjerregaard</w:t>
      </w:r>
      <w:proofErr w:type="spellEnd"/>
      <w:r>
        <w:rPr>
          <w:rFonts w:ascii="Arial" w:eastAsia="Arial" w:hAnsi="Arial" w:cs="Arial"/>
          <w:sz w:val="20"/>
          <w:szCs w:val="20"/>
        </w:rPr>
        <w:t xml:space="preserve">, H. </w:t>
      </w:r>
      <w:proofErr w:type="spellStart"/>
      <w:r>
        <w:rPr>
          <w:rFonts w:ascii="Arial" w:eastAsia="Arial" w:hAnsi="Arial" w:cs="Arial"/>
          <w:sz w:val="20"/>
          <w:szCs w:val="20"/>
        </w:rPr>
        <w:t>Brønnum</w:t>
      </w:r>
      <w:proofErr w:type="spellEnd"/>
      <w:r>
        <w:rPr>
          <w:rFonts w:ascii="Arial" w:eastAsia="Arial" w:hAnsi="Arial" w:cs="Arial"/>
          <w:sz w:val="20"/>
          <w:szCs w:val="20"/>
        </w:rPr>
        <w:t xml:space="preserve"> Hansen, Gender difference in health expectancy trends in Greenland. </w:t>
      </w:r>
      <w:r>
        <w:rPr>
          <w:rFonts w:ascii="Arial" w:eastAsia="Arial" w:hAnsi="Arial" w:cs="Arial"/>
          <w:i/>
          <w:sz w:val="20"/>
          <w:szCs w:val="20"/>
        </w:rPr>
        <w:t>Scand. J. Public Health</w:t>
      </w:r>
      <w:r>
        <w:rPr>
          <w:rFonts w:ascii="Arial" w:eastAsia="Arial" w:hAnsi="Arial" w:cs="Arial"/>
          <w:sz w:val="20"/>
          <w:szCs w:val="20"/>
        </w:rPr>
        <w:t xml:space="preserve"> </w:t>
      </w:r>
      <w:r>
        <w:rPr>
          <w:rFonts w:ascii="Arial" w:eastAsia="Arial" w:hAnsi="Arial" w:cs="Arial"/>
          <w:b/>
          <w:sz w:val="20"/>
          <w:szCs w:val="20"/>
        </w:rPr>
        <w:t>42</w:t>
      </w:r>
      <w:r>
        <w:rPr>
          <w:rFonts w:ascii="Arial" w:eastAsia="Arial" w:hAnsi="Arial" w:cs="Arial"/>
          <w:sz w:val="20"/>
          <w:szCs w:val="20"/>
        </w:rPr>
        <w:t>, 751–758 (2014).</w:t>
      </w:r>
    </w:p>
    <w:p w14:paraId="3C3BA65D"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19. </w:t>
      </w:r>
      <w:r>
        <w:rPr>
          <w:rFonts w:ascii="Arial" w:eastAsia="Arial" w:hAnsi="Arial" w:cs="Arial"/>
          <w:sz w:val="20"/>
          <w:szCs w:val="20"/>
        </w:rPr>
        <w:tab/>
        <w:t xml:space="preserve">W. J. </w:t>
      </w:r>
      <w:proofErr w:type="spellStart"/>
      <w:r>
        <w:rPr>
          <w:rFonts w:ascii="Arial" w:eastAsia="Arial" w:hAnsi="Arial" w:cs="Arial"/>
          <w:sz w:val="20"/>
          <w:szCs w:val="20"/>
        </w:rPr>
        <w:t>Nusselder</w:t>
      </w:r>
      <w:proofErr w:type="spellEnd"/>
      <w:r>
        <w:rPr>
          <w:rFonts w:ascii="Arial" w:eastAsia="Arial" w:hAnsi="Arial" w:cs="Arial"/>
          <w:sz w:val="20"/>
          <w:szCs w:val="20"/>
        </w:rPr>
        <w:t xml:space="preserve">, C. W. N. </w:t>
      </w:r>
      <w:proofErr w:type="spellStart"/>
      <w:r>
        <w:rPr>
          <w:rFonts w:ascii="Arial" w:eastAsia="Arial" w:hAnsi="Arial" w:cs="Arial"/>
          <w:sz w:val="20"/>
          <w:szCs w:val="20"/>
        </w:rPr>
        <w:t>Looman</w:t>
      </w:r>
      <w:proofErr w:type="spellEnd"/>
      <w:r>
        <w:rPr>
          <w:rFonts w:ascii="Arial" w:eastAsia="Arial" w:hAnsi="Arial" w:cs="Arial"/>
          <w:sz w:val="20"/>
          <w:szCs w:val="20"/>
        </w:rPr>
        <w:t xml:space="preserve">, H. van Oyen, J. M. </w:t>
      </w:r>
      <w:proofErr w:type="spellStart"/>
      <w:r>
        <w:rPr>
          <w:rFonts w:ascii="Arial" w:eastAsia="Arial" w:hAnsi="Arial" w:cs="Arial"/>
          <w:sz w:val="20"/>
          <w:szCs w:val="20"/>
        </w:rPr>
        <w:t>Robine</w:t>
      </w:r>
      <w:proofErr w:type="spellEnd"/>
      <w:r>
        <w:rPr>
          <w:rFonts w:ascii="Arial" w:eastAsia="Arial" w:hAnsi="Arial" w:cs="Arial"/>
          <w:sz w:val="20"/>
          <w:szCs w:val="20"/>
        </w:rPr>
        <w:t xml:space="preserve">, C. Jagger, Gender differences in health of EU10 and EU15 populations: the double burden of EU10 men. </w:t>
      </w:r>
      <w:r>
        <w:rPr>
          <w:rFonts w:ascii="Arial" w:eastAsia="Arial" w:hAnsi="Arial" w:cs="Arial"/>
          <w:i/>
          <w:sz w:val="20"/>
          <w:szCs w:val="20"/>
        </w:rPr>
        <w:t>Eur. J. Ageing</w:t>
      </w:r>
      <w:r>
        <w:rPr>
          <w:rFonts w:ascii="Arial" w:eastAsia="Arial" w:hAnsi="Arial" w:cs="Arial"/>
          <w:sz w:val="20"/>
          <w:szCs w:val="20"/>
        </w:rPr>
        <w:t xml:space="preserve"> </w:t>
      </w:r>
      <w:r>
        <w:rPr>
          <w:rFonts w:ascii="Arial" w:eastAsia="Arial" w:hAnsi="Arial" w:cs="Arial"/>
          <w:b/>
          <w:sz w:val="20"/>
          <w:szCs w:val="20"/>
        </w:rPr>
        <w:t>7</w:t>
      </w:r>
      <w:r>
        <w:rPr>
          <w:rFonts w:ascii="Arial" w:eastAsia="Arial" w:hAnsi="Arial" w:cs="Arial"/>
          <w:sz w:val="20"/>
          <w:szCs w:val="20"/>
        </w:rPr>
        <w:t>, 219–227 (2010).</w:t>
      </w:r>
    </w:p>
    <w:p w14:paraId="576A10CE"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20. </w:t>
      </w:r>
      <w:r>
        <w:rPr>
          <w:rFonts w:ascii="Arial" w:eastAsia="Arial" w:hAnsi="Arial" w:cs="Arial"/>
          <w:sz w:val="20"/>
          <w:szCs w:val="20"/>
        </w:rPr>
        <w:tab/>
        <w:t xml:space="preserve">W. J. </w:t>
      </w:r>
      <w:proofErr w:type="spellStart"/>
      <w:r>
        <w:rPr>
          <w:rFonts w:ascii="Arial" w:eastAsia="Arial" w:hAnsi="Arial" w:cs="Arial"/>
          <w:sz w:val="20"/>
          <w:szCs w:val="20"/>
        </w:rPr>
        <w:t>Nusselder</w:t>
      </w:r>
      <w:proofErr w:type="spellEnd"/>
      <w:r>
        <w:rPr>
          <w:rFonts w:ascii="Arial" w:eastAsia="Arial" w:hAnsi="Arial" w:cs="Arial"/>
          <w:sz w:val="20"/>
          <w:szCs w:val="20"/>
        </w:rPr>
        <w:t xml:space="preserve">, C. W. </w:t>
      </w:r>
      <w:proofErr w:type="spellStart"/>
      <w:r>
        <w:rPr>
          <w:rFonts w:ascii="Arial" w:eastAsia="Arial" w:hAnsi="Arial" w:cs="Arial"/>
          <w:sz w:val="20"/>
          <w:szCs w:val="20"/>
        </w:rPr>
        <w:t>Looman</w:t>
      </w:r>
      <w:proofErr w:type="spellEnd"/>
      <w:r>
        <w:rPr>
          <w:rFonts w:ascii="Arial" w:eastAsia="Arial" w:hAnsi="Arial" w:cs="Arial"/>
          <w:sz w:val="20"/>
          <w:szCs w:val="20"/>
        </w:rPr>
        <w:t xml:space="preserve">, Decomposition of differences in health expectancy by cause.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41</w:t>
      </w:r>
      <w:r>
        <w:rPr>
          <w:rFonts w:ascii="Arial" w:eastAsia="Arial" w:hAnsi="Arial" w:cs="Arial"/>
          <w:sz w:val="20"/>
          <w:szCs w:val="20"/>
        </w:rPr>
        <w:t>, 315–34 (2004).</w:t>
      </w:r>
    </w:p>
    <w:p w14:paraId="1B139291"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21. </w:t>
      </w:r>
      <w:r>
        <w:rPr>
          <w:rFonts w:ascii="Arial" w:eastAsia="Arial" w:hAnsi="Arial" w:cs="Arial"/>
          <w:sz w:val="20"/>
          <w:szCs w:val="20"/>
        </w:rPr>
        <w:tab/>
        <w:t xml:space="preserve">H. Van Oyen, </w:t>
      </w:r>
      <w:r>
        <w:rPr>
          <w:rFonts w:ascii="Arial" w:eastAsia="Arial" w:hAnsi="Arial" w:cs="Arial"/>
          <w:i/>
          <w:sz w:val="20"/>
          <w:szCs w:val="20"/>
        </w:rPr>
        <w:t>et al.</w:t>
      </w:r>
      <w:r>
        <w:rPr>
          <w:rFonts w:ascii="Arial" w:eastAsia="Arial" w:hAnsi="Arial" w:cs="Arial"/>
          <w:sz w:val="20"/>
          <w:szCs w:val="20"/>
        </w:rPr>
        <w:t xml:space="preserve">, Gender differences in healthy life years within the EU: an exploration of the “health–survival” paradox. </w:t>
      </w:r>
      <w:r>
        <w:rPr>
          <w:rFonts w:ascii="Arial" w:eastAsia="Arial" w:hAnsi="Arial" w:cs="Arial"/>
          <w:i/>
          <w:sz w:val="20"/>
          <w:szCs w:val="20"/>
        </w:rPr>
        <w:t>Int. J. Public Health</w:t>
      </w:r>
      <w:r>
        <w:rPr>
          <w:rFonts w:ascii="Arial" w:eastAsia="Arial" w:hAnsi="Arial" w:cs="Arial"/>
          <w:sz w:val="20"/>
          <w:szCs w:val="20"/>
        </w:rPr>
        <w:t xml:space="preserve"> </w:t>
      </w:r>
      <w:r>
        <w:rPr>
          <w:rFonts w:ascii="Arial" w:eastAsia="Arial" w:hAnsi="Arial" w:cs="Arial"/>
          <w:b/>
          <w:sz w:val="20"/>
          <w:szCs w:val="20"/>
        </w:rPr>
        <w:t>58</w:t>
      </w:r>
      <w:r>
        <w:rPr>
          <w:rFonts w:ascii="Arial" w:eastAsia="Arial" w:hAnsi="Arial" w:cs="Arial"/>
          <w:sz w:val="20"/>
          <w:szCs w:val="20"/>
        </w:rPr>
        <w:t>, 143–155 (2013).</w:t>
      </w:r>
    </w:p>
    <w:p w14:paraId="58EA9573"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22. </w:t>
      </w:r>
      <w:r>
        <w:rPr>
          <w:rFonts w:ascii="Arial" w:eastAsia="Arial" w:hAnsi="Arial" w:cs="Arial"/>
          <w:sz w:val="20"/>
          <w:szCs w:val="20"/>
        </w:rPr>
        <w:tab/>
        <w:t xml:space="preserve">M. R. Nepomuceno, V. di Lego, C. M. </w:t>
      </w:r>
      <w:proofErr w:type="spellStart"/>
      <w:r>
        <w:rPr>
          <w:rFonts w:ascii="Arial" w:eastAsia="Arial" w:hAnsi="Arial" w:cs="Arial"/>
          <w:sz w:val="20"/>
          <w:szCs w:val="20"/>
        </w:rPr>
        <w:t>Turra</w:t>
      </w:r>
      <w:proofErr w:type="spellEnd"/>
      <w:r>
        <w:rPr>
          <w:rFonts w:ascii="Arial" w:eastAsia="Arial" w:hAnsi="Arial" w:cs="Arial"/>
          <w:sz w:val="20"/>
          <w:szCs w:val="20"/>
        </w:rPr>
        <w:t xml:space="preserve">, Gender disparities in health at older ages and their consequences for well-being in Latin America and the Caribbean. </w:t>
      </w:r>
      <w:r>
        <w:rPr>
          <w:rFonts w:ascii="Arial" w:eastAsia="Arial" w:hAnsi="Arial" w:cs="Arial"/>
          <w:i/>
          <w:sz w:val="20"/>
          <w:szCs w:val="20"/>
        </w:rPr>
        <w:t xml:space="preserve">Vienna </w:t>
      </w:r>
      <w:proofErr w:type="spellStart"/>
      <w:r>
        <w:rPr>
          <w:rFonts w:ascii="Arial" w:eastAsia="Arial" w:hAnsi="Arial" w:cs="Arial"/>
          <w:i/>
          <w:sz w:val="20"/>
          <w:szCs w:val="20"/>
        </w:rPr>
        <w:t>Yearb</w:t>
      </w:r>
      <w:proofErr w:type="spellEnd"/>
      <w:r>
        <w:rPr>
          <w:rFonts w:ascii="Arial" w:eastAsia="Arial" w:hAnsi="Arial" w:cs="Arial"/>
          <w:i/>
          <w:sz w:val="20"/>
          <w:szCs w:val="20"/>
        </w:rPr>
        <w:t xml:space="preserve">. </w:t>
      </w:r>
      <w:proofErr w:type="spellStart"/>
      <w:r>
        <w:rPr>
          <w:rFonts w:ascii="Arial" w:eastAsia="Arial" w:hAnsi="Arial" w:cs="Arial"/>
          <w:i/>
          <w:sz w:val="20"/>
          <w:szCs w:val="20"/>
        </w:rPr>
        <w:t>Popul</w:t>
      </w:r>
      <w:proofErr w:type="spellEnd"/>
      <w:r>
        <w:rPr>
          <w:rFonts w:ascii="Arial" w:eastAsia="Arial" w:hAnsi="Arial" w:cs="Arial"/>
          <w:i/>
          <w:sz w:val="20"/>
          <w:szCs w:val="20"/>
        </w:rPr>
        <w:t>. Res.</w:t>
      </w:r>
      <w:r>
        <w:rPr>
          <w:rFonts w:ascii="Arial" w:eastAsia="Arial" w:hAnsi="Arial" w:cs="Arial"/>
          <w:sz w:val="20"/>
          <w:szCs w:val="20"/>
        </w:rPr>
        <w:t xml:space="preserve"> </w:t>
      </w:r>
      <w:r>
        <w:rPr>
          <w:rFonts w:ascii="Arial" w:eastAsia="Arial" w:hAnsi="Arial" w:cs="Arial"/>
          <w:b/>
          <w:sz w:val="20"/>
          <w:szCs w:val="20"/>
        </w:rPr>
        <w:t>19</w:t>
      </w:r>
      <w:r>
        <w:rPr>
          <w:rFonts w:ascii="Arial" w:eastAsia="Arial" w:hAnsi="Arial" w:cs="Arial"/>
          <w:sz w:val="20"/>
          <w:szCs w:val="20"/>
        </w:rPr>
        <w:t xml:space="preserve"> (2021).</w:t>
      </w:r>
    </w:p>
    <w:p w14:paraId="3A742F46"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23. </w:t>
      </w:r>
      <w:r>
        <w:rPr>
          <w:rFonts w:ascii="Arial" w:eastAsia="Arial" w:hAnsi="Arial" w:cs="Arial"/>
          <w:sz w:val="20"/>
          <w:szCs w:val="20"/>
        </w:rPr>
        <w:tab/>
        <w:t xml:space="preserve">J. Lee, D. Phillips, J. Wilkens, Gateway to Global Aging Data: Resources for Cross-National Comparisons of Family, Social Environment, and Healthy Aging. </w:t>
      </w:r>
      <w:r>
        <w:rPr>
          <w:rFonts w:ascii="Arial" w:eastAsia="Arial" w:hAnsi="Arial" w:cs="Arial"/>
          <w:i/>
          <w:sz w:val="20"/>
          <w:szCs w:val="20"/>
        </w:rPr>
        <w:t xml:space="preserve">Journals </w:t>
      </w:r>
      <w:proofErr w:type="spellStart"/>
      <w:r>
        <w:rPr>
          <w:rFonts w:ascii="Arial" w:eastAsia="Arial" w:hAnsi="Arial" w:cs="Arial"/>
          <w:i/>
          <w:sz w:val="20"/>
          <w:szCs w:val="20"/>
        </w:rPr>
        <w:t>Gerontol</w:t>
      </w:r>
      <w:proofErr w:type="spellEnd"/>
      <w:r>
        <w:rPr>
          <w:rFonts w:ascii="Arial" w:eastAsia="Arial" w:hAnsi="Arial" w:cs="Arial"/>
          <w:i/>
          <w:sz w:val="20"/>
          <w:szCs w:val="20"/>
        </w:rPr>
        <w:t>. Ser. B Psychol. Sci. Soc. Sci.</w:t>
      </w:r>
      <w:r>
        <w:rPr>
          <w:rFonts w:ascii="Arial" w:eastAsia="Arial" w:hAnsi="Arial" w:cs="Arial"/>
          <w:sz w:val="20"/>
          <w:szCs w:val="20"/>
        </w:rPr>
        <w:t xml:space="preserve"> </w:t>
      </w:r>
      <w:r>
        <w:rPr>
          <w:rFonts w:ascii="Arial" w:eastAsia="Arial" w:hAnsi="Arial" w:cs="Arial"/>
          <w:b/>
          <w:sz w:val="20"/>
          <w:szCs w:val="20"/>
        </w:rPr>
        <w:t>76</w:t>
      </w:r>
      <w:r>
        <w:rPr>
          <w:rFonts w:ascii="Arial" w:eastAsia="Arial" w:hAnsi="Arial" w:cs="Arial"/>
          <w:sz w:val="20"/>
          <w:szCs w:val="20"/>
        </w:rPr>
        <w:t>, S5 (2021).</w:t>
      </w:r>
    </w:p>
    <w:p w14:paraId="164669BF"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24. </w:t>
      </w:r>
      <w:r>
        <w:rPr>
          <w:rFonts w:ascii="Arial" w:eastAsia="Arial" w:hAnsi="Arial" w:cs="Arial"/>
          <w:sz w:val="20"/>
          <w:szCs w:val="20"/>
        </w:rPr>
        <w:tab/>
      </w:r>
      <w:proofErr w:type="gramStart"/>
      <w:r>
        <w:rPr>
          <w:rFonts w:ascii="Arial" w:eastAsia="Arial" w:hAnsi="Arial" w:cs="Arial"/>
          <w:sz w:val="20"/>
          <w:szCs w:val="20"/>
        </w:rPr>
        <w:t>D. .</w:t>
      </w:r>
      <w:proofErr w:type="gramEnd"/>
      <w:r>
        <w:rPr>
          <w:rFonts w:ascii="Arial" w:eastAsia="Arial" w:hAnsi="Arial" w:cs="Arial"/>
          <w:sz w:val="20"/>
          <w:szCs w:val="20"/>
        </w:rPr>
        <w:t xml:space="preserve"> Sullivan, A single index of mortality and morbidity. </w:t>
      </w:r>
      <w:r>
        <w:rPr>
          <w:rFonts w:ascii="Arial" w:eastAsia="Arial" w:hAnsi="Arial" w:cs="Arial"/>
          <w:i/>
          <w:sz w:val="20"/>
          <w:szCs w:val="20"/>
        </w:rPr>
        <w:t>HSMHA Health Rep.</w:t>
      </w:r>
      <w:r>
        <w:rPr>
          <w:rFonts w:ascii="Arial" w:eastAsia="Arial" w:hAnsi="Arial" w:cs="Arial"/>
          <w:sz w:val="20"/>
          <w:szCs w:val="20"/>
        </w:rPr>
        <w:t xml:space="preserve"> </w:t>
      </w:r>
      <w:r>
        <w:rPr>
          <w:rFonts w:ascii="Arial" w:eastAsia="Arial" w:hAnsi="Arial" w:cs="Arial"/>
          <w:b/>
          <w:sz w:val="20"/>
          <w:szCs w:val="20"/>
        </w:rPr>
        <w:t>86</w:t>
      </w:r>
      <w:r>
        <w:rPr>
          <w:rFonts w:ascii="Arial" w:eastAsia="Arial" w:hAnsi="Arial" w:cs="Arial"/>
          <w:sz w:val="20"/>
          <w:szCs w:val="20"/>
        </w:rPr>
        <w:t>, 347–54 (1971).</w:t>
      </w:r>
    </w:p>
    <w:p w14:paraId="26538BA5"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25. </w:t>
      </w:r>
      <w:r>
        <w:rPr>
          <w:rFonts w:ascii="Arial" w:eastAsia="Arial" w:hAnsi="Arial" w:cs="Arial"/>
          <w:sz w:val="20"/>
          <w:szCs w:val="20"/>
        </w:rPr>
        <w:tab/>
        <w:t xml:space="preserve">Y. Saito, J. M. </w:t>
      </w:r>
      <w:proofErr w:type="spellStart"/>
      <w:r>
        <w:rPr>
          <w:rFonts w:ascii="Arial" w:eastAsia="Arial" w:hAnsi="Arial" w:cs="Arial"/>
          <w:sz w:val="20"/>
          <w:szCs w:val="20"/>
        </w:rPr>
        <w:t>Robine</w:t>
      </w:r>
      <w:proofErr w:type="spellEnd"/>
      <w:r>
        <w:rPr>
          <w:rFonts w:ascii="Arial" w:eastAsia="Arial" w:hAnsi="Arial" w:cs="Arial"/>
          <w:sz w:val="20"/>
          <w:szCs w:val="20"/>
        </w:rPr>
        <w:t xml:space="preserve">, E. M. Crimmins, The methods and materials of health expectancy. </w:t>
      </w:r>
      <w:r>
        <w:rPr>
          <w:rFonts w:ascii="Arial" w:eastAsia="Arial" w:hAnsi="Arial" w:cs="Arial"/>
          <w:i/>
          <w:sz w:val="20"/>
          <w:szCs w:val="20"/>
        </w:rPr>
        <w:t>Stat. J. IAOS</w:t>
      </w:r>
      <w:r>
        <w:rPr>
          <w:rFonts w:ascii="Arial" w:eastAsia="Arial" w:hAnsi="Arial" w:cs="Arial"/>
          <w:sz w:val="20"/>
          <w:szCs w:val="20"/>
        </w:rPr>
        <w:t xml:space="preserve"> </w:t>
      </w:r>
      <w:r>
        <w:rPr>
          <w:rFonts w:ascii="Arial" w:eastAsia="Arial" w:hAnsi="Arial" w:cs="Arial"/>
          <w:b/>
          <w:sz w:val="20"/>
          <w:szCs w:val="20"/>
        </w:rPr>
        <w:t>30</w:t>
      </w:r>
      <w:r>
        <w:rPr>
          <w:rFonts w:ascii="Arial" w:eastAsia="Arial" w:hAnsi="Arial" w:cs="Arial"/>
          <w:sz w:val="20"/>
          <w:szCs w:val="20"/>
        </w:rPr>
        <w:t>, 209–223 (2014).</w:t>
      </w:r>
    </w:p>
    <w:p w14:paraId="6E2108D0"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26. </w:t>
      </w:r>
      <w:r>
        <w:rPr>
          <w:rFonts w:ascii="Arial" w:eastAsia="Arial" w:hAnsi="Arial" w:cs="Arial"/>
          <w:sz w:val="20"/>
          <w:szCs w:val="20"/>
        </w:rPr>
        <w:tab/>
        <w:t xml:space="preserve">E. M. Crimmins, Y. Zhang, Y. Saito, Trends Over 4 Decades in Disability-Free Life Expectancy in the United States. </w:t>
      </w:r>
      <w:r>
        <w:rPr>
          <w:rFonts w:ascii="Arial" w:eastAsia="Arial" w:hAnsi="Arial" w:cs="Arial"/>
          <w:b/>
          <w:sz w:val="20"/>
          <w:szCs w:val="20"/>
        </w:rPr>
        <w:t>106</w:t>
      </w:r>
      <w:r>
        <w:rPr>
          <w:rFonts w:ascii="Arial" w:eastAsia="Arial" w:hAnsi="Arial" w:cs="Arial"/>
          <w:sz w:val="20"/>
          <w:szCs w:val="20"/>
        </w:rPr>
        <w:t>, 1287–1293 (2016).</w:t>
      </w:r>
    </w:p>
    <w:p w14:paraId="045C0588"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27. </w:t>
      </w:r>
      <w:r>
        <w:rPr>
          <w:rFonts w:ascii="Arial" w:eastAsia="Arial" w:hAnsi="Arial" w:cs="Arial"/>
          <w:sz w:val="20"/>
          <w:szCs w:val="20"/>
        </w:rPr>
        <w:tab/>
        <w:t xml:space="preserve">S. Horiuchi, J. R. Wilmoth, S. D. Pletcher, A decomposition method based on a model of continuous change.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45</w:t>
      </w:r>
      <w:r>
        <w:rPr>
          <w:rFonts w:ascii="Arial" w:eastAsia="Arial" w:hAnsi="Arial" w:cs="Arial"/>
          <w:sz w:val="20"/>
          <w:szCs w:val="20"/>
        </w:rPr>
        <w:t>, 785–801 (2008).</w:t>
      </w:r>
    </w:p>
    <w:p w14:paraId="594CF085"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28. </w:t>
      </w:r>
      <w:r>
        <w:rPr>
          <w:rFonts w:ascii="Arial" w:eastAsia="Arial" w:hAnsi="Arial" w:cs="Arial"/>
          <w:sz w:val="20"/>
          <w:szCs w:val="20"/>
        </w:rPr>
        <w:tab/>
        <w:t>T. Riffe, Package “</w:t>
      </w:r>
      <w:proofErr w:type="spellStart"/>
      <w:r>
        <w:rPr>
          <w:rFonts w:ascii="Arial" w:eastAsia="Arial" w:hAnsi="Arial" w:cs="Arial"/>
          <w:sz w:val="20"/>
          <w:szCs w:val="20"/>
        </w:rPr>
        <w:t>DemoDecomp</w:t>
      </w:r>
      <w:proofErr w:type="spellEnd"/>
      <w:r>
        <w:rPr>
          <w:rFonts w:ascii="Arial" w:eastAsia="Arial" w:hAnsi="Arial" w:cs="Arial"/>
          <w:sz w:val="20"/>
          <w:szCs w:val="20"/>
        </w:rPr>
        <w:t>” Type Package Title Decompose Demographic Functions (2018) https:/doi.org/10.1353/dem.0.0033 (October 15, 2019).</w:t>
      </w:r>
    </w:p>
    <w:p w14:paraId="77B40E68"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29. </w:t>
      </w:r>
      <w:r>
        <w:rPr>
          <w:rFonts w:ascii="Arial" w:eastAsia="Arial" w:hAnsi="Arial" w:cs="Arial"/>
          <w:sz w:val="20"/>
          <w:szCs w:val="20"/>
        </w:rPr>
        <w:tab/>
        <w:t>A. A. van Raalte, M. R. Nepomuceno, “Decomposing Gaps in Healthy Life Expectancy” in (2020), pp. 107–122.</w:t>
      </w:r>
    </w:p>
    <w:p w14:paraId="5199A1CB"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30. </w:t>
      </w:r>
      <w:r>
        <w:rPr>
          <w:rFonts w:ascii="Arial" w:eastAsia="Arial" w:hAnsi="Arial" w:cs="Arial"/>
          <w:sz w:val="20"/>
          <w:szCs w:val="20"/>
        </w:rPr>
        <w:tab/>
        <w:t xml:space="preserve">J. Dahlin, J. </w:t>
      </w:r>
      <w:proofErr w:type="spellStart"/>
      <w:r>
        <w:rPr>
          <w:rFonts w:ascii="Arial" w:eastAsia="Arial" w:hAnsi="Arial" w:cs="Arial"/>
          <w:sz w:val="20"/>
          <w:szCs w:val="20"/>
        </w:rPr>
        <w:t>Härkönen</w:t>
      </w:r>
      <w:proofErr w:type="spellEnd"/>
      <w:r>
        <w:rPr>
          <w:rFonts w:ascii="Arial" w:eastAsia="Arial" w:hAnsi="Arial" w:cs="Arial"/>
          <w:sz w:val="20"/>
          <w:szCs w:val="20"/>
        </w:rPr>
        <w:t xml:space="preserve">, Cross-national differences in the gender gap in subjective health in Europe: Does country-level gender equality matter? </w:t>
      </w:r>
      <w:r>
        <w:rPr>
          <w:rFonts w:ascii="Arial" w:eastAsia="Arial" w:hAnsi="Arial" w:cs="Arial"/>
          <w:i/>
          <w:sz w:val="20"/>
          <w:szCs w:val="20"/>
        </w:rPr>
        <w:t>Soc. Sci. Med.</w:t>
      </w:r>
      <w:r>
        <w:rPr>
          <w:rFonts w:ascii="Arial" w:eastAsia="Arial" w:hAnsi="Arial" w:cs="Arial"/>
          <w:sz w:val="20"/>
          <w:szCs w:val="20"/>
        </w:rPr>
        <w:t xml:space="preserve"> </w:t>
      </w:r>
      <w:r>
        <w:rPr>
          <w:rFonts w:ascii="Arial" w:eastAsia="Arial" w:hAnsi="Arial" w:cs="Arial"/>
          <w:b/>
          <w:sz w:val="20"/>
          <w:szCs w:val="20"/>
        </w:rPr>
        <w:t>98</w:t>
      </w:r>
      <w:r>
        <w:rPr>
          <w:rFonts w:ascii="Arial" w:eastAsia="Arial" w:hAnsi="Arial" w:cs="Arial"/>
          <w:sz w:val="20"/>
          <w:szCs w:val="20"/>
        </w:rPr>
        <w:t>, 24–28 (2013).</w:t>
      </w:r>
    </w:p>
    <w:p w14:paraId="0DE0C5E3"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31. </w:t>
      </w:r>
      <w:r>
        <w:rPr>
          <w:rFonts w:ascii="Arial" w:eastAsia="Arial" w:hAnsi="Arial" w:cs="Arial"/>
          <w:sz w:val="20"/>
          <w:szCs w:val="20"/>
        </w:rPr>
        <w:tab/>
        <w:t xml:space="preserve">J. </w:t>
      </w:r>
      <w:proofErr w:type="spellStart"/>
      <w:r>
        <w:rPr>
          <w:rFonts w:ascii="Arial" w:eastAsia="Arial" w:hAnsi="Arial" w:cs="Arial"/>
          <w:sz w:val="20"/>
          <w:szCs w:val="20"/>
        </w:rPr>
        <w:t>Ailshire</w:t>
      </w:r>
      <w:proofErr w:type="spellEnd"/>
      <w:r>
        <w:rPr>
          <w:rFonts w:ascii="Arial" w:eastAsia="Arial" w:hAnsi="Arial" w:cs="Arial"/>
          <w:sz w:val="20"/>
          <w:szCs w:val="20"/>
        </w:rPr>
        <w:t xml:space="preserve">, D. </w:t>
      </w:r>
      <w:proofErr w:type="spellStart"/>
      <w:r>
        <w:rPr>
          <w:rFonts w:ascii="Arial" w:eastAsia="Arial" w:hAnsi="Arial" w:cs="Arial"/>
          <w:sz w:val="20"/>
          <w:szCs w:val="20"/>
        </w:rPr>
        <w:t>Carr</w:t>
      </w:r>
      <w:proofErr w:type="spellEnd"/>
      <w:r>
        <w:rPr>
          <w:rFonts w:ascii="Arial" w:eastAsia="Arial" w:hAnsi="Arial" w:cs="Arial"/>
          <w:sz w:val="20"/>
          <w:szCs w:val="20"/>
        </w:rPr>
        <w:t xml:space="preserve">, Cross-National Comparisons of Social and Economic Contexts of Aging. </w:t>
      </w:r>
      <w:r>
        <w:rPr>
          <w:rFonts w:ascii="Arial" w:eastAsia="Arial" w:hAnsi="Arial" w:cs="Arial"/>
          <w:i/>
          <w:sz w:val="20"/>
          <w:szCs w:val="20"/>
        </w:rPr>
        <w:t xml:space="preserve">Journals </w:t>
      </w:r>
      <w:proofErr w:type="spellStart"/>
      <w:r>
        <w:rPr>
          <w:rFonts w:ascii="Arial" w:eastAsia="Arial" w:hAnsi="Arial" w:cs="Arial"/>
          <w:i/>
          <w:sz w:val="20"/>
          <w:szCs w:val="20"/>
        </w:rPr>
        <w:t>Gerontol</w:t>
      </w:r>
      <w:proofErr w:type="spellEnd"/>
      <w:r>
        <w:rPr>
          <w:rFonts w:ascii="Arial" w:eastAsia="Arial" w:hAnsi="Arial" w:cs="Arial"/>
          <w:i/>
          <w:sz w:val="20"/>
          <w:szCs w:val="20"/>
        </w:rPr>
        <w:t>. Ser. B</w:t>
      </w:r>
      <w:r>
        <w:rPr>
          <w:rFonts w:ascii="Arial" w:eastAsia="Arial" w:hAnsi="Arial" w:cs="Arial"/>
          <w:sz w:val="20"/>
          <w:szCs w:val="20"/>
        </w:rPr>
        <w:t xml:space="preserve"> </w:t>
      </w:r>
      <w:r>
        <w:rPr>
          <w:rFonts w:ascii="Arial" w:eastAsia="Arial" w:hAnsi="Arial" w:cs="Arial"/>
          <w:b/>
          <w:sz w:val="20"/>
          <w:szCs w:val="20"/>
        </w:rPr>
        <w:t>76</w:t>
      </w:r>
      <w:r>
        <w:rPr>
          <w:rFonts w:ascii="Arial" w:eastAsia="Arial" w:hAnsi="Arial" w:cs="Arial"/>
          <w:sz w:val="20"/>
          <w:szCs w:val="20"/>
        </w:rPr>
        <w:t>, S1–S4 (2021).</w:t>
      </w:r>
    </w:p>
    <w:p w14:paraId="0314407A"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lastRenderedPageBreak/>
        <w:t xml:space="preserve">32. </w:t>
      </w:r>
      <w:r>
        <w:rPr>
          <w:rFonts w:ascii="Arial" w:eastAsia="Arial" w:hAnsi="Arial" w:cs="Arial"/>
          <w:sz w:val="20"/>
          <w:szCs w:val="20"/>
        </w:rPr>
        <w:tab/>
        <w:t xml:space="preserve">P. Gardner, K. </w:t>
      </w:r>
      <w:proofErr w:type="spellStart"/>
      <w:r>
        <w:rPr>
          <w:rFonts w:ascii="Arial" w:eastAsia="Arial" w:hAnsi="Arial" w:cs="Arial"/>
          <w:sz w:val="20"/>
          <w:szCs w:val="20"/>
        </w:rPr>
        <w:t>Katagiri</w:t>
      </w:r>
      <w:proofErr w:type="spellEnd"/>
      <w:r>
        <w:rPr>
          <w:rFonts w:ascii="Arial" w:eastAsia="Arial" w:hAnsi="Arial" w:cs="Arial"/>
          <w:sz w:val="20"/>
          <w:szCs w:val="20"/>
        </w:rPr>
        <w:t xml:space="preserve">, J. Parsons, J. Lee, R. </w:t>
      </w:r>
      <w:proofErr w:type="spellStart"/>
      <w:r>
        <w:rPr>
          <w:rFonts w:ascii="Arial" w:eastAsia="Arial" w:hAnsi="Arial" w:cs="Arial"/>
          <w:sz w:val="20"/>
          <w:szCs w:val="20"/>
        </w:rPr>
        <w:t>Thevannoor</w:t>
      </w:r>
      <w:proofErr w:type="spellEnd"/>
      <w:r>
        <w:rPr>
          <w:rFonts w:ascii="Arial" w:eastAsia="Arial" w:hAnsi="Arial" w:cs="Arial"/>
          <w:sz w:val="20"/>
          <w:szCs w:val="20"/>
        </w:rPr>
        <w:t xml:space="preserve">, “Not for the fainthearted”: Engaging in cross-national comparative research. </w:t>
      </w:r>
      <w:r>
        <w:rPr>
          <w:rFonts w:ascii="Arial" w:eastAsia="Arial" w:hAnsi="Arial" w:cs="Arial"/>
          <w:i/>
          <w:sz w:val="20"/>
          <w:szCs w:val="20"/>
        </w:rPr>
        <w:t>J. Aging Stud.</w:t>
      </w:r>
      <w:r>
        <w:rPr>
          <w:rFonts w:ascii="Arial" w:eastAsia="Arial" w:hAnsi="Arial" w:cs="Arial"/>
          <w:sz w:val="20"/>
          <w:szCs w:val="20"/>
        </w:rPr>
        <w:t xml:space="preserve"> </w:t>
      </w:r>
      <w:r>
        <w:rPr>
          <w:rFonts w:ascii="Arial" w:eastAsia="Arial" w:hAnsi="Arial" w:cs="Arial"/>
          <w:b/>
          <w:sz w:val="20"/>
          <w:szCs w:val="20"/>
        </w:rPr>
        <w:t>26</w:t>
      </w:r>
      <w:r>
        <w:rPr>
          <w:rFonts w:ascii="Arial" w:eastAsia="Arial" w:hAnsi="Arial" w:cs="Arial"/>
          <w:sz w:val="20"/>
          <w:szCs w:val="20"/>
        </w:rPr>
        <w:t>, 253–261 (2012).</w:t>
      </w:r>
    </w:p>
    <w:p w14:paraId="3AFA45D6"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33. </w:t>
      </w:r>
      <w:r>
        <w:rPr>
          <w:rFonts w:ascii="Arial" w:eastAsia="Arial" w:hAnsi="Arial" w:cs="Arial"/>
          <w:sz w:val="20"/>
          <w:szCs w:val="20"/>
        </w:rPr>
        <w:tab/>
        <w:t xml:space="preserve">J. L. Angel, W. Vega, M. López-Ortega, R. </w:t>
      </w:r>
      <w:proofErr w:type="spellStart"/>
      <w:r>
        <w:rPr>
          <w:rFonts w:ascii="Arial" w:eastAsia="Arial" w:hAnsi="Arial" w:cs="Arial"/>
          <w:sz w:val="20"/>
          <w:szCs w:val="20"/>
        </w:rPr>
        <w:t>Pruchno</w:t>
      </w:r>
      <w:proofErr w:type="spellEnd"/>
      <w:r>
        <w:rPr>
          <w:rFonts w:ascii="Arial" w:eastAsia="Arial" w:hAnsi="Arial" w:cs="Arial"/>
          <w:sz w:val="20"/>
          <w:szCs w:val="20"/>
        </w:rPr>
        <w:t xml:space="preserve">, Aging in Mexico: Population trends and emerging issues. </w:t>
      </w:r>
      <w:r>
        <w:rPr>
          <w:rFonts w:ascii="Arial" w:eastAsia="Arial" w:hAnsi="Arial" w:cs="Arial"/>
          <w:i/>
          <w:sz w:val="20"/>
          <w:szCs w:val="20"/>
        </w:rPr>
        <w:t>Gerontologist</w:t>
      </w:r>
      <w:r>
        <w:rPr>
          <w:rFonts w:ascii="Arial" w:eastAsia="Arial" w:hAnsi="Arial" w:cs="Arial"/>
          <w:sz w:val="20"/>
          <w:szCs w:val="20"/>
        </w:rPr>
        <w:t xml:space="preserve"> </w:t>
      </w:r>
      <w:r>
        <w:rPr>
          <w:rFonts w:ascii="Arial" w:eastAsia="Arial" w:hAnsi="Arial" w:cs="Arial"/>
          <w:b/>
          <w:sz w:val="20"/>
          <w:szCs w:val="20"/>
        </w:rPr>
        <w:t>57</w:t>
      </w:r>
      <w:r>
        <w:rPr>
          <w:rFonts w:ascii="Arial" w:eastAsia="Arial" w:hAnsi="Arial" w:cs="Arial"/>
          <w:sz w:val="20"/>
          <w:szCs w:val="20"/>
        </w:rPr>
        <w:t>, 153–162 (2017).</w:t>
      </w:r>
    </w:p>
    <w:p w14:paraId="2E560175"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34. </w:t>
      </w:r>
      <w:r>
        <w:rPr>
          <w:rFonts w:ascii="Arial" w:eastAsia="Arial" w:hAnsi="Arial" w:cs="Arial"/>
          <w:sz w:val="20"/>
          <w:szCs w:val="20"/>
        </w:rPr>
        <w:tab/>
        <w:t xml:space="preserve">R. Pelletier, </w:t>
      </w:r>
      <w:r>
        <w:rPr>
          <w:rFonts w:ascii="Arial" w:eastAsia="Arial" w:hAnsi="Arial" w:cs="Arial"/>
          <w:i/>
          <w:sz w:val="20"/>
          <w:szCs w:val="20"/>
        </w:rPr>
        <w:t>et al.</w:t>
      </w:r>
      <w:r>
        <w:rPr>
          <w:rFonts w:ascii="Arial" w:eastAsia="Arial" w:hAnsi="Arial" w:cs="Arial"/>
          <w:sz w:val="20"/>
          <w:szCs w:val="20"/>
        </w:rPr>
        <w:t xml:space="preserve">, Sex Versus Gender-Related Characteristics Which Predicts Outcome after Acute Coronary Syndrome in the Young? </w:t>
      </w:r>
      <w:r>
        <w:rPr>
          <w:rFonts w:ascii="Arial" w:eastAsia="Arial" w:hAnsi="Arial" w:cs="Arial"/>
          <w:i/>
          <w:sz w:val="20"/>
          <w:szCs w:val="20"/>
        </w:rPr>
        <w:t xml:space="preserve">J. Am. Coll. </w:t>
      </w:r>
      <w:proofErr w:type="spellStart"/>
      <w:r>
        <w:rPr>
          <w:rFonts w:ascii="Arial" w:eastAsia="Arial" w:hAnsi="Arial" w:cs="Arial"/>
          <w:i/>
          <w:sz w:val="20"/>
          <w:szCs w:val="20"/>
        </w:rPr>
        <w:t>Cardiol</w:t>
      </w:r>
      <w:proofErr w:type="spellEnd"/>
      <w:r>
        <w:rPr>
          <w:rFonts w:ascii="Arial" w:eastAsia="Arial" w:hAnsi="Arial" w:cs="Arial"/>
          <w:i/>
          <w:sz w:val="20"/>
          <w:szCs w:val="20"/>
        </w:rPr>
        <w:t>.</w:t>
      </w:r>
      <w:r>
        <w:rPr>
          <w:rFonts w:ascii="Arial" w:eastAsia="Arial" w:hAnsi="Arial" w:cs="Arial"/>
          <w:sz w:val="20"/>
          <w:szCs w:val="20"/>
        </w:rPr>
        <w:t xml:space="preserve"> </w:t>
      </w:r>
      <w:r>
        <w:rPr>
          <w:rFonts w:ascii="Arial" w:eastAsia="Arial" w:hAnsi="Arial" w:cs="Arial"/>
          <w:b/>
          <w:sz w:val="20"/>
          <w:szCs w:val="20"/>
        </w:rPr>
        <w:t>67</w:t>
      </w:r>
      <w:r>
        <w:rPr>
          <w:rFonts w:ascii="Arial" w:eastAsia="Arial" w:hAnsi="Arial" w:cs="Arial"/>
          <w:sz w:val="20"/>
          <w:szCs w:val="20"/>
        </w:rPr>
        <w:t>, 127–135 (2016).</w:t>
      </w:r>
    </w:p>
    <w:p w14:paraId="3482A066"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35. </w:t>
      </w:r>
      <w:r>
        <w:rPr>
          <w:rFonts w:ascii="Arial" w:eastAsia="Arial" w:hAnsi="Arial" w:cs="Arial"/>
          <w:sz w:val="20"/>
          <w:szCs w:val="20"/>
        </w:rPr>
        <w:tab/>
        <w:t xml:space="preserve">R. D. Edwards, S. </w:t>
      </w:r>
      <w:proofErr w:type="spellStart"/>
      <w:r>
        <w:rPr>
          <w:rFonts w:ascii="Arial" w:eastAsia="Arial" w:hAnsi="Arial" w:cs="Arial"/>
          <w:sz w:val="20"/>
          <w:szCs w:val="20"/>
        </w:rPr>
        <w:t>Tuljapurkar</w:t>
      </w:r>
      <w:proofErr w:type="spellEnd"/>
      <w:r>
        <w:rPr>
          <w:rFonts w:ascii="Arial" w:eastAsia="Arial" w:hAnsi="Arial" w:cs="Arial"/>
          <w:sz w:val="20"/>
          <w:szCs w:val="20"/>
        </w:rPr>
        <w:t xml:space="preserve">, Inequality in Life Spans and Mortality Convergence Across Industrialized Countries. </w:t>
      </w:r>
      <w:proofErr w:type="spellStart"/>
      <w:r>
        <w:rPr>
          <w:rFonts w:ascii="Arial" w:eastAsia="Arial" w:hAnsi="Arial" w:cs="Arial"/>
          <w:i/>
          <w:sz w:val="20"/>
          <w:szCs w:val="20"/>
        </w:rPr>
        <w:t>Popul</w:t>
      </w:r>
      <w:proofErr w:type="spellEnd"/>
      <w:r>
        <w:rPr>
          <w:rFonts w:ascii="Arial" w:eastAsia="Arial" w:hAnsi="Arial" w:cs="Arial"/>
          <w:i/>
          <w:sz w:val="20"/>
          <w:szCs w:val="20"/>
        </w:rPr>
        <w:t>. Dev. Rev.</w:t>
      </w:r>
      <w:r>
        <w:rPr>
          <w:rFonts w:ascii="Arial" w:eastAsia="Arial" w:hAnsi="Arial" w:cs="Arial"/>
          <w:sz w:val="20"/>
          <w:szCs w:val="20"/>
        </w:rPr>
        <w:t xml:space="preserve"> </w:t>
      </w:r>
      <w:r>
        <w:rPr>
          <w:rFonts w:ascii="Arial" w:eastAsia="Arial" w:hAnsi="Arial" w:cs="Arial"/>
          <w:b/>
          <w:sz w:val="20"/>
          <w:szCs w:val="20"/>
        </w:rPr>
        <w:t>31</w:t>
      </w:r>
      <w:r>
        <w:rPr>
          <w:rFonts w:ascii="Arial" w:eastAsia="Arial" w:hAnsi="Arial" w:cs="Arial"/>
          <w:sz w:val="20"/>
          <w:szCs w:val="20"/>
        </w:rPr>
        <w:t>, 1–36 (2005).</w:t>
      </w:r>
    </w:p>
    <w:p w14:paraId="12503A0E"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36. </w:t>
      </w:r>
      <w:r>
        <w:rPr>
          <w:rFonts w:ascii="Arial" w:eastAsia="Arial" w:hAnsi="Arial" w:cs="Arial"/>
          <w:sz w:val="20"/>
          <w:szCs w:val="20"/>
        </w:rPr>
        <w:tab/>
        <w:t xml:space="preserve">I. </w:t>
      </w:r>
      <w:proofErr w:type="spellStart"/>
      <w:r>
        <w:rPr>
          <w:rFonts w:ascii="Arial" w:eastAsia="Arial" w:hAnsi="Arial" w:cs="Arial"/>
          <w:sz w:val="20"/>
          <w:szCs w:val="20"/>
        </w:rPr>
        <w:t>Permanyer</w:t>
      </w:r>
      <w:proofErr w:type="spellEnd"/>
      <w:r>
        <w:rPr>
          <w:rFonts w:ascii="Arial" w:eastAsia="Arial" w:hAnsi="Arial" w:cs="Arial"/>
          <w:sz w:val="20"/>
          <w:szCs w:val="20"/>
        </w:rPr>
        <w:t xml:space="preserve">, J. </w:t>
      </w:r>
      <w:proofErr w:type="spellStart"/>
      <w:r>
        <w:rPr>
          <w:rFonts w:ascii="Arial" w:eastAsia="Arial" w:hAnsi="Arial" w:cs="Arial"/>
          <w:sz w:val="20"/>
          <w:szCs w:val="20"/>
        </w:rPr>
        <w:t>Spijker</w:t>
      </w:r>
      <w:proofErr w:type="spellEnd"/>
      <w:r>
        <w:rPr>
          <w:rFonts w:ascii="Arial" w:eastAsia="Arial" w:hAnsi="Arial" w:cs="Arial"/>
          <w:sz w:val="20"/>
          <w:szCs w:val="20"/>
        </w:rPr>
        <w:t xml:space="preserve">, A. Blanes, E. Renteria, Longevity and Lifespan Variation by Educational Attainment in Spain: 1960–2015. </w:t>
      </w:r>
      <w:r>
        <w:rPr>
          <w:rFonts w:ascii="Arial" w:eastAsia="Arial" w:hAnsi="Arial" w:cs="Arial"/>
          <w:i/>
          <w:sz w:val="20"/>
          <w:szCs w:val="20"/>
        </w:rPr>
        <w:t>Demography</w:t>
      </w:r>
      <w:r>
        <w:rPr>
          <w:rFonts w:ascii="Arial" w:eastAsia="Arial" w:hAnsi="Arial" w:cs="Arial"/>
          <w:sz w:val="20"/>
          <w:szCs w:val="20"/>
        </w:rPr>
        <w:t xml:space="preserve"> (2018) https:/doi.org/10.1007/s13524-018-0718-z.</w:t>
      </w:r>
    </w:p>
    <w:p w14:paraId="2ACFEC20"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37. </w:t>
      </w:r>
      <w:r>
        <w:rPr>
          <w:rFonts w:ascii="Arial" w:eastAsia="Arial" w:hAnsi="Arial" w:cs="Arial"/>
          <w:sz w:val="20"/>
          <w:szCs w:val="20"/>
        </w:rPr>
        <w:tab/>
        <w:t xml:space="preserve">C. E. Ross, R. K. Masters, R. A. Hummer, Education and the Gender Gaps in Health and Mortality.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49</w:t>
      </w:r>
      <w:r>
        <w:rPr>
          <w:rFonts w:ascii="Arial" w:eastAsia="Arial" w:hAnsi="Arial" w:cs="Arial"/>
          <w:sz w:val="20"/>
          <w:szCs w:val="20"/>
        </w:rPr>
        <w:t>, 1157–1183 (2012).</w:t>
      </w:r>
    </w:p>
    <w:p w14:paraId="05A25495" w14:textId="77777777" w:rsidR="001942CB" w:rsidRDefault="001942CB" w:rsidP="001942CB">
      <w:pPr>
        <w:widowControl w:val="0"/>
        <w:ind w:left="640" w:hanging="640"/>
        <w:rPr>
          <w:rFonts w:ascii="Arial" w:eastAsia="Arial" w:hAnsi="Arial" w:cs="Arial"/>
          <w:sz w:val="20"/>
          <w:szCs w:val="20"/>
        </w:rPr>
      </w:pPr>
      <w:r>
        <w:rPr>
          <w:rFonts w:ascii="Arial" w:eastAsia="Arial" w:hAnsi="Arial" w:cs="Arial"/>
          <w:sz w:val="20"/>
          <w:szCs w:val="20"/>
        </w:rPr>
        <w:t xml:space="preserve">38. </w:t>
      </w:r>
      <w:r>
        <w:rPr>
          <w:rFonts w:ascii="Arial" w:eastAsia="Arial" w:hAnsi="Arial" w:cs="Arial"/>
          <w:sz w:val="20"/>
          <w:szCs w:val="20"/>
        </w:rPr>
        <w:tab/>
        <w:t xml:space="preserve">H. </w:t>
      </w:r>
      <w:proofErr w:type="spellStart"/>
      <w:r>
        <w:rPr>
          <w:rFonts w:ascii="Arial" w:eastAsia="Arial" w:hAnsi="Arial" w:cs="Arial"/>
          <w:sz w:val="20"/>
          <w:szCs w:val="20"/>
        </w:rPr>
        <w:t>Tolonen</w:t>
      </w:r>
      <w:proofErr w:type="spellEnd"/>
      <w:r>
        <w:rPr>
          <w:rFonts w:ascii="Arial" w:eastAsia="Arial" w:hAnsi="Arial" w:cs="Arial"/>
          <w:sz w:val="20"/>
          <w:szCs w:val="20"/>
        </w:rPr>
        <w:t xml:space="preserve">, </w:t>
      </w:r>
      <w:r>
        <w:rPr>
          <w:rFonts w:ascii="Arial" w:eastAsia="Arial" w:hAnsi="Arial" w:cs="Arial"/>
          <w:i/>
          <w:sz w:val="20"/>
          <w:szCs w:val="20"/>
        </w:rPr>
        <w:t>et al.</w:t>
      </w:r>
      <w:r>
        <w:rPr>
          <w:rFonts w:ascii="Arial" w:eastAsia="Arial" w:hAnsi="Arial" w:cs="Arial"/>
          <w:sz w:val="20"/>
          <w:szCs w:val="20"/>
        </w:rPr>
        <w:t xml:space="preserve">, Cross-national comparisons of health indicators require standardized definitions and common data sources. </w:t>
      </w:r>
      <w:r>
        <w:rPr>
          <w:rFonts w:ascii="Arial" w:eastAsia="Arial" w:hAnsi="Arial" w:cs="Arial"/>
          <w:i/>
          <w:sz w:val="20"/>
          <w:szCs w:val="20"/>
        </w:rPr>
        <w:t>Arch. Public Heal. 2021 791</w:t>
      </w:r>
      <w:r>
        <w:rPr>
          <w:rFonts w:ascii="Arial" w:eastAsia="Arial" w:hAnsi="Arial" w:cs="Arial"/>
          <w:sz w:val="20"/>
          <w:szCs w:val="20"/>
        </w:rPr>
        <w:t xml:space="preserve"> </w:t>
      </w:r>
      <w:r>
        <w:rPr>
          <w:rFonts w:ascii="Arial" w:eastAsia="Arial" w:hAnsi="Arial" w:cs="Arial"/>
          <w:b/>
          <w:sz w:val="20"/>
          <w:szCs w:val="20"/>
        </w:rPr>
        <w:t>79</w:t>
      </w:r>
      <w:r>
        <w:rPr>
          <w:rFonts w:ascii="Arial" w:eastAsia="Arial" w:hAnsi="Arial" w:cs="Arial"/>
          <w:sz w:val="20"/>
          <w:szCs w:val="20"/>
        </w:rPr>
        <w:t>, 1–14 (2021).</w:t>
      </w:r>
    </w:p>
    <w:p w14:paraId="3F937A26" w14:textId="77777777" w:rsidR="00C0372C" w:rsidRDefault="00757242"/>
    <w:sectPr w:rsidR="00C037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Nepomuceno, Marilia" w:date="2023-04-05T13:29:00Z" w:initials="NM">
    <w:p w14:paraId="0A53EB1E" w14:textId="77777777" w:rsidR="001942CB" w:rsidRDefault="001942CB" w:rsidP="001942CB">
      <w:pPr>
        <w:pStyle w:val="CommentText"/>
      </w:pPr>
      <w:r>
        <w:rPr>
          <w:rStyle w:val="CommentReference"/>
          <w:rFonts w:eastAsia="Calibri"/>
        </w:rPr>
        <w:annotationRef/>
      </w:r>
      <w:proofErr w:type="spellStart"/>
      <w:r>
        <w:t>Esta</w:t>
      </w:r>
      <w:proofErr w:type="spellEnd"/>
      <w:r>
        <w:t xml:space="preserve"> </w:t>
      </w:r>
      <w:proofErr w:type="spellStart"/>
      <w:r>
        <w:t>informacao</w:t>
      </w:r>
      <w:proofErr w:type="spellEnd"/>
      <w:r>
        <w:t xml:space="preserve"> </w:t>
      </w:r>
      <w:proofErr w:type="spellStart"/>
      <w:r>
        <w:t>pode</w:t>
      </w:r>
      <w:proofErr w:type="spellEnd"/>
      <w:r>
        <w:t xml:space="preserve"> </w:t>
      </w:r>
      <w:proofErr w:type="spellStart"/>
      <w:r>
        <w:t>aparecer</w:t>
      </w:r>
      <w:proofErr w:type="spellEnd"/>
      <w:r>
        <w:t xml:space="preserve"> </w:t>
      </w:r>
      <w:proofErr w:type="spellStart"/>
      <w:r>
        <w:t>apenas</w:t>
      </w:r>
      <w:proofErr w:type="spellEnd"/>
      <w:r>
        <w:t xml:space="preserve"> </w:t>
      </w:r>
      <w:proofErr w:type="spellStart"/>
      <w:r>
        <w:t>nos</w:t>
      </w:r>
      <w:proofErr w:type="spellEnd"/>
      <w:r>
        <w:t xml:space="preserve"> </w:t>
      </w:r>
      <w:proofErr w:type="spellStart"/>
      <w:r>
        <w:t>metodos</w:t>
      </w:r>
      <w:proofErr w:type="spellEnd"/>
    </w:p>
  </w:comment>
  <w:comment w:id="23" w:author="Nepomuceno, Marilia" w:date="2023-04-05T13:31:00Z" w:initials="NM">
    <w:p w14:paraId="506F8563" w14:textId="77777777" w:rsidR="001942CB" w:rsidRDefault="001942CB" w:rsidP="001942CB">
      <w:pPr>
        <w:pStyle w:val="CommentText"/>
      </w:pPr>
      <w:r>
        <w:rPr>
          <w:rStyle w:val="CommentReference"/>
          <w:rFonts w:eastAsia="Calibri"/>
        </w:rPr>
        <w:annotationRef/>
      </w:r>
      <w:proofErr w:type="spellStart"/>
      <w:r>
        <w:t>Paragrafo</w:t>
      </w:r>
      <w:proofErr w:type="spellEnd"/>
      <w:r>
        <w:t xml:space="preserve"> com </w:t>
      </w:r>
      <w:proofErr w:type="spellStart"/>
      <w:r>
        <w:t>muitos</w:t>
      </w:r>
      <w:proofErr w:type="spellEnd"/>
      <w:r>
        <w:t xml:space="preserve"> </w:t>
      </w:r>
      <w:proofErr w:type="spellStart"/>
      <w:r>
        <w:t>detalhes</w:t>
      </w:r>
      <w:proofErr w:type="spellEnd"/>
      <w:r>
        <w:t xml:space="preserve"> que </w:t>
      </w:r>
      <w:proofErr w:type="spellStart"/>
      <w:r>
        <w:t>eu</w:t>
      </w:r>
      <w:proofErr w:type="spellEnd"/>
      <w:r>
        <w:t xml:space="preserve"> </w:t>
      </w:r>
      <w:proofErr w:type="spellStart"/>
      <w:r>
        <w:t>colocaria</w:t>
      </w:r>
      <w:proofErr w:type="spellEnd"/>
      <w:r>
        <w:t xml:space="preserve"> </w:t>
      </w:r>
      <w:proofErr w:type="spellStart"/>
      <w:r>
        <w:t>nos</w:t>
      </w:r>
      <w:proofErr w:type="spellEnd"/>
      <w:r>
        <w:t xml:space="preserve"> </w:t>
      </w:r>
      <w:proofErr w:type="spellStart"/>
      <w:r>
        <w:t>metods</w:t>
      </w:r>
      <w:proofErr w:type="spellEnd"/>
      <w:r>
        <w:t xml:space="preserve"> e dados</w:t>
      </w:r>
    </w:p>
  </w:comment>
  <w:comment w:id="28" w:author="Nepomuceno, Marilia" w:date="2023-04-05T13:36:00Z" w:initials="NM">
    <w:p w14:paraId="615CF63D" w14:textId="77777777" w:rsidR="001942CB" w:rsidRDefault="001942CB" w:rsidP="001942CB">
      <w:pPr>
        <w:pStyle w:val="CommentText"/>
      </w:pPr>
      <w:r>
        <w:rPr>
          <w:rStyle w:val="CommentReference"/>
          <w:rFonts w:eastAsia="Calibri"/>
        </w:rPr>
        <w:annotationRef/>
      </w:r>
      <w:r>
        <w:t xml:space="preserve">Eu </w:t>
      </w:r>
      <w:proofErr w:type="spellStart"/>
      <w:r>
        <w:t>comecaria</w:t>
      </w:r>
      <w:proofErr w:type="spellEnd"/>
      <w:r>
        <w:t xml:space="preserve"> </w:t>
      </w:r>
      <w:proofErr w:type="spellStart"/>
      <w:r>
        <w:t>pelo</w:t>
      </w:r>
      <w:proofErr w:type="spellEnd"/>
      <w:r>
        <w:t xml:space="preserve"> left </w:t>
      </w:r>
      <w:proofErr w:type="spellStart"/>
      <w:proofErr w:type="gramStart"/>
      <w:r>
        <w:t>panel.pq</w:t>
      </w:r>
      <w:proofErr w:type="spellEnd"/>
      <w:proofErr w:type="gramEnd"/>
      <w:r>
        <w:t xml:space="preserve"> o right panel </w:t>
      </w:r>
      <w:proofErr w:type="spellStart"/>
      <w:r>
        <w:t>vc</w:t>
      </w:r>
      <w:proofErr w:type="spellEnd"/>
      <w:r>
        <w:t xml:space="preserve"> Analisa com </w:t>
      </w:r>
      <w:proofErr w:type="spellStart"/>
      <w:r>
        <w:t>maior</w:t>
      </w:r>
      <w:proofErr w:type="spellEnd"/>
      <w:r>
        <w:t xml:space="preserve"> </w:t>
      </w:r>
      <w:proofErr w:type="spellStart"/>
      <w:r>
        <w:t>detalhe</w:t>
      </w:r>
      <w:proofErr w:type="spellEnd"/>
      <w:r>
        <w:t xml:space="preserve"> </w:t>
      </w:r>
      <w:proofErr w:type="spellStart"/>
      <w:r>
        <w:t>os</w:t>
      </w:r>
      <w:proofErr w:type="spellEnd"/>
      <w:r>
        <w:t xml:space="preserve"> </w:t>
      </w:r>
      <w:proofErr w:type="spellStart"/>
      <w:r>
        <w:t>paises</w:t>
      </w:r>
      <w:proofErr w:type="spellEnd"/>
      <w:r>
        <w:t xml:space="preserve"> q </w:t>
      </w:r>
      <w:proofErr w:type="spellStart"/>
      <w:r>
        <w:t>vc</w:t>
      </w:r>
      <w:proofErr w:type="spellEnd"/>
      <w:r>
        <w:t xml:space="preserve"> </w:t>
      </w:r>
      <w:proofErr w:type="spellStart"/>
      <w:r>
        <w:t>destacou</w:t>
      </w:r>
      <w:proofErr w:type="spellEnd"/>
    </w:p>
  </w:comment>
  <w:comment w:id="29" w:author="Nepomuceno, Marilia" w:date="2023-04-05T13:58:00Z" w:initials="NM">
    <w:p w14:paraId="465F62BE" w14:textId="77777777" w:rsidR="001942CB" w:rsidRDefault="001942CB" w:rsidP="001942CB">
      <w:pPr>
        <w:pStyle w:val="CommentText"/>
      </w:pPr>
      <w:r>
        <w:rPr>
          <w:rStyle w:val="CommentReference"/>
          <w:rFonts w:eastAsia="Calibri"/>
        </w:rPr>
        <w:annotationRef/>
      </w:r>
      <w:proofErr w:type="spellStart"/>
      <w:r>
        <w:t>Vc</w:t>
      </w:r>
      <w:proofErr w:type="spellEnd"/>
      <w:r>
        <w:t xml:space="preserve"> </w:t>
      </w:r>
      <w:proofErr w:type="spellStart"/>
      <w:r>
        <w:t>esta</w:t>
      </w:r>
      <w:proofErr w:type="spellEnd"/>
      <w:r>
        <w:t xml:space="preserve"> </w:t>
      </w:r>
      <w:proofErr w:type="spellStart"/>
      <w:r>
        <w:t>arrasando</w:t>
      </w:r>
      <w:proofErr w:type="spellEnd"/>
      <w:r>
        <w:t xml:space="preserve"> com as </w:t>
      </w:r>
      <w:proofErr w:type="spellStart"/>
      <w:r>
        <w:t>figuras</w:t>
      </w:r>
      <w:proofErr w:type="spellEnd"/>
      <w:r>
        <w:t xml:space="preserve"> </w:t>
      </w:r>
      <w:r>
        <w:rPr>
          <w:rFonts w:ascii="Segoe UI Emoji" w:eastAsia="Segoe UI Emoji" w:hAnsi="Segoe UI Emoji" w:cs="Segoe UI Emoji"/>
        </w:rPr>
        <w:t>😊</w:t>
      </w:r>
    </w:p>
  </w:comment>
  <w:comment w:id="30" w:author="Vanessa Gabrielle di Lego" w:date="2023-03-25T10:34:00Z" w:initials="">
    <w:p w14:paraId="545BF208" w14:textId="77777777" w:rsidR="001942CB" w:rsidRDefault="001942CB" w:rsidP="001942CB">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note to myself: add reference later</w:t>
      </w:r>
    </w:p>
  </w:comment>
  <w:comment w:id="31" w:author="Vanessa Gabrielle di Lego" w:date="2023-03-25T11:23:00Z" w:initials="">
    <w:p w14:paraId="66610308" w14:textId="77777777" w:rsidR="001942CB" w:rsidRDefault="001942CB" w:rsidP="001942CB">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NOTE TO MY SELF: add here the refs and details on def. of chronic disease and disability. add table with sample size characteristics and survey description in the appendix.</w:t>
      </w:r>
    </w:p>
  </w:comment>
  <w:comment w:id="35" w:author="Vanessa Gabrielle di Lego" w:date="2023-03-25T11:21:00Z" w:initials="">
    <w:p w14:paraId="32BE39DA" w14:textId="77777777" w:rsidR="001942CB" w:rsidRDefault="001942CB" w:rsidP="001942CB">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a </w:t>
      </w:r>
      <w:proofErr w:type="spellStart"/>
      <w:r>
        <w:rPr>
          <w:rFonts w:ascii="Arial" w:eastAsia="Arial" w:hAnsi="Arial" w:cs="Arial"/>
          <w:color w:val="000000"/>
        </w:rPr>
        <w:t>formatação</w:t>
      </w:r>
      <w:proofErr w:type="spellEnd"/>
      <w:r>
        <w:rPr>
          <w:rFonts w:ascii="Arial" w:eastAsia="Arial" w:hAnsi="Arial" w:cs="Arial"/>
          <w:color w:val="000000"/>
        </w:rPr>
        <w:t xml:space="preserve"> da </w:t>
      </w:r>
      <w:proofErr w:type="spellStart"/>
      <w:r>
        <w:rPr>
          <w:rFonts w:ascii="Arial" w:eastAsia="Arial" w:hAnsi="Arial" w:cs="Arial"/>
          <w:color w:val="000000"/>
        </w:rPr>
        <w:t>equação</w:t>
      </w:r>
      <w:proofErr w:type="spellEnd"/>
      <w:r>
        <w:rPr>
          <w:rFonts w:ascii="Arial" w:eastAsia="Arial" w:hAnsi="Arial" w:cs="Arial"/>
          <w:color w:val="000000"/>
        </w:rPr>
        <w:t xml:space="preserve"> </w:t>
      </w:r>
      <w:proofErr w:type="spellStart"/>
      <w:r>
        <w:rPr>
          <w:rFonts w:ascii="Arial" w:eastAsia="Arial" w:hAnsi="Arial" w:cs="Arial"/>
          <w:color w:val="000000"/>
        </w:rPr>
        <w:t>fica</w:t>
      </w:r>
      <w:proofErr w:type="spellEnd"/>
      <w:r>
        <w:rPr>
          <w:rFonts w:ascii="Arial" w:eastAsia="Arial" w:hAnsi="Arial" w:cs="Arial"/>
          <w:color w:val="000000"/>
        </w:rPr>
        <w:t xml:space="preserve"> </w:t>
      </w:r>
      <w:proofErr w:type="spellStart"/>
      <w:r>
        <w:rPr>
          <w:rFonts w:ascii="Arial" w:eastAsia="Arial" w:hAnsi="Arial" w:cs="Arial"/>
          <w:color w:val="000000"/>
        </w:rPr>
        <w:t>desconfigurada</w:t>
      </w:r>
      <w:proofErr w:type="spellEnd"/>
      <w:r>
        <w:rPr>
          <w:rFonts w:ascii="Arial" w:eastAsia="Arial" w:hAnsi="Arial" w:cs="Arial"/>
          <w:color w:val="000000"/>
        </w:rPr>
        <w:t xml:space="preserve"> no drive. </w:t>
      </w:r>
      <w:proofErr w:type="spellStart"/>
      <w:r>
        <w:rPr>
          <w:rFonts w:ascii="Arial" w:eastAsia="Arial" w:hAnsi="Arial" w:cs="Arial"/>
          <w:color w:val="000000"/>
        </w:rPr>
        <w:t>Quando</w:t>
      </w:r>
      <w:proofErr w:type="spellEnd"/>
      <w:r>
        <w:rPr>
          <w:rFonts w:ascii="Arial" w:eastAsia="Arial" w:hAnsi="Arial" w:cs="Arial"/>
          <w:color w:val="000000"/>
        </w:rPr>
        <w:t xml:space="preserve"> a </w:t>
      </w:r>
      <w:proofErr w:type="spellStart"/>
      <w:r>
        <w:rPr>
          <w:rFonts w:ascii="Arial" w:eastAsia="Arial" w:hAnsi="Arial" w:cs="Arial"/>
          <w:color w:val="000000"/>
        </w:rPr>
        <w:t>gente</w:t>
      </w:r>
      <w:proofErr w:type="spellEnd"/>
      <w:r>
        <w:rPr>
          <w:rFonts w:ascii="Arial" w:eastAsia="Arial" w:hAnsi="Arial" w:cs="Arial"/>
          <w:color w:val="000000"/>
        </w:rPr>
        <w:t xml:space="preserve"> </w:t>
      </w:r>
      <w:proofErr w:type="spellStart"/>
      <w:r>
        <w:rPr>
          <w:rFonts w:ascii="Arial" w:eastAsia="Arial" w:hAnsi="Arial" w:cs="Arial"/>
          <w:color w:val="000000"/>
        </w:rPr>
        <w:t>concluir</w:t>
      </w:r>
      <w:proofErr w:type="spellEnd"/>
      <w:r>
        <w:rPr>
          <w:rFonts w:ascii="Arial" w:eastAsia="Arial" w:hAnsi="Arial" w:cs="Arial"/>
          <w:color w:val="000000"/>
        </w:rPr>
        <w:t xml:space="preserve"> o </w:t>
      </w:r>
      <w:proofErr w:type="spellStart"/>
      <w:r>
        <w:rPr>
          <w:rFonts w:ascii="Arial" w:eastAsia="Arial" w:hAnsi="Arial" w:cs="Arial"/>
          <w:color w:val="000000"/>
        </w:rPr>
        <w:t>artigo</w:t>
      </w:r>
      <w:proofErr w:type="spellEnd"/>
      <w:r>
        <w:rPr>
          <w:rFonts w:ascii="Arial" w:eastAsia="Arial" w:hAnsi="Arial" w:cs="Arial"/>
          <w:color w:val="000000"/>
        </w:rPr>
        <w:t xml:space="preserve"> </w:t>
      </w:r>
      <w:proofErr w:type="spellStart"/>
      <w:r>
        <w:rPr>
          <w:rFonts w:ascii="Arial" w:eastAsia="Arial" w:hAnsi="Arial" w:cs="Arial"/>
          <w:color w:val="000000"/>
        </w:rPr>
        <w:t>eu</w:t>
      </w:r>
      <w:proofErr w:type="spellEnd"/>
      <w:r>
        <w:rPr>
          <w:rFonts w:ascii="Arial" w:eastAsia="Arial" w:hAnsi="Arial" w:cs="Arial"/>
          <w:color w:val="000000"/>
        </w:rPr>
        <w:t xml:space="preserve"> </w:t>
      </w:r>
      <w:proofErr w:type="spellStart"/>
      <w:r>
        <w:rPr>
          <w:rFonts w:ascii="Arial" w:eastAsia="Arial" w:hAnsi="Arial" w:cs="Arial"/>
          <w:color w:val="000000"/>
        </w:rPr>
        <w:t>ajusto</w:t>
      </w:r>
      <w:proofErr w:type="spellEnd"/>
      <w:r>
        <w:rPr>
          <w:rFonts w:ascii="Arial" w:eastAsia="Arial" w:hAnsi="Arial" w:cs="Arial"/>
          <w:color w:val="000000"/>
        </w:rPr>
        <w:t xml:space="preserve"> </w:t>
      </w:r>
      <w:proofErr w:type="spellStart"/>
      <w:r>
        <w:rPr>
          <w:rFonts w:ascii="Arial" w:eastAsia="Arial" w:hAnsi="Arial" w:cs="Arial"/>
          <w:color w:val="000000"/>
        </w:rPr>
        <w:t>tudo</w:t>
      </w:r>
      <w:proofErr w:type="spellEnd"/>
      <w:r>
        <w:rPr>
          <w:rFonts w:ascii="Arial" w:eastAsia="Arial" w:hAnsi="Arial" w:cs="Arial"/>
          <w:color w:val="000000"/>
        </w:rPr>
        <w:t xml:space="preserve"> </w:t>
      </w:r>
      <w:proofErr w:type="spellStart"/>
      <w:r>
        <w:rPr>
          <w:rFonts w:ascii="Arial" w:eastAsia="Arial" w:hAnsi="Arial" w:cs="Arial"/>
          <w:color w:val="000000"/>
        </w:rPr>
        <w:t>na</w:t>
      </w:r>
      <w:proofErr w:type="spellEnd"/>
      <w:r>
        <w:rPr>
          <w:rFonts w:ascii="Arial" w:eastAsia="Arial" w:hAnsi="Arial" w:cs="Arial"/>
          <w:color w:val="000000"/>
        </w:rPr>
        <w:t xml:space="preserve"> </w:t>
      </w:r>
      <w:proofErr w:type="spellStart"/>
      <w:r>
        <w:rPr>
          <w:rFonts w:ascii="Arial" w:eastAsia="Arial" w:hAnsi="Arial" w:cs="Arial"/>
          <w:color w:val="000000"/>
        </w:rPr>
        <w:t>versão</w:t>
      </w:r>
      <w:proofErr w:type="spellEnd"/>
      <w:r>
        <w:rPr>
          <w:rFonts w:ascii="Arial" w:eastAsia="Arial" w:hAnsi="Arial" w:cs="Arial"/>
          <w:color w:val="000000"/>
        </w:rPr>
        <w:t xml:space="preserve"> final.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53EB1E" w15:done="0"/>
  <w15:commentEx w15:paraId="506F8563" w15:done="0"/>
  <w15:commentEx w15:paraId="615CF63D" w15:done="0"/>
  <w15:commentEx w15:paraId="465F62BE" w15:done="0"/>
  <w15:commentEx w15:paraId="545BF208" w15:done="0"/>
  <w15:commentEx w15:paraId="66610308" w15:done="0"/>
  <w15:commentEx w15:paraId="32BE39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53EB1E" w16cid:durableId="27D7F624"/>
  <w16cid:commentId w16cid:paraId="506F8563" w16cid:durableId="27D7F6CF"/>
  <w16cid:commentId w16cid:paraId="615CF63D" w16cid:durableId="27D7F7DA"/>
  <w16cid:commentId w16cid:paraId="465F62BE" w16cid:durableId="27D7FD0C"/>
  <w16cid:commentId w16cid:paraId="545BF208" w16cid:durableId="27D56486"/>
  <w16cid:commentId w16cid:paraId="66610308" w16cid:durableId="27D56485"/>
  <w16cid:commentId w16cid:paraId="32BE39DA" w16cid:durableId="27D564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2CB"/>
    <w:rsid w:val="001942CB"/>
    <w:rsid w:val="0036010B"/>
    <w:rsid w:val="00757242"/>
    <w:rsid w:val="00F45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7F275"/>
  <w15:chartTrackingRefBased/>
  <w15:docId w15:val="{4DCC044D-BAE6-4A25-90BD-8CC294C1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42CB"/>
    <w:pPr>
      <w:keepNext/>
      <w:keepLines/>
      <w:spacing w:before="480" w:after="120" w:line="240" w:lineRule="auto"/>
      <w:outlineLvl w:val="0"/>
    </w:pPr>
    <w:rPr>
      <w:rFonts w:ascii="Calibri" w:eastAsia="Calibri" w:hAnsi="Calibri" w:cs="Calibri"/>
      <w:b/>
      <w:sz w:val="48"/>
      <w:szCs w:val="48"/>
    </w:rPr>
  </w:style>
  <w:style w:type="paragraph" w:styleId="Heading2">
    <w:name w:val="heading 2"/>
    <w:basedOn w:val="Normal"/>
    <w:next w:val="Normal"/>
    <w:link w:val="Heading2Char"/>
    <w:uiPriority w:val="9"/>
    <w:semiHidden/>
    <w:unhideWhenUsed/>
    <w:qFormat/>
    <w:rsid w:val="001942CB"/>
    <w:pPr>
      <w:keepNext/>
      <w:keepLines/>
      <w:spacing w:before="360" w:after="80" w:line="240" w:lineRule="auto"/>
      <w:outlineLvl w:val="1"/>
    </w:pPr>
    <w:rPr>
      <w:rFonts w:ascii="Calibri" w:eastAsia="Calibri" w:hAnsi="Calibri" w:cs="Calibri"/>
      <w:b/>
      <w:sz w:val="36"/>
      <w:szCs w:val="36"/>
    </w:rPr>
  </w:style>
  <w:style w:type="paragraph" w:styleId="Heading3">
    <w:name w:val="heading 3"/>
    <w:basedOn w:val="Normal"/>
    <w:next w:val="Normal"/>
    <w:link w:val="Heading3Char"/>
    <w:uiPriority w:val="9"/>
    <w:semiHidden/>
    <w:unhideWhenUsed/>
    <w:qFormat/>
    <w:rsid w:val="001942CB"/>
    <w:pPr>
      <w:keepNext/>
      <w:keepLines/>
      <w:spacing w:before="280" w:after="80" w:line="240" w:lineRule="auto"/>
      <w:outlineLvl w:val="2"/>
    </w:pPr>
    <w:rPr>
      <w:rFonts w:ascii="Calibri" w:eastAsia="Calibri" w:hAnsi="Calibri" w:cs="Calibri"/>
      <w:b/>
      <w:sz w:val="28"/>
      <w:szCs w:val="28"/>
    </w:rPr>
  </w:style>
  <w:style w:type="paragraph" w:styleId="Heading4">
    <w:name w:val="heading 4"/>
    <w:basedOn w:val="Normal"/>
    <w:next w:val="Normal"/>
    <w:link w:val="Heading4Char"/>
    <w:uiPriority w:val="9"/>
    <w:semiHidden/>
    <w:unhideWhenUsed/>
    <w:qFormat/>
    <w:rsid w:val="001942CB"/>
    <w:pPr>
      <w:keepNext/>
      <w:keepLines/>
      <w:spacing w:before="240" w:after="40" w:line="240" w:lineRule="auto"/>
      <w:outlineLvl w:val="3"/>
    </w:pPr>
    <w:rPr>
      <w:rFonts w:ascii="Calibri" w:eastAsia="Calibri" w:hAnsi="Calibri" w:cs="Calibri"/>
      <w:b/>
      <w:sz w:val="24"/>
      <w:szCs w:val="24"/>
    </w:rPr>
  </w:style>
  <w:style w:type="paragraph" w:styleId="Heading5">
    <w:name w:val="heading 5"/>
    <w:basedOn w:val="Normal"/>
    <w:next w:val="Normal"/>
    <w:link w:val="Heading5Char"/>
    <w:uiPriority w:val="9"/>
    <w:semiHidden/>
    <w:unhideWhenUsed/>
    <w:qFormat/>
    <w:rsid w:val="001942CB"/>
    <w:pPr>
      <w:keepNext/>
      <w:keepLines/>
      <w:spacing w:before="220" w:after="40" w:line="240" w:lineRule="auto"/>
      <w:outlineLvl w:val="4"/>
    </w:pPr>
    <w:rPr>
      <w:rFonts w:ascii="Calibri" w:eastAsia="Calibri" w:hAnsi="Calibri" w:cs="Calibri"/>
      <w:b/>
    </w:rPr>
  </w:style>
  <w:style w:type="paragraph" w:styleId="Heading6">
    <w:name w:val="heading 6"/>
    <w:basedOn w:val="Normal"/>
    <w:next w:val="Normal"/>
    <w:link w:val="Heading6Char"/>
    <w:uiPriority w:val="9"/>
    <w:semiHidden/>
    <w:unhideWhenUsed/>
    <w:qFormat/>
    <w:rsid w:val="001942CB"/>
    <w:pPr>
      <w:keepNext/>
      <w:keepLines/>
      <w:spacing w:before="200" w:after="40" w:line="240"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2CB"/>
    <w:rPr>
      <w:rFonts w:ascii="Calibri" w:eastAsia="Calibri" w:hAnsi="Calibri" w:cs="Calibri"/>
      <w:b/>
      <w:sz w:val="48"/>
      <w:szCs w:val="48"/>
    </w:rPr>
  </w:style>
  <w:style w:type="character" w:customStyle="1" w:styleId="Heading2Char">
    <w:name w:val="Heading 2 Char"/>
    <w:basedOn w:val="DefaultParagraphFont"/>
    <w:link w:val="Heading2"/>
    <w:uiPriority w:val="9"/>
    <w:semiHidden/>
    <w:rsid w:val="001942CB"/>
    <w:rPr>
      <w:rFonts w:ascii="Calibri" w:eastAsia="Calibri" w:hAnsi="Calibri" w:cs="Calibri"/>
      <w:b/>
      <w:sz w:val="36"/>
      <w:szCs w:val="36"/>
    </w:rPr>
  </w:style>
  <w:style w:type="character" w:customStyle="1" w:styleId="Heading3Char">
    <w:name w:val="Heading 3 Char"/>
    <w:basedOn w:val="DefaultParagraphFont"/>
    <w:link w:val="Heading3"/>
    <w:uiPriority w:val="9"/>
    <w:semiHidden/>
    <w:rsid w:val="001942CB"/>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1942CB"/>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1942CB"/>
    <w:rPr>
      <w:rFonts w:ascii="Calibri" w:eastAsia="Calibri" w:hAnsi="Calibri" w:cs="Calibri"/>
      <w:b/>
    </w:rPr>
  </w:style>
  <w:style w:type="character" w:customStyle="1" w:styleId="Heading6Char">
    <w:name w:val="Heading 6 Char"/>
    <w:basedOn w:val="DefaultParagraphFont"/>
    <w:link w:val="Heading6"/>
    <w:uiPriority w:val="9"/>
    <w:semiHidden/>
    <w:rsid w:val="001942CB"/>
    <w:rPr>
      <w:rFonts w:ascii="Calibri" w:eastAsia="Calibri" w:hAnsi="Calibri" w:cs="Calibri"/>
      <w:b/>
      <w:sz w:val="20"/>
      <w:szCs w:val="20"/>
    </w:rPr>
  </w:style>
  <w:style w:type="paragraph" w:styleId="Title">
    <w:name w:val="Title"/>
    <w:basedOn w:val="Normal"/>
    <w:next w:val="Normal"/>
    <w:link w:val="TitleChar"/>
    <w:uiPriority w:val="10"/>
    <w:qFormat/>
    <w:rsid w:val="001942CB"/>
    <w:pPr>
      <w:keepNext/>
      <w:keepLines/>
      <w:spacing w:before="480" w:after="120" w:line="240" w:lineRule="auto"/>
    </w:pPr>
    <w:rPr>
      <w:rFonts w:ascii="Calibri" w:eastAsia="Calibri" w:hAnsi="Calibri" w:cs="Calibri"/>
      <w:b/>
      <w:sz w:val="72"/>
      <w:szCs w:val="72"/>
    </w:rPr>
  </w:style>
  <w:style w:type="character" w:customStyle="1" w:styleId="TitleChar">
    <w:name w:val="Title Char"/>
    <w:basedOn w:val="DefaultParagraphFont"/>
    <w:link w:val="Title"/>
    <w:uiPriority w:val="10"/>
    <w:rsid w:val="001942CB"/>
    <w:rPr>
      <w:rFonts w:ascii="Calibri" w:eastAsia="Calibri" w:hAnsi="Calibri" w:cs="Calibri"/>
      <w:b/>
      <w:sz w:val="72"/>
      <w:szCs w:val="72"/>
    </w:rPr>
  </w:style>
  <w:style w:type="character" w:styleId="CommentReference">
    <w:name w:val="annotation reference"/>
    <w:basedOn w:val="DefaultParagraphFont"/>
    <w:uiPriority w:val="99"/>
    <w:semiHidden/>
    <w:unhideWhenUsed/>
    <w:rsid w:val="001942CB"/>
    <w:rPr>
      <w:sz w:val="16"/>
      <w:szCs w:val="16"/>
    </w:rPr>
  </w:style>
  <w:style w:type="paragraph" w:styleId="CommentText">
    <w:name w:val="annotation text"/>
    <w:basedOn w:val="Normal"/>
    <w:link w:val="CommentTextChar"/>
    <w:uiPriority w:val="99"/>
    <w:semiHidden/>
    <w:unhideWhenUsed/>
    <w:rsid w:val="001942C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1942CB"/>
    <w:rPr>
      <w:rFonts w:ascii="Times New Roman" w:eastAsia="Times New Roman" w:hAnsi="Times New Roman" w:cs="Times New Roman"/>
      <w:sz w:val="20"/>
      <w:szCs w:val="20"/>
    </w:rPr>
  </w:style>
  <w:style w:type="character" w:styleId="Hyperlink">
    <w:name w:val="Hyperlink"/>
    <w:basedOn w:val="DefaultParagraphFont"/>
    <w:uiPriority w:val="99"/>
    <w:unhideWhenUsed/>
    <w:rsid w:val="001942CB"/>
    <w:rPr>
      <w:color w:val="0563C1" w:themeColor="hyperlink"/>
      <w:u w:val="single"/>
    </w:rPr>
  </w:style>
  <w:style w:type="paragraph" w:styleId="BalloonText">
    <w:name w:val="Balloon Text"/>
    <w:basedOn w:val="Normal"/>
    <w:link w:val="BalloonTextChar"/>
    <w:uiPriority w:val="99"/>
    <w:semiHidden/>
    <w:unhideWhenUsed/>
    <w:rsid w:val="001942CB"/>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1942CB"/>
    <w:rPr>
      <w:rFonts w:ascii="Segoe UI" w:eastAsia="Calibri" w:hAnsi="Segoe UI" w:cs="Segoe UI"/>
      <w:sz w:val="18"/>
      <w:szCs w:val="18"/>
    </w:rPr>
  </w:style>
  <w:style w:type="paragraph" w:styleId="CommentSubject">
    <w:name w:val="annotation subject"/>
    <w:basedOn w:val="CommentText"/>
    <w:next w:val="CommentText"/>
    <w:link w:val="CommentSubjectChar"/>
    <w:uiPriority w:val="99"/>
    <w:semiHidden/>
    <w:unhideWhenUsed/>
    <w:rsid w:val="001942CB"/>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942CB"/>
    <w:rPr>
      <w:rFonts w:ascii="Times New Roman" w:eastAsia="Times New Roman" w:hAnsi="Times New Roman" w:cs="Times New Roman"/>
      <w:b/>
      <w:bCs/>
      <w:sz w:val="20"/>
      <w:szCs w:val="20"/>
    </w:rPr>
  </w:style>
  <w:style w:type="paragraph" w:customStyle="1" w:styleId="SMcaption">
    <w:name w:val="SM caption"/>
    <w:basedOn w:val="Normal"/>
    <w:qFormat/>
    <w:rsid w:val="001942CB"/>
    <w:pPr>
      <w:spacing w:after="0" w:line="240" w:lineRule="auto"/>
    </w:pPr>
    <w:rPr>
      <w:rFonts w:ascii="Times New Roman" w:eastAsia="Times New Roman" w:hAnsi="Times New Roman" w:cs="Times New Roman"/>
      <w:sz w:val="24"/>
      <w:szCs w:val="20"/>
    </w:rPr>
  </w:style>
  <w:style w:type="paragraph" w:styleId="NormalWeb">
    <w:name w:val="Normal (Web)"/>
    <w:basedOn w:val="Normal"/>
    <w:uiPriority w:val="99"/>
    <w:semiHidden/>
    <w:rsid w:val="001942CB"/>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942CB"/>
    <w:rPr>
      <w:color w:val="605E5C"/>
      <w:shd w:val="clear" w:color="auto" w:fill="E1DFDD"/>
    </w:rPr>
  </w:style>
  <w:style w:type="paragraph" w:styleId="Subtitle">
    <w:name w:val="Subtitle"/>
    <w:basedOn w:val="Normal"/>
    <w:next w:val="Normal"/>
    <w:link w:val="SubtitleChar"/>
    <w:uiPriority w:val="11"/>
    <w:qFormat/>
    <w:rsid w:val="001942CB"/>
    <w:pPr>
      <w:keepNext/>
      <w:keepLine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1942CB"/>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hare-project.org/" TargetMode="External"/><Relationship Id="rId18" Type="http://schemas.microsoft.com/office/2011/relationships/people" Target="people.xm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image" Target="media/image5.sv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2aging.org/" TargetMode="Externa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hyperlink" Target="https://g2aging.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hyperlink" Target="mailto:Vanessa.DiLego@oeaw.ac.at" TargetMode="External"/><Relationship Id="rId9" Type="http://schemas.openxmlformats.org/officeDocument/2006/relationships/image" Target="media/image2.png"/><Relationship Id="rId14" Type="http://schemas.openxmlformats.org/officeDocument/2006/relationships/hyperlink" Target="http://www.share-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5855</Words>
  <Characters>33380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39157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Lego Goncalves, Vanessa</dc:creator>
  <cp:keywords/>
  <dc:description/>
  <cp:lastModifiedBy>Di Lego Goncalves, Vanessa</cp:lastModifiedBy>
  <cp:revision>2</cp:revision>
  <dcterms:created xsi:type="dcterms:W3CDTF">2023-04-05T14:43:00Z</dcterms:created>
  <dcterms:modified xsi:type="dcterms:W3CDTF">2023-04-05T14:45:00Z</dcterms:modified>
</cp:coreProperties>
</file>