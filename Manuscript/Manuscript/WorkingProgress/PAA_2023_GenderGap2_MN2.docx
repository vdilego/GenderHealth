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rsidP="00742769">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OeAW,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5"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70D53E5F" w:rsidR="00B133DD" w:rsidRDefault="00A50CB3" w:rsidP="008B1C35">
      <w:pPr>
        <w:keepNext/>
        <w:pBdr>
          <w:top w:val="nil"/>
          <w:left w:val="nil"/>
          <w:bottom w:val="nil"/>
          <w:right w:val="nil"/>
          <w:between w:val="nil"/>
        </w:pBdr>
        <w:spacing w:after="0" w:line="360" w:lineRule="auto"/>
        <w:jc w:val="both"/>
        <w:rPr>
          <w:ins w:id="16" w:author="Nepomuceno, Marilia" w:date="2023-05-15T15:29: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ins w:id="17" w:author="Nepomuceno, Marilia" w:date="2023-05-15T12:25:00Z">
        <w:r w:rsidR="00FE28AF">
          <w:rPr>
            <w:rFonts w:ascii="Arial" w:eastAsia="Arial" w:hAnsi="Arial" w:cs="Arial"/>
            <w:sz w:val="24"/>
            <w:szCs w:val="24"/>
          </w:rPr>
          <w:t xml:space="preserve">these </w:t>
        </w:r>
      </w:ins>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del w:id="18" w:author="Nepomuceno, Marilia" w:date="2023-05-15T12:25:00Z">
        <w:r w:rsidDel="00FE28AF">
          <w:rPr>
            <w:rFonts w:ascii="Arial" w:eastAsia="Arial" w:hAnsi="Arial" w:cs="Arial"/>
            <w:color w:val="000000"/>
            <w:sz w:val="24"/>
            <w:szCs w:val="24"/>
          </w:rPr>
          <w:delText xml:space="preserve">gaps </w:delText>
        </w:r>
      </w:del>
      <w:ins w:id="19" w:author="Nepomuceno, Marilia" w:date="2023-05-15T15:06:00Z">
        <w:r w:rsidR="00280AD5">
          <w:rPr>
            <w:rFonts w:ascii="Arial" w:eastAsia="Arial" w:hAnsi="Arial" w:cs="Arial"/>
            <w:color w:val="000000"/>
            <w:sz w:val="24"/>
            <w:szCs w:val="24"/>
          </w:rPr>
          <w:t>inequality</w:t>
        </w:r>
      </w:ins>
      <w:ins w:id="20" w:author="Nepomuceno, Marilia" w:date="2023-05-15T12:25:00Z">
        <w:r w:rsidR="00FE28AF">
          <w:rPr>
            <w:rFonts w:ascii="Arial" w:eastAsia="Arial" w:hAnsi="Arial" w:cs="Arial"/>
            <w:color w:val="000000"/>
            <w:sz w:val="24"/>
            <w:szCs w:val="24"/>
          </w:rPr>
          <w:t xml:space="preserve"> </w:t>
        </w:r>
      </w:ins>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3FC6C470" w14:textId="476AE0B7" w:rsidR="00545D6E" w:rsidRDefault="00545D6E" w:rsidP="008B1C35">
      <w:pPr>
        <w:keepNext/>
        <w:pBdr>
          <w:top w:val="nil"/>
          <w:left w:val="nil"/>
          <w:bottom w:val="nil"/>
          <w:right w:val="nil"/>
          <w:between w:val="nil"/>
        </w:pBdr>
        <w:spacing w:after="0" w:line="360" w:lineRule="auto"/>
        <w:jc w:val="both"/>
        <w:rPr>
          <w:ins w:id="21" w:author="Nepomuceno, Marilia" w:date="2023-05-15T15:29:00Z"/>
          <w:rFonts w:ascii="Arial" w:eastAsia="Arial" w:hAnsi="Arial" w:cs="Arial"/>
          <w:sz w:val="24"/>
          <w:szCs w:val="24"/>
        </w:rPr>
      </w:pPr>
    </w:p>
    <w:p w14:paraId="2A8E4791" w14:textId="7EBBA491" w:rsidR="00BD724E" w:rsidRDefault="00835DCE" w:rsidP="004B0C1F">
      <w:pPr>
        <w:keepNext/>
        <w:pBdr>
          <w:top w:val="nil"/>
          <w:left w:val="nil"/>
          <w:bottom w:val="nil"/>
          <w:right w:val="nil"/>
          <w:between w:val="nil"/>
        </w:pBdr>
        <w:spacing w:after="0" w:line="360" w:lineRule="auto"/>
        <w:jc w:val="both"/>
        <w:rPr>
          <w:ins w:id="22" w:author="Nepomuceno, Marilia" w:date="2023-05-15T16:08:00Z"/>
          <w:rFonts w:ascii="Arial" w:eastAsia="Arial" w:hAnsi="Arial" w:cs="Arial"/>
          <w:sz w:val="24"/>
          <w:szCs w:val="24"/>
        </w:rPr>
      </w:pPr>
      <w:commentRangeStart w:id="23"/>
      <w:ins w:id="24" w:author="Nepomuceno, Marilia" w:date="2023-05-16T09:40:00Z">
        <w:r w:rsidRPr="00835DCE">
          <w:rPr>
            <w:rFonts w:ascii="Arial" w:eastAsia="Arial" w:hAnsi="Arial" w:cs="Arial"/>
            <w:sz w:val="24"/>
            <w:szCs w:val="24"/>
          </w:rPr>
          <w:t>The complex interplay between gender, health, and mortality unveils a paradox</w:t>
        </w:r>
        <w:commentRangeEnd w:id="23"/>
        <w:r w:rsidR="004B0C1F">
          <w:rPr>
            <w:rStyle w:val="CommentReference"/>
            <w:rFonts w:ascii="Times New Roman" w:eastAsia="Times New Roman" w:hAnsi="Times New Roman" w:cs="Times New Roman"/>
          </w:rPr>
          <w:commentReference w:id="23"/>
        </w:r>
        <w:r w:rsidRPr="00835DCE">
          <w:rPr>
            <w:rFonts w:ascii="Arial" w:eastAsia="Arial" w:hAnsi="Arial" w:cs="Arial"/>
            <w:sz w:val="24"/>
            <w:szCs w:val="24"/>
          </w:rPr>
          <w:t>:</w:t>
        </w:r>
      </w:ins>
      <w:ins w:id="25" w:author="Nepomuceno, Marilia" w:date="2023-05-15T15:29:00Z">
        <w:r w:rsidR="00545D6E" w:rsidRPr="00545D6E">
          <w:rPr>
            <w:rFonts w:ascii="Arial" w:eastAsia="Arial" w:hAnsi="Arial" w:cs="Arial"/>
            <w:sz w:val="24"/>
            <w:szCs w:val="24"/>
          </w:rPr>
          <w:t xml:space="preserve"> women tend to outlive men but experience more years of ill health</w:t>
        </w:r>
      </w:ins>
      <w:ins w:id="26" w:author="Nepomuceno, Marilia" w:date="2023-05-16T09:41:00Z">
        <w:r w:rsidR="00F830E9">
          <w:rPr>
            <w:rFonts w:ascii="Arial" w:eastAsia="Arial" w:hAnsi="Arial" w:cs="Arial"/>
            <w:sz w:val="24"/>
            <w:szCs w:val="24"/>
          </w:rPr>
          <w:t>. This paradox</w:t>
        </w:r>
      </w:ins>
      <w:ins w:id="27" w:author="Nepomuceno, Marilia" w:date="2023-05-15T15:29:00Z">
        <w:r w:rsidR="00545D6E" w:rsidRPr="00545D6E">
          <w:rPr>
            <w:rFonts w:ascii="Arial" w:eastAsia="Arial" w:hAnsi="Arial" w:cs="Arial"/>
            <w:sz w:val="24"/>
            <w:szCs w:val="24"/>
          </w:rPr>
          <w:t xml:space="preserve"> underscores the multifaceted nature of gender gaps in health.</w:t>
        </w:r>
      </w:ins>
      <w:ins w:id="28" w:author="Nepomuceno, Marilia" w:date="2023-05-15T15:38:00Z">
        <w:r w:rsidR="00F91693">
          <w:rPr>
            <w:rFonts w:ascii="Arial" w:eastAsia="Arial" w:hAnsi="Arial" w:cs="Arial"/>
            <w:sz w:val="24"/>
            <w:szCs w:val="24"/>
          </w:rPr>
          <w:t xml:space="preserve"> Despite women survival advantage</w:t>
        </w:r>
      </w:ins>
      <w:ins w:id="29" w:author="Nepomuceno, Marilia" w:date="2023-05-15T16:01:00Z">
        <w:r w:rsidR="002C55ED">
          <w:rPr>
            <w:rFonts w:ascii="Arial" w:eastAsia="Arial" w:hAnsi="Arial" w:cs="Arial"/>
            <w:sz w:val="24"/>
            <w:szCs w:val="24"/>
          </w:rPr>
          <w:t>,</w:t>
        </w:r>
      </w:ins>
      <w:ins w:id="30" w:author="Nepomuceno, Marilia" w:date="2023-05-15T15:39:00Z">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ins>
      <w:ins w:id="31" w:author="Nepomuceno, Marilia" w:date="2023-05-15T15:40:00Z">
        <w:r w:rsidR="00F91693">
          <w:rPr>
            <w:rFonts w:ascii="Arial" w:eastAsia="Arial" w:hAnsi="Arial" w:cs="Arial"/>
            <w:sz w:val="24"/>
            <w:szCs w:val="24"/>
          </w:rPr>
          <w:t>have</w:t>
        </w:r>
      </w:ins>
      <w:ins w:id="32" w:author="Nepomuceno, Marilia" w:date="2023-05-15T15:39:00Z">
        <w:r w:rsidR="00F91693" w:rsidRPr="00F91693">
          <w:rPr>
            <w:rFonts w:ascii="Arial" w:eastAsia="Arial" w:hAnsi="Arial" w:cs="Arial"/>
            <w:sz w:val="24"/>
            <w:szCs w:val="24"/>
          </w:rPr>
          <w:t xml:space="preserve"> disadvantages in terms of physical health, self-rated health, and cognition at older ages</w:t>
        </w:r>
      </w:ins>
      <w:ins w:id="33" w:author="Nepomuceno, Marilia" w:date="2023-05-15T15:45:00Z">
        <w:r w:rsidR="00F91693">
          <w:rPr>
            <w:rFonts w:ascii="Arial" w:eastAsia="Arial" w:hAnsi="Arial" w:cs="Arial"/>
            <w:sz w:val="24"/>
            <w:szCs w:val="24"/>
          </w:rPr>
          <w:t xml:space="preserve"> </w:t>
        </w:r>
        <w:r w:rsidR="00F91693" w:rsidRPr="00F91693">
          <w:rPr>
            <w:rFonts w:ascii="Arial" w:eastAsia="Arial" w:hAnsi="Arial" w:cs="Arial"/>
            <w:sz w:val="24"/>
            <w:szCs w:val="24"/>
          </w:rPr>
          <w:t>(</w:t>
        </w:r>
      </w:ins>
      <w:ins w:id="34" w:author="Nepomuceno, Marilia" w:date="2023-05-15T15:46:00Z">
        <w:r w:rsidR="00F91693" w:rsidRPr="00FA74BB">
          <w:rPr>
            <w:rFonts w:ascii="Arial" w:eastAsia="Arial" w:hAnsi="Arial" w:cs="Arial"/>
            <w:sz w:val="24"/>
            <w:szCs w:val="24"/>
            <w:highlight w:val="yellow"/>
          </w:rPr>
          <w:t>refs</w:t>
        </w:r>
      </w:ins>
      <w:ins w:id="35" w:author="Nepomuceno, Marilia" w:date="2023-05-15T15:45:00Z">
        <w:r w:rsidR="00F91693">
          <w:rPr>
            <w:rFonts w:ascii="Arial" w:eastAsia="Arial" w:hAnsi="Arial" w:cs="Arial"/>
            <w:sz w:val="24"/>
            <w:szCs w:val="24"/>
          </w:rPr>
          <w:t>)</w:t>
        </w:r>
      </w:ins>
      <w:ins w:id="36" w:author="Nepomuceno, Marilia" w:date="2023-05-15T15:39:00Z">
        <w:r w:rsidR="00F91693" w:rsidRPr="00F91693">
          <w:rPr>
            <w:rFonts w:ascii="Arial" w:eastAsia="Arial" w:hAnsi="Arial" w:cs="Arial"/>
            <w:sz w:val="24"/>
            <w:szCs w:val="24"/>
          </w:rPr>
          <w:t>.</w:t>
        </w:r>
      </w:ins>
      <w:ins w:id="37" w:author="Nepomuceno, Marilia" w:date="2023-05-15T15:40:00Z">
        <w:r w:rsidR="00F91693">
          <w:rPr>
            <w:rFonts w:ascii="Arial" w:eastAsia="Arial" w:hAnsi="Arial" w:cs="Arial"/>
            <w:sz w:val="24"/>
            <w:szCs w:val="24"/>
          </w:rPr>
          <w:t xml:space="preserve"> Women also </w:t>
        </w:r>
      </w:ins>
      <w:ins w:id="38" w:author="Nepomuceno, Marilia" w:date="2023-05-15T15:41:00Z">
        <w:r w:rsidR="00F91693">
          <w:rPr>
            <w:rFonts w:ascii="Arial" w:eastAsia="Arial" w:hAnsi="Arial" w:cs="Arial"/>
            <w:sz w:val="24"/>
            <w:szCs w:val="24"/>
          </w:rPr>
          <w:t xml:space="preserve">tend to </w:t>
        </w:r>
      </w:ins>
      <w:ins w:id="39" w:author="Nepomuceno, Marilia" w:date="2023-05-15T15:40:00Z">
        <w:r w:rsidR="00F91693">
          <w:rPr>
            <w:rFonts w:ascii="Arial" w:eastAsia="Arial" w:hAnsi="Arial" w:cs="Arial"/>
            <w:sz w:val="24"/>
            <w:szCs w:val="24"/>
          </w:rPr>
          <w:t xml:space="preserve">experience </w:t>
        </w:r>
      </w:ins>
      <w:ins w:id="40" w:author="Nepomuceno, Marilia" w:date="2023-05-15T15:41:00Z">
        <w:r w:rsidR="00F91693">
          <w:rPr>
            <w:rFonts w:ascii="Arial" w:eastAsia="Arial" w:hAnsi="Arial" w:cs="Arial"/>
            <w:sz w:val="24"/>
            <w:szCs w:val="24"/>
          </w:rPr>
          <w:t xml:space="preserve">higher morbidity from acute and chronic </w:t>
        </w:r>
      </w:ins>
      <w:ins w:id="41" w:author="Nepomuceno, Marilia" w:date="2023-05-15T15:42:00Z">
        <w:r w:rsidR="00F91693">
          <w:rPr>
            <w:rFonts w:ascii="Arial" w:eastAsia="Arial" w:hAnsi="Arial" w:cs="Arial"/>
            <w:sz w:val="24"/>
            <w:szCs w:val="24"/>
          </w:rPr>
          <w:t>conditions</w:t>
        </w:r>
      </w:ins>
      <w:ins w:id="42" w:author="Nepomuceno, Marilia" w:date="2023-05-15T15:41:00Z">
        <w:r w:rsidR="00F91693">
          <w:rPr>
            <w:rFonts w:ascii="Arial" w:eastAsia="Arial" w:hAnsi="Arial" w:cs="Arial"/>
            <w:sz w:val="24"/>
            <w:szCs w:val="24"/>
          </w:rPr>
          <w:t xml:space="preserve"> and </w:t>
        </w:r>
      </w:ins>
      <w:ins w:id="43" w:author="Nepomuceno, Marilia" w:date="2023-05-15T15:44:00Z">
        <w:r w:rsidR="00F91693">
          <w:rPr>
            <w:rFonts w:ascii="Arial" w:eastAsia="Arial" w:hAnsi="Arial" w:cs="Arial"/>
            <w:sz w:val="24"/>
            <w:szCs w:val="24"/>
          </w:rPr>
          <w:t>more short-term disability</w:t>
        </w:r>
      </w:ins>
      <w:ins w:id="44" w:author="Nepomuceno, Marilia" w:date="2023-05-15T16:09:00Z">
        <w:r w:rsidR="00752552">
          <w:rPr>
            <w:rFonts w:ascii="Arial" w:eastAsia="Arial" w:hAnsi="Arial" w:cs="Arial"/>
            <w:sz w:val="24"/>
            <w:szCs w:val="24"/>
          </w:rPr>
          <w:t xml:space="preserve"> </w:t>
        </w:r>
      </w:ins>
      <w:ins w:id="45" w:author="Nepomuceno, Marilia" w:date="2023-05-15T15:46:00Z">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ins>
      <w:ins w:id="46" w:author="Nepomuceno, Marilia" w:date="2023-05-15T15:47:00Z">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ins>
      <w:ins w:id="47" w:author="Nepomuceno, Marilia" w:date="2023-05-15T16:12:00Z">
        <w:r w:rsidR="00BD724E">
          <w:rPr>
            <w:rFonts w:ascii="Arial" w:eastAsia="Arial" w:hAnsi="Arial" w:cs="Arial"/>
            <w:sz w:val="24"/>
            <w:szCs w:val="24"/>
          </w:rPr>
          <w:t>y life</w:t>
        </w:r>
      </w:ins>
      <w:ins w:id="48" w:author="Nepomuceno, Marilia" w:date="2023-05-15T15:47:00Z">
        <w:r w:rsidR="0069074D">
          <w:rPr>
            <w:rFonts w:ascii="Arial" w:eastAsia="Arial" w:hAnsi="Arial" w:cs="Arial"/>
            <w:sz w:val="24"/>
            <w:szCs w:val="24"/>
          </w:rPr>
          <w:t xml:space="preserve"> </w:t>
        </w:r>
      </w:ins>
      <w:ins w:id="49" w:author="Nepomuceno, Marilia" w:date="2023-05-15T15:48:00Z">
        <w:r w:rsidR="0069074D">
          <w:rPr>
            <w:rFonts w:ascii="Arial" w:eastAsia="Arial" w:hAnsi="Arial" w:cs="Arial"/>
            <w:sz w:val="24"/>
            <w:szCs w:val="24"/>
          </w:rPr>
          <w:t xml:space="preserve">expectancy, </w:t>
        </w:r>
      </w:ins>
      <w:ins w:id="50" w:author="Nepomuceno, Marilia" w:date="2023-05-15T16:02:00Z">
        <w:r w:rsidR="00704DF4">
          <w:rPr>
            <w:rFonts w:ascii="Arial" w:eastAsia="Arial" w:hAnsi="Arial" w:cs="Arial"/>
            <w:sz w:val="24"/>
            <w:szCs w:val="24"/>
          </w:rPr>
          <w:t xml:space="preserve">some of these facets </w:t>
        </w:r>
      </w:ins>
      <w:ins w:id="51" w:author="Nepomuceno, Marilia" w:date="2023-05-15T16:05:00Z">
        <w:r w:rsidR="00F15D8A" w:rsidRPr="00F15D8A">
          <w:rPr>
            <w:rFonts w:ascii="Arial" w:eastAsia="Arial" w:hAnsi="Arial" w:cs="Arial"/>
            <w:sz w:val="24"/>
            <w:szCs w:val="24"/>
          </w:rPr>
          <w:t>may be overlooked, which highlights the importance of disentangl</w:t>
        </w:r>
      </w:ins>
      <w:ins w:id="52" w:author="Nepomuceno, Marilia" w:date="2023-05-15T16:08:00Z">
        <w:r w:rsidR="00A11134">
          <w:rPr>
            <w:rFonts w:ascii="Arial" w:eastAsia="Arial" w:hAnsi="Arial" w:cs="Arial"/>
            <w:sz w:val="24"/>
            <w:szCs w:val="24"/>
          </w:rPr>
          <w:t>ing</w:t>
        </w:r>
      </w:ins>
      <w:ins w:id="53" w:author="Nepomuceno, Marilia" w:date="2023-05-15T16:05:00Z">
        <w:r w:rsidR="00F15D8A" w:rsidRPr="00F15D8A">
          <w:rPr>
            <w:rFonts w:ascii="Arial" w:eastAsia="Arial" w:hAnsi="Arial" w:cs="Arial"/>
            <w:sz w:val="24"/>
            <w:szCs w:val="24"/>
          </w:rPr>
          <w:t xml:space="preserve"> the various components of </w:t>
        </w:r>
      </w:ins>
      <w:ins w:id="54" w:author="Nepomuceno, Marilia" w:date="2023-05-15T16:08:00Z">
        <w:r w:rsidR="00A11134">
          <w:rPr>
            <w:rFonts w:ascii="Arial" w:eastAsia="Arial" w:hAnsi="Arial" w:cs="Arial"/>
            <w:sz w:val="24"/>
            <w:szCs w:val="24"/>
          </w:rPr>
          <w:t xml:space="preserve">gender </w:t>
        </w:r>
      </w:ins>
      <w:ins w:id="55" w:author="Nepomuceno, Marilia" w:date="2023-05-15T16:05:00Z">
        <w:r w:rsidR="00F15D8A" w:rsidRPr="00F15D8A">
          <w:rPr>
            <w:rFonts w:ascii="Arial" w:eastAsia="Arial" w:hAnsi="Arial" w:cs="Arial"/>
            <w:sz w:val="24"/>
            <w:szCs w:val="24"/>
          </w:rPr>
          <w:t>gaps in healt</w:t>
        </w:r>
      </w:ins>
      <w:ins w:id="56" w:author="Nepomuceno, Marilia" w:date="2023-05-15T16:09:00Z">
        <w:r w:rsidR="00A11134">
          <w:rPr>
            <w:rFonts w:ascii="Arial" w:eastAsia="Arial" w:hAnsi="Arial" w:cs="Arial"/>
            <w:sz w:val="24"/>
            <w:szCs w:val="24"/>
          </w:rPr>
          <w:t>hy lifespans</w:t>
        </w:r>
      </w:ins>
      <w:ins w:id="57" w:author="Nepomuceno, Marilia" w:date="2023-05-15T16:05:00Z">
        <w:r w:rsidR="00F15D8A" w:rsidRPr="00F15D8A">
          <w:rPr>
            <w:rFonts w:ascii="Arial" w:eastAsia="Arial" w:hAnsi="Arial" w:cs="Arial"/>
            <w:sz w:val="24"/>
            <w:szCs w:val="24"/>
          </w:rPr>
          <w:t>.</w:t>
        </w:r>
      </w:ins>
      <w:ins w:id="58" w:author="Nepomuceno, Marilia" w:date="2023-05-15T16:06:00Z">
        <w:r w:rsidR="00F15D8A">
          <w:rPr>
            <w:rFonts w:ascii="Arial" w:eastAsia="Arial" w:hAnsi="Arial" w:cs="Arial"/>
            <w:sz w:val="24"/>
            <w:szCs w:val="24"/>
          </w:rPr>
          <w:t xml:space="preserve"> </w:t>
        </w:r>
      </w:ins>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9"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ins w:id="60" w:author="Nepomuceno, Marilia" w:date="2023-05-15T16:18:00Z"/>
          <w:rFonts w:ascii="Arial" w:eastAsia="Arial" w:hAnsi="Arial" w:cs="Arial"/>
          <w:sz w:val="24"/>
          <w:szCs w:val="24"/>
        </w:rPr>
      </w:pPr>
      <w:ins w:id="61" w:author="Nepomuceno, Marilia" w:date="2023-05-15T16:15:00Z">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ins>
      <w:ins w:id="62" w:author="Nepomuceno, Marilia" w:date="2023-05-15T16:16:00Z">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ins>
      <w:ins w:id="63" w:author="Nepomuceno, Marilia" w:date="2023-05-15T16:17:00Z">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 xml:space="preserve">Jagger et al. </w:t>
        </w:r>
        <w:r w:rsidR="00A42757" w:rsidRPr="002E222B">
          <w:rPr>
            <w:rFonts w:ascii="Arial" w:eastAsia="Arial" w:hAnsi="Arial" w:cs="Arial"/>
            <w:noProof/>
            <w:sz w:val="24"/>
            <w:szCs w:val="24"/>
          </w:rPr>
          <w:lastRenderedPageBreak/>
          <w:t>2010; Mairey et al. 2014</w:t>
        </w:r>
      </w:ins>
      <w:ins w:id="64" w:author="Nepomuceno, Marilia" w:date="2023-05-15T16:16:00Z">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ins>
      <w:ins w:id="65" w:author="Nepomuceno, Marilia" w:date="2023-05-15T16:18:00Z">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66"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67" w:author="Author" w:date="2023-06-16T11:22:00Z">
              <w:rPr>
                <w:rFonts w:ascii="Arial" w:eastAsia="Arial" w:hAnsi="Arial" w:cs="Arial"/>
                <w:noProof/>
                <w:sz w:val="24"/>
                <w:szCs w:val="24"/>
              </w:rPr>
            </w:rPrChange>
          </w:rPr>
          <w:t>(Nusselder et al. 2010; Van Oyen et al. 2013</w:t>
        </w:r>
      </w:ins>
      <w:ins w:id="68" w:author="Nepomuceno, Marilia" w:date="2023-05-16T10:07:00Z">
        <w:r w:rsidR="00C21BF9" w:rsidRPr="00742769">
          <w:rPr>
            <w:rFonts w:ascii="Arial" w:eastAsia="Arial" w:hAnsi="Arial" w:cs="Arial"/>
            <w:noProof/>
            <w:sz w:val="24"/>
            <w:szCs w:val="24"/>
            <w:lang w:val="de-AT"/>
            <w:rPrChange w:id="69" w:author="Author" w:date="2023-06-16T11:22:00Z">
              <w:rPr>
                <w:rFonts w:ascii="Arial" w:eastAsia="Arial" w:hAnsi="Arial" w:cs="Arial"/>
                <w:noProof/>
                <w:sz w:val="24"/>
                <w:szCs w:val="24"/>
              </w:rPr>
            </w:rPrChange>
          </w:rPr>
          <w:t>; Nepomuceno et al. 2021</w:t>
        </w:r>
      </w:ins>
      <w:ins w:id="70" w:author="Nepomuceno, Marilia" w:date="2023-05-15T16:18:00Z">
        <w:r w:rsidR="000D2DC7" w:rsidRPr="00742769">
          <w:rPr>
            <w:rFonts w:ascii="Arial" w:eastAsia="Arial" w:hAnsi="Arial" w:cs="Arial"/>
            <w:noProof/>
            <w:sz w:val="24"/>
            <w:szCs w:val="24"/>
            <w:lang w:val="de-AT"/>
            <w:rPrChange w:id="71"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72"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ins>
      <w:ins w:id="73" w:author="Nepomuceno, Marilia" w:date="2023-05-17T13:42:00Z">
        <w:r w:rsidR="00E25A70">
          <w:rPr>
            <w:rFonts w:ascii="Arial" w:eastAsia="Arial" w:hAnsi="Arial" w:cs="Arial"/>
            <w:sz w:val="24"/>
            <w:szCs w:val="24"/>
          </w:rPr>
          <w:t>a</w:t>
        </w:r>
      </w:ins>
      <w:ins w:id="74" w:author="Nepomuceno, Marilia" w:date="2023-05-17T13:41:00Z">
        <w:r w:rsidR="00E25A70">
          <w:rPr>
            <w:rFonts w:ascii="Arial" w:eastAsia="Arial" w:hAnsi="Arial" w:cs="Arial"/>
            <w:sz w:val="24"/>
            <w:szCs w:val="24"/>
          </w:rPr>
          <w:t>sure</w:t>
        </w:r>
      </w:ins>
      <w:ins w:id="75" w:author="Nepomuceno, Marilia" w:date="2023-05-15T16:18:00Z">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ins>
      <w:ins w:id="76" w:author="Nepomuceno, Marilia" w:date="2023-05-17T13:41:00Z">
        <w:r w:rsidR="00E25A70">
          <w:rPr>
            <w:rFonts w:ascii="Arial" w:eastAsia="Arial" w:hAnsi="Arial" w:cs="Arial"/>
            <w:sz w:val="24"/>
            <w:szCs w:val="24"/>
          </w:rPr>
          <w:t>disabi</w:t>
        </w:r>
      </w:ins>
      <w:ins w:id="77" w:author="Nepomuceno, Marilia" w:date="2023-05-17T13:42:00Z">
        <w:r w:rsidR="00E25A70">
          <w:rPr>
            <w:rFonts w:ascii="Arial" w:eastAsia="Arial" w:hAnsi="Arial" w:cs="Arial"/>
            <w:sz w:val="24"/>
            <w:szCs w:val="24"/>
          </w:rPr>
          <w:t>lity experienced by</w:t>
        </w:r>
      </w:ins>
      <w:ins w:id="78" w:author="Nepomuceno, Marilia" w:date="2023-05-15T16:18:00Z">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p>
    <w:p w14:paraId="00000032" w14:textId="15DFA209" w:rsidR="00B133DD" w:rsidDel="00545D6E" w:rsidRDefault="00B133DD" w:rsidP="008B1C35">
      <w:pPr>
        <w:keepNext/>
        <w:pBdr>
          <w:top w:val="nil"/>
          <w:left w:val="nil"/>
          <w:bottom w:val="nil"/>
          <w:right w:val="nil"/>
          <w:between w:val="nil"/>
        </w:pBdr>
        <w:spacing w:after="0" w:line="360" w:lineRule="auto"/>
        <w:jc w:val="both"/>
        <w:rPr>
          <w:del w:id="79" w:author="Nepomuceno, Marilia" w:date="2023-05-15T15:32:00Z"/>
          <w:rFonts w:ascii="Arial" w:eastAsia="Arial" w:hAnsi="Arial" w:cs="Arial"/>
          <w:sz w:val="24"/>
          <w:szCs w:val="24"/>
        </w:rPr>
      </w:pPr>
    </w:p>
    <w:p w14:paraId="00000033" w14:textId="4225377C" w:rsidR="00B133DD" w:rsidDel="009D1D4B" w:rsidRDefault="00A50CB3">
      <w:pPr>
        <w:keepNext/>
        <w:spacing w:after="0" w:line="360" w:lineRule="auto"/>
        <w:jc w:val="both"/>
        <w:rPr>
          <w:del w:id="80" w:author="Nepomuceno, Marilia" w:date="2023-05-15T16:21:00Z"/>
          <w:rFonts w:ascii="Arial" w:eastAsia="Arial" w:hAnsi="Arial" w:cs="Arial"/>
          <w:sz w:val="24"/>
          <w:szCs w:val="24"/>
        </w:rPr>
      </w:pPr>
      <w:del w:id="81" w:author="Nepomuceno, Marilia" w:date="2023-05-15T16:21:00Z">
        <w:r w:rsidDel="009D1D4B">
          <w:rPr>
            <w:rFonts w:ascii="Arial" w:eastAsia="Arial" w:hAnsi="Arial" w:cs="Arial"/>
            <w:sz w:val="24"/>
            <w:szCs w:val="24"/>
          </w:rPr>
          <w:delText>Decomposition analyses help us to disentangle the components of gaps derived from aggregate health measures. For instance, when the gender gap comes from differences in healthy life expectancies, decomposition analyses break down the gap into two components: mortality and health</w:delText>
        </w:r>
        <w:r w:rsidR="004A78A8" w:rsidDel="009D1D4B">
          <w:rPr>
            <w:rFonts w:ascii="Arial" w:eastAsia="Arial" w:hAnsi="Arial" w:cs="Arial"/>
            <w:sz w:val="24"/>
            <w:szCs w:val="24"/>
          </w:rPr>
          <w:delText xml:space="preserve"> </w:delText>
        </w:r>
        <w:r w:rsidR="00951C16"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delInstrText>
        </w:r>
        <w:r w:rsidR="00951C16"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van Raalte and Nepomuceno 2020; Nepomuceno et al. 2021)</w:delText>
        </w:r>
        <w:r w:rsidR="00951C16" w:rsidDel="009D1D4B">
          <w:rPr>
            <w:rFonts w:ascii="Arial" w:eastAsia="Arial" w:hAnsi="Arial" w:cs="Arial"/>
            <w:sz w:val="24"/>
            <w:szCs w:val="24"/>
          </w:rPr>
          <w:fldChar w:fldCharType="end"/>
        </w:r>
        <w:r w:rsidDel="009D1D4B">
          <w:rPr>
            <w:rFonts w:ascii="Arial" w:eastAsia="Arial" w:hAnsi="Arial" w:cs="Arial"/>
            <w:sz w:val="24"/>
            <w:szCs w:val="24"/>
          </w:rPr>
          <w:delText>. The contributions of mortality and disability to the gender gap in health expectancy have shown that gender differences in mortality and disability can be masked when only the total gap is analyzed</w:delText>
        </w:r>
        <w:r w:rsidR="007C42B5" w:rsidDel="009D1D4B">
          <w:rPr>
            <w:rFonts w:ascii="Arial" w:eastAsia="Arial" w:hAnsi="Arial" w:cs="Arial"/>
            <w:sz w:val="24"/>
            <w:szCs w:val="24"/>
          </w:rPr>
          <w:delText xml:space="preserve"> </w:delText>
        </w:r>
        <w:r w:rsidR="007C42B5"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{"citationItems":[{"id":"ITEM-1","itemData":{"DOI":"10.1177/1403494814550174","ISBN":"1403-4948","ISSN":"16511905","PMID":"25260639","abstract":"BACKGROUND: The population of Greenland comprises almost 31,000 Inuit Greenlanders aged 20-65. The purpose of this study was to estimate trends in expected life years between age 20 and 65 in good and poor health, and to compare changes between men and women since the mid-1990s.\\n\\nMETHODS: Partial life expectancy was calculated and combined with prevalence data on self-rated health, longstanding illness and musculoskeletal diseases derived from health surveys carried out in 1993-94, 1999-2001 and 2005-10. Trends for men and women were compared and changes were decomposed into contributions from changes in mortality and disability.\\n\\nRESULTS: Partial life expectancy increased by 2.2 years for men and 0.8 years for women during the entire period. However, expected lifetime in self-rated good health decreased by 3.3 years for men and by 4.6 years for women (p&lt;0.01). For men, life expectancy without longstanding illness increased by 4.7 years (p&lt;0.001). The increase for women by 1.4 years was non-significant (p=0.29). Expected lifetime without musculoskeletal diseases increased significantly by 4.5 years for men and by 1.9 years for women.\\n\\nCONCLUSIONS: The development of expected lifetime without longstanding illness supports the theory of compression of morbidity, but as the trend direction differs according to which measure for health is used, a definite conclusion cannot be drawn. The different rate of development of partial life expectancy and expected lifetime in good health between men and women is remarkable, and has reduced the gender gap. The results call for special concern about the women's health in Greenland.","author":[{"dropping-particle":"","family":"Mairey","given":"Isabelle","non-dropping-particle":"","parse-names":false,"suffix":""},{"dropping-particle":"","family":"Bjerregaard","given":"Peter","non-dropping-particle":"","parse-names":false,"suffix":""},{"dropping-particle":"","family":"Brønnum Hansen","given":"Henrik","non-dropping-particle":"","parse-names":false,"suffix":""}],"container-title":"Scandinavian Journal of Public Health","id":"ITEM-1","issue":"8","issued":{"date-parts":[["2014"]]},"page":"751-758","title":"Gender difference in health expectancy trends in Greenland","type":"article-journal","volume":"42"},"uris":["http://www.mendeley.com/documents/?uuid=e15bb4d6-3c23-466b-ad25-6ffc2073f00e"]},{"id":"ITEM-2","itemData":{"DOI":"10.1016/j.jclinepi.2009.11.002","ISBN":"1878-5921; 0895-4356","ISSN":"08954356","PMID":"20171842","abstract":"Objective: This work aims to validate and increase understanding of the Global Activity Limitation Index (GALI), an activity limitation measure from which the new structural indicator Healthy Life Years is generated. Study Design and Setting: Data from the Survey of Health and Retirement in Europe, covering 11 European countries and 27,340 individuals older than 50 years, was used to investigate how the GALI was associated with other existing measures of function and disability and whether the GALI was consistent or reflected different levels of health in different countries. Results: The GALI was significantly associated with the two subjective measures of activities of daily living score and instrumental activities of daily living (IADL) score, and the two objective measures of maximum grip strength and walking speed (P &lt; 0.001 in all cases). The GALI did not differ significantly between countries in terms of how it reflected three of the health measures, with the exception being IADL. Conclusion: The GALI appears to satisfactorily reflect levels of function and disability as assessed by long-standing objective and subjective measures, both across Europe and in a similar way between countries. © 2010 Elsevier Inc. All rights reserved.","author":[{"dropping-particle":"","family":"Jagger","given":"Carol","non-dropping-particle":"","parse-names":false,"suffix":""},{"dropping-particle":"","family":"Gillies","given":"Clare","non-dropping-particle":"","parse-names":false,"suffix":""},{"dropping-particle":"","family":"Cambois","given":"Emmanuelle","non-dropping-particle":"","parse-names":false,"suffix":""},{"dropping-particle":"","family":"Oyen","given":"Herman","non-dropping-particle":"Van","parse-names":false,"suffix":""},{"dropping-particle":"","family":"Nusselder","given":"Wilma","non-dropping-particle":"","parse-names":false,"suffix":""},{"dropping-particle":"","family":"Robine","given":"Jean Marie","non-dropping-particle":"","parse-names":false,"suffix":""}],"container-title":"Journal of Clinical Epidemiology","id":"ITEM-2","issue":"8","issued":{"date-parts":[["2010"]]},"page":"892-899","title":"The Global Activity Limitation Index measured function and disability similarly across European countries","type":"article-journal","volume":"63"},"uris":["http://www.mendeley.com/documents/?uuid=249575ee-2241-4f3f-b915-27200735b0c1"]},{"id":"ITEM-3","itemData":{"ISSN":"0070-3370","PMID":"15209043","abstract":"Health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-3","issue":"2","issued":{"date-parts":[["2004","5"]]},"page":"315-34","title":"Decomposition of differences in health expectancy by cause.","type":"article-journal","volume":"41"},"uris":["http://www.mendeley.com/documents/?uuid=6b97e0db-d1cd-4ff8-ad0a-0309b7783580"]}],"mendeley":{"formattedCitation":"(Nusselder and Looman 2004; Jagger et al. 2010; Mairey et al. 2014)","plainTextFormattedCitation":"(Nusselder and Looman 2004; Jagger et al. 2010; Mairey et al. 2014)","previouslyFormattedCitation":"(Nusselder and Looman 2004; Jagger et al. 2010; Mairey et al. 2014)"},"properties":{"noteIndex":0},"schema":"https://github.com/citation-style-language/schema/raw/master/csl-citation.json"}</w:delInstrText>
        </w:r>
        <w:r w:rsidR="007C42B5"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Jagger et al. 2010; Mairey et al. 2014)</w:delText>
        </w:r>
        <w:r w:rsidR="007C42B5" w:rsidDel="009D1D4B">
          <w:rPr>
            <w:rFonts w:ascii="Arial" w:eastAsia="Arial" w:hAnsi="Arial" w:cs="Arial"/>
            <w:sz w:val="24"/>
            <w:szCs w:val="24"/>
          </w:rPr>
          <w:fldChar w:fldCharType="end"/>
        </w:r>
        <w:r w:rsidR="007C42B5" w:rsidDel="009D1D4B">
          <w:rPr>
            <w:rFonts w:ascii="Arial" w:eastAsia="Arial" w:hAnsi="Arial" w:cs="Arial"/>
            <w:sz w:val="24"/>
            <w:szCs w:val="24"/>
          </w:rPr>
          <w:delText xml:space="preserve">. </w:delText>
        </w:r>
        <w:r w:rsidDel="009D1D4B">
          <w:rPr>
            <w:rFonts w:ascii="Arial" w:eastAsia="Arial" w:hAnsi="Arial" w:cs="Arial"/>
            <w:sz w:val="24"/>
            <w:szCs w:val="24"/>
          </w:rPr>
          <w:delText>In some contexts, this effect can be substantial</w:delText>
        </w:r>
        <w:r w:rsidR="001E682F" w:rsidDel="009D1D4B">
          <w:rPr>
            <w:rFonts w:ascii="Arial" w:eastAsia="Arial" w:hAnsi="Arial" w:cs="Arial"/>
            <w:sz w:val="24"/>
            <w:szCs w:val="24"/>
          </w:rPr>
          <w:delText xml:space="preserve"> </w:delText>
        </w:r>
        <w:r w:rsidR="001E682F" w:rsidDel="009D1D4B">
          <w:rPr>
            <w:rFonts w:ascii="Arial" w:eastAsia="Arial" w:hAnsi="Arial" w:cs="Arial"/>
            <w:sz w:val="24"/>
            <w:szCs w:val="24"/>
          </w:rPr>
          <w:fldChar w:fldCharType="begin" w:fldLock="1"/>
        </w:r>
        <w:r w:rsidR="00E33190" w:rsidDel="009D1D4B">
          <w:rPr>
            <w:rFonts w:ascii="Arial" w:eastAsia="Arial" w:hAnsi="Arial" w:cs="Arial"/>
            <w:sz w:val="24"/>
            <w:szCs w:val="24"/>
          </w:rPr>
          <w:delInstrText>ADDIN CSL_CITATION {"citationItems":[{"id":"ITEM-1","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Health","id":"ITEM-1","issue":"1","issued":{"date-parts":[["2013","2","22"]]},"page":"143-155","title":"Gender differences in healthy life years within the EU: an exploration of the “health–survival” paradox","type":"article-journal","volume":"58"},"uris":["http://www.mendeley.com/documents/?uuid=598e4721-915d-4cb2-a376-34883f41c01f"]},{"id":"ITEM-2","itemData":{"DOI":"10.1093/eurpub/cky105","ISSN":"1464-360X","PMID":"29917065","abstract":"Background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health","id":"ITEM-2","issue":"1","issued":{"date-parts":[["2019","2","1"]]},"page":"82-87","title":"Contribution of chronic conditions to gender disparities in health expectancies in Belgium, 2001, 2004 and 2008.","type":"article-journal","volume":"29"},"uris":["http://www.mendeley.com/documents/?uuid=e14c2d5a-22c7-456c-a7b4-678d36dafe3e"]}],"mendeley":{"formattedCitation":"(Van Oyen et al. 2013; Yokota et al. 2019)","plainTextFormattedCitation":"(Van Oyen et al. 2013; Yokota et al. 2019)","previouslyFormattedCitation":"(Van Oyen et al. 2013; Yokota et al. 2019)"},"properties":{"noteIndex":0},"schema":"https://github.com/citation-style-language/schema/raw/master/csl-citation.json"}</w:delInstrText>
        </w:r>
        <w:r w:rsidR="001E682F" w:rsidDel="009D1D4B">
          <w:rPr>
            <w:rFonts w:ascii="Arial" w:eastAsia="Arial" w:hAnsi="Arial" w:cs="Arial"/>
            <w:sz w:val="24"/>
            <w:szCs w:val="24"/>
          </w:rPr>
          <w:fldChar w:fldCharType="separate"/>
        </w:r>
        <w:r w:rsidR="001E682F" w:rsidRPr="001E682F" w:rsidDel="009D1D4B">
          <w:rPr>
            <w:rFonts w:ascii="Arial" w:eastAsia="Arial" w:hAnsi="Arial" w:cs="Arial"/>
            <w:noProof/>
            <w:sz w:val="24"/>
            <w:szCs w:val="24"/>
          </w:rPr>
          <w:delText>(Van Oyen et al. 2013; Yokota et al. 2019)</w:delText>
        </w:r>
        <w:r w:rsidR="001E682F" w:rsidDel="009D1D4B">
          <w:rPr>
            <w:rFonts w:ascii="Arial" w:eastAsia="Arial" w:hAnsi="Arial" w:cs="Arial"/>
            <w:sz w:val="24"/>
            <w:szCs w:val="24"/>
          </w:rPr>
          <w:fldChar w:fldCharType="end"/>
        </w:r>
        <w:r w:rsidDel="009D1D4B">
          <w:rPr>
            <w:rFonts w:ascii="Arial" w:eastAsia="Arial" w:hAnsi="Arial" w:cs="Arial"/>
            <w:sz w:val="24"/>
            <w:szCs w:val="24"/>
          </w:rPr>
          <w:delText xml:space="preserve">. </w:delText>
        </w:r>
      </w:del>
    </w:p>
    <w:p w14:paraId="0E522574" w14:textId="28CE5655" w:rsidR="0043713B" w:rsidDel="009D1D4B" w:rsidRDefault="0043713B">
      <w:pPr>
        <w:keepNext/>
        <w:spacing w:after="0" w:line="360" w:lineRule="auto"/>
        <w:jc w:val="both"/>
        <w:rPr>
          <w:del w:id="82" w:author="Nepomuceno, Marilia" w:date="2023-05-15T16:21:00Z"/>
          <w:rFonts w:ascii="Arial" w:eastAsia="Arial" w:hAnsi="Arial" w:cs="Arial"/>
          <w:sz w:val="24"/>
          <w:szCs w:val="24"/>
        </w:rPr>
      </w:pPr>
    </w:p>
    <w:p w14:paraId="1C3434E0" w14:textId="258A878C" w:rsidR="000B2BCF" w:rsidDel="009D1D4B" w:rsidRDefault="0043713B">
      <w:pPr>
        <w:keepNext/>
        <w:spacing w:after="0" w:line="360" w:lineRule="auto"/>
        <w:jc w:val="both"/>
        <w:rPr>
          <w:del w:id="83" w:author="Nepomuceno, Marilia" w:date="2023-05-15T16:21:00Z"/>
          <w:rFonts w:ascii="Arial" w:eastAsia="Arial" w:hAnsi="Arial" w:cs="Arial"/>
          <w:sz w:val="24"/>
          <w:szCs w:val="24"/>
        </w:rPr>
      </w:pPr>
      <w:del w:id="84" w:author="Nepomuceno, Marilia" w:date="2023-05-15T16:21:00Z">
        <w:r w:rsidRPr="0043713B" w:rsidDel="009D1D4B">
          <w:rPr>
            <w:rFonts w:ascii="Arial" w:eastAsia="Arial" w:hAnsi="Arial" w:cs="Arial"/>
            <w:sz w:val="24"/>
            <w:szCs w:val="24"/>
          </w:rPr>
          <w:delText>For some countries, where the gender gap in health expectancies was virtually zero, decomposition</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analyses revealed considerable</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differences in both mortality and health, but</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in different directions</w:delText>
        </w:r>
        <w:r w:rsidR="00E33190" w:rsidDel="009D1D4B">
          <w:rPr>
            <w:rFonts w:ascii="Arial" w:eastAsia="Arial" w:hAnsi="Arial" w:cs="Arial"/>
            <w:sz w:val="24"/>
            <w:szCs w:val="24"/>
          </w:rPr>
          <w:delText xml:space="preserve"> </w:delText>
        </w:r>
        <w:r w:rsidR="00E33190" w:rsidDel="009D1D4B">
          <w:rPr>
            <w:rFonts w:ascii="Arial" w:eastAsia="Arial" w:hAnsi="Arial" w:cs="Arial"/>
            <w:sz w:val="24"/>
            <w:szCs w:val="24"/>
          </w:rPr>
          <w:fldChar w:fldCharType="begin" w:fldLock="1"/>
        </w:r>
        <w:r w:rsidR="00CA781E" w:rsidDel="009D1D4B">
          <w:rPr>
            <w:rFonts w:ascii="Arial" w:eastAsia="Arial" w:hAnsi="Arial" w:cs="Arial"/>
            <w:sz w:val="24"/>
            <w:szCs w:val="24"/>
          </w:rPr>
          <w:del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delInstrText>
        </w:r>
        <w:r w:rsidR="00E33190" w:rsidDel="009D1D4B">
          <w:rPr>
            <w:rFonts w:ascii="Arial" w:eastAsia="Arial" w:hAnsi="Arial" w:cs="Arial"/>
            <w:sz w:val="24"/>
            <w:szCs w:val="24"/>
          </w:rPr>
          <w:fldChar w:fldCharType="separate"/>
        </w:r>
        <w:r w:rsidR="004A78A8" w:rsidRPr="004A78A8" w:rsidDel="009D1D4B">
          <w:rPr>
            <w:rFonts w:ascii="Arial" w:eastAsia="Arial" w:hAnsi="Arial" w:cs="Arial"/>
            <w:noProof/>
            <w:sz w:val="24"/>
            <w:szCs w:val="24"/>
          </w:rPr>
          <w:delText>(Nusselder et al. 2010; Van Oyen et al. 2013)</w:delText>
        </w:r>
        <w:r w:rsidR="00E33190" w:rsidDel="009D1D4B">
          <w:rPr>
            <w:rFonts w:ascii="Arial" w:eastAsia="Arial" w:hAnsi="Arial" w:cs="Arial"/>
            <w:sz w:val="24"/>
            <w:szCs w:val="24"/>
          </w:rPr>
          <w:fldChar w:fldCharType="end"/>
        </w:r>
        <w:r w:rsidRPr="002E222B"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As a consequence, the combination of a high prevalence of disability coupled with a high mortality advantage among women resulted in a small gender gap</w:delText>
        </w:r>
        <w:r w:rsidR="0032279B" w:rsidDel="009D1D4B">
          <w:rPr>
            <w:rFonts w:ascii="Arial" w:eastAsia="Arial" w:hAnsi="Arial" w:cs="Arial"/>
            <w:sz w:val="24"/>
            <w:szCs w:val="24"/>
          </w:rPr>
          <w:delText xml:space="preserve"> </w:delText>
        </w:r>
        <w:r w:rsidR="0032279B"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32279B"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(Nepomuceno et al. 2021)</w:delText>
        </w:r>
        <w:r w:rsidR="0032279B" w:rsidDel="009D1D4B">
          <w:rPr>
            <w:rFonts w:ascii="Arial" w:eastAsia="Arial" w:hAnsi="Arial" w:cs="Arial"/>
            <w:sz w:val="24"/>
            <w:szCs w:val="24"/>
          </w:rPr>
          <w:fldChar w:fldCharType="end"/>
        </w:r>
        <w:r w:rsidRPr="0043713B" w:rsidDel="009D1D4B">
          <w:rPr>
            <w:rFonts w:ascii="Arial" w:eastAsia="Arial" w:hAnsi="Arial" w:cs="Arial"/>
            <w:sz w:val="24"/>
            <w:szCs w:val="24"/>
          </w:rPr>
          <w:delText xml:space="preserve">. In such cases, </w:delText>
        </w:r>
        <w:r w:rsidDel="009D1D4B">
          <w:rPr>
            <w:rFonts w:ascii="Arial" w:eastAsia="Arial" w:hAnsi="Arial" w:cs="Arial"/>
            <w:sz w:val="24"/>
            <w:szCs w:val="24"/>
          </w:rPr>
          <w:delText>i</w:delText>
        </w:r>
        <w:r w:rsidRPr="0043713B" w:rsidDel="009D1D4B">
          <w:rPr>
            <w:rFonts w:ascii="Arial" w:eastAsia="Arial" w:hAnsi="Arial" w:cs="Arial"/>
            <w:sz w:val="24"/>
            <w:szCs w:val="24"/>
          </w:rPr>
          <w:delText>nterpreting a small gender gap in health expectancy as a metric for low gender inequality</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ignores the higher burden of disability among women and disregards the intricate relationship between health and mortality</w:delText>
        </w:r>
        <w:r w:rsidR="006D327E" w:rsidDel="009D1D4B">
          <w:rPr>
            <w:rFonts w:ascii="Arial" w:eastAsia="Arial" w:hAnsi="Arial" w:cs="Arial"/>
            <w:sz w:val="24"/>
            <w:szCs w:val="24"/>
          </w:rPr>
          <w:delText xml:space="preserve">. </w:delText>
        </w:r>
      </w:del>
    </w:p>
    <w:p w14:paraId="57212616" w14:textId="77777777" w:rsidR="000B2BCF" w:rsidRDefault="000B2BCF">
      <w:pPr>
        <w:keepNext/>
        <w:spacing w:after="0" w:line="360" w:lineRule="auto"/>
        <w:jc w:val="both"/>
        <w:rPr>
          <w:rFonts w:ascii="Arial" w:eastAsia="Arial" w:hAnsi="Arial" w:cs="Arial"/>
          <w:sz w:val="24"/>
          <w:szCs w:val="24"/>
        </w:rPr>
      </w:pPr>
    </w:p>
    <w:p w14:paraId="679F0D8A" w14:textId="0F2961F3"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ins w:id="85" w:author="Nepomuceno, Marilia" w:date="2023-05-15T15:15:00Z">
        <w:r w:rsidR="00466830">
          <w:rPr>
            <w:rFonts w:ascii="Arial" w:eastAsia="Arial" w:hAnsi="Arial" w:cs="Arial"/>
            <w:sz w:val="24"/>
            <w:szCs w:val="24"/>
          </w:rPr>
          <w:t>disentangle</w:t>
        </w:r>
      </w:ins>
      <w:ins w:id="86" w:author="Nepomuceno, Marilia" w:date="2023-05-15T15:16:00Z">
        <w:r w:rsidR="001750AF">
          <w:rPr>
            <w:rFonts w:ascii="Arial" w:eastAsia="Arial" w:hAnsi="Arial" w:cs="Arial"/>
            <w:sz w:val="24"/>
            <w:szCs w:val="24"/>
          </w:rPr>
          <w:t>d</w:t>
        </w:r>
      </w:ins>
      <w:ins w:id="87" w:author="Nepomuceno, Marilia" w:date="2023-05-15T15:15:00Z">
        <w:r w:rsidR="00466830">
          <w:rPr>
            <w:rFonts w:ascii="Arial" w:eastAsia="Arial" w:hAnsi="Arial" w:cs="Arial"/>
            <w:sz w:val="24"/>
            <w:szCs w:val="24"/>
          </w:rPr>
          <w:t xml:space="preserve"> </w:t>
        </w:r>
      </w:ins>
      <w:ins w:id="88" w:author="Nepomuceno, Marilia" w:date="2023-05-17T13:44:00Z">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ins>
      <w:ins w:id="89" w:author="Nepomuceno, Marilia" w:date="2023-05-17T13:46:00Z">
        <w:r w:rsidR="001E0A75">
          <w:rPr>
            <w:rFonts w:ascii="Arial" w:eastAsia="Arial" w:hAnsi="Arial" w:cs="Arial"/>
            <w:sz w:val="24"/>
            <w:szCs w:val="24"/>
          </w:rPr>
          <w:t xml:space="preserve"> </w:t>
        </w:r>
      </w:ins>
      <w:ins w:id="90" w:author="Nepomuceno, Marilia" w:date="2023-05-15T15:15:00Z">
        <w:r w:rsidR="00466830">
          <w:rPr>
            <w:rFonts w:ascii="Arial" w:eastAsia="Arial" w:hAnsi="Arial" w:cs="Arial"/>
            <w:sz w:val="24"/>
            <w:szCs w:val="24"/>
          </w:rPr>
          <w:t>health</w:t>
        </w:r>
      </w:ins>
      <w:ins w:id="91" w:author="Nepomuceno, Marilia" w:date="2023-05-15T15:16:00Z">
        <w:r w:rsidR="00466830">
          <w:rPr>
            <w:rFonts w:ascii="Arial" w:eastAsia="Arial" w:hAnsi="Arial" w:cs="Arial"/>
            <w:sz w:val="24"/>
            <w:szCs w:val="24"/>
          </w:rPr>
          <w:t xml:space="preserve"> (disability and </w:t>
        </w:r>
        <w:r w:rsidR="001750AF">
          <w:rPr>
            <w:rFonts w:ascii="Arial" w:eastAsia="Arial" w:hAnsi="Arial" w:cs="Arial"/>
            <w:sz w:val="24"/>
            <w:szCs w:val="24"/>
          </w:rPr>
          <w:t>chronic conditions</w:t>
        </w:r>
        <w:r w:rsidR="00466830">
          <w:rPr>
            <w:rFonts w:ascii="Arial" w:eastAsia="Arial" w:hAnsi="Arial" w:cs="Arial"/>
            <w:sz w:val="24"/>
            <w:szCs w:val="24"/>
          </w:rPr>
          <w:t>)</w:t>
        </w:r>
      </w:ins>
      <w:ins w:id="92" w:author="Nepomuceno, Marilia" w:date="2023-05-15T15:15:00Z">
        <w:r w:rsidR="00466830">
          <w:rPr>
            <w:rFonts w:ascii="Arial" w:eastAsia="Arial" w:hAnsi="Arial" w:cs="Arial"/>
            <w:sz w:val="24"/>
            <w:szCs w:val="24"/>
          </w:rPr>
          <w:t xml:space="preserve"> and mortality dimensions</w:t>
        </w:r>
      </w:ins>
      <w:ins w:id="93" w:author="Nepomuceno, Marilia" w:date="2023-05-15T15:17:00Z">
        <w:del w:id="94" w:author="Nepomuceno, Marilia" w:date="2023-05-17T13:45:00Z">
          <w:r w:rsidR="001750AF" w:rsidDel="001E0A75">
            <w:rPr>
              <w:rFonts w:ascii="Arial" w:eastAsia="Arial" w:hAnsi="Arial" w:cs="Arial"/>
              <w:sz w:val="24"/>
              <w:szCs w:val="24"/>
            </w:rPr>
            <w:delText xml:space="preserve"> </w:delText>
          </w:r>
        </w:del>
      </w:ins>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ins w:id="95" w:author="Nepomuceno, Marilia" w:date="2023-05-17T13:45:00Z">
        <w:r w:rsidR="00781F19">
          <w:rPr>
            <w:rFonts w:ascii="Arial" w:eastAsia="Arial" w:hAnsi="Arial" w:cs="Arial"/>
            <w:sz w:val="24"/>
            <w:szCs w:val="24"/>
          </w:rPr>
          <w:t>with shared</w:t>
        </w:r>
      </w:ins>
      <w:r w:rsidR="00781F19">
        <w:rPr>
          <w:rFonts w:ascii="Arial" w:eastAsia="Arial" w:hAnsi="Arial" w:cs="Arial"/>
          <w:sz w:val="24"/>
          <w:szCs w:val="24"/>
        </w:rPr>
        <w:t xml:space="preserve"> </w:t>
      </w:r>
      <w:r w:rsidRPr="006D327E">
        <w:rPr>
          <w:rFonts w:ascii="Arial" w:eastAsia="Arial" w:hAnsi="Arial" w:cs="Arial"/>
          <w:sz w:val="24"/>
          <w:szCs w:val="24"/>
        </w:rPr>
        <w:t>societal values and gender roles</w:t>
      </w:r>
      <w:ins w:id="96" w:author="Nepomuceno, Marilia" w:date="2023-05-17T13:45:00Z">
        <w:r w:rsidR="00781F19">
          <w:rPr>
            <w:rFonts w:ascii="Arial" w:eastAsia="Arial" w:hAnsi="Arial" w:cs="Arial"/>
            <w:sz w:val="24"/>
            <w:szCs w:val="24"/>
          </w:rPr>
          <w:t xml:space="preserve">. This is mainly </w:t>
        </w:r>
      </w:ins>
      <w:del w:id="97" w:author="Nepomuceno, Marilia" w:date="2023-05-17T13:45:00Z">
        <w:r w:rsidRPr="006D327E" w:rsidDel="00781F19">
          <w:rPr>
            <w:rFonts w:ascii="Arial" w:eastAsia="Arial" w:hAnsi="Arial" w:cs="Arial"/>
            <w:sz w:val="24"/>
            <w:szCs w:val="24"/>
          </w:rPr>
          <w:delText>, mostly</w:delText>
        </w:r>
      </w:del>
      <w:r w:rsidRPr="006D327E">
        <w:rPr>
          <w:rFonts w:ascii="Arial" w:eastAsia="Arial" w:hAnsi="Arial" w:cs="Arial"/>
          <w:sz w:val="24"/>
          <w:szCs w:val="24"/>
        </w:rPr>
        <w:t xml:space="preserve"> </w:t>
      </w:r>
      <w:r w:rsidRPr="006D327E">
        <w:rPr>
          <w:rFonts w:ascii="Arial" w:eastAsia="Arial" w:hAnsi="Arial" w:cs="Arial"/>
          <w:sz w:val="24"/>
          <w:szCs w:val="24"/>
        </w:rPr>
        <w:lastRenderedPageBreak/>
        <w:t>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we </w:t>
      </w:r>
      <w:ins w:id="98" w:author="Nepomuceno, Marilia" w:date="2023-05-17T13:49:00Z">
        <w:r w:rsidR="006E0762">
          <w:rPr>
            <w:rFonts w:ascii="Arial" w:eastAsia="Arial" w:hAnsi="Arial" w:cs="Arial"/>
            <w:sz w:val="24"/>
            <w:szCs w:val="24"/>
          </w:rPr>
          <w:t>leverage</w:t>
        </w:r>
      </w:ins>
      <w:del w:id="99" w:author="Nepomuceno, Marilia" w:date="2023-05-17T13:49:00Z">
        <w:r w:rsidRPr="006D327E" w:rsidDel="006E0762">
          <w:rPr>
            <w:rFonts w:ascii="Arial" w:eastAsia="Arial" w:hAnsi="Arial" w:cs="Arial"/>
            <w:sz w:val="24"/>
            <w:szCs w:val="24"/>
          </w:rPr>
          <w:delText>take advantage of</w:delText>
        </w:r>
      </w:del>
      <w:r w:rsidRPr="006D327E">
        <w:rPr>
          <w:rFonts w:ascii="Arial" w:eastAsia="Arial" w:hAnsi="Arial" w:cs="Arial"/>
          <w:sz w:val="24"/>
          <w:szCs w:val="24"/>
        </w:rPr>
        <w:t xml:space="preserve"> the harmonized surveys 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xml:space="preserve">, </w:t>
      </w:r>
      <w:del w:id="100" w:author="Nepomuceno, Marilia" w:date="2023-05-15T16:24:00Z">
        <w:r w:rsidRPr="006D327E" w:rsidDel="002C1082">
          <w:rPr>
            <w:rFonts w:ascii="Arial" w:eastAsia="Arial" w:hAnsi="Arial" w:cs="Arial"/>
            <w:sz w:val="24"/>
            <w:szCs w:val="24"/>
          </w:rPr>
          <w:delText xml:space="preserve">in order </w:delText>
        </w:r>
      </w:del>
      <w:r w:rsidRPr="006D327E">
        <w:rPr>
          <w:rFonts w:ascii="Arial" w:eastAsia="Arial" w:hAnsi="Arial" w:cs="Arial"/>
          <w:sz w:val="24"/>
          <w:szCs w:val="24"/>
        </w:rPr>
        <w:t xml:space="preserve">to estimate the gender gap in health expectancy and </w:t>
      </w:r>
      <w:ins w:id="101" w:author="Nepomuceno, Marilia" w:date="2023-05-17T13:51:00Z">
        <w:r w:rsidR="006E0762">
          <w:rPr>
            <w:rFonts w:ascii="Arial" w:eastAsia="Arial" w:hAnsi="Arial" w:cs="Arial"/>
            <w:sz w:val="24"/>
            <w:szCs w:val="24"/>
          </w:rPr>
          <w:t>assess the impact of</w:t>
        </w:r>
      </w:ins>
      <w:del w:id="102" w:author="Nepomuceno, Marilia" w:date="2023-05-17T13:51:00Z">
        <w:r w:rsidRPr="006D327E" w:rsidDel="006E0762">
          <w:rPr>
            <w:rFonts w:ascii="Arial" w:eastAsia="Arial" w:hAnsi="Arial" w:cs="Arial"/>
            <w:sz w:val="24"/>
            <w:szCs w:val="24"/>
          </w:rPr>
          <w:delText>quantify the contribution of</w:delText>
        </w:r>
      </w:del>
      <w:r w:rsidRPr="006D327E">
        <w:rPr>
          <w:rFonts w:ascii="Arial" w:eastAsia="Arial" w:hAnsi="Arial" w:cs="Arial"/>
          <w:sz w:val="24"/>
          <w:szCs w:val="24"/>
        </w:rPr>
        <w:t xml:space="preserve"> health and mortality </w:t>
      </w:r>
      <w:ins w:id="103" w:author="Nepomuceno, Marilia" w:date="2023-05-17T13:51:00Z">
        <w:r w:rsidR="006E0762">
          <w:rPr>
            <w:rFonts w:ascii="Arial" w:eastAsia="Arial" w:hAnsi="Arial" w:cs="Arial"/>
            <w:sz w:val="24"/>
            <w:szCs w:val="24"/>
          </w:rPr>
          <w:t>on</w:t>
        </w:r>
      </w:ins>
      <w:del w:id="104" w:author="Nepomuceno, Marilia" w:date="2023-05-17T13:51:00Z">
        <w:r w:rsidRPr="006D327E" w:rsidDel="006E0762">
          <w:rPr>
            <w:rFonts w:ascii="Arial" w:eastAsia="Arial" w:hAnsi="Arial" w:cs="Arial"/>
            <w:sz w:val="24"/>
            <w:szCs w:val="24"/>
          </w:rPr>
          <w:delText>to</w:delText>
        </w:r>
      </w:del>
      <w:r w:rsidRPr="006D327E">
        <w:rPr>
          <w:rFonts w:ascii="Arial" w:eastAsia="Arial" w:hAnsi="Arial" w:cs="Arial"/>
          <w:sz w:val="24"/>
          <w:szCs w:val="24"/>
        </w:rPr>
        <w:t xml:space="preserve"> gender </w:t>
      </w:r>
      <w:del w:id="105" w:author="Nepomuceno, Marilia" w:date="2023-05-17T13:51:00Z">
        <w:r w:rsidRPr="006D327E" w:rsidDel="006E0762">
          <w:rPr>
            <w:rFonts w:ascii="Arial" w:eastAsia="Arial" w:hAnsi="Arial" w:cs="Arial"/>
            <w:sz w:val="24"/>
            <w:szCs w:val="24"/>
          </w:rPr>
          <w:delText xml:space="preserve">gaps </w:delText>
        </w:r>
      </w:del>
      <w:ins w:id="106" w:author="Nepomuceno, Marilia" w:date="2023-05-17T13:51:00Z">
        <w:r w:rsidR="006E0762">
          <w:rPr>
            <w:rFonts w:ascii="Arial" w:eastAsia="Arial" w:hAnsi="Arial" w:cs="Arial"/>
            <w:sz w:val="24"/>
            <w:szCs w:val="24"/>
          </w:rPr>
          <w:t>inequalities</w:t>
        </w:r>
        <w:r w:rsidR="006E0762" w:rsidRPr="006D327E">
          <w:rPr>
            <w:rFonts w:ascii="Arial" w:eastAsia="Arial" w:hAnsi="Arial" w:cs="Arial"/>
            <w:sz w:val="24"/>
            <w:szCs w:val="24"/>
          </w:rPr>
          <w:t xml:space="preserve"> </w:t>
        </w:r>
      </w:ins>
      <w:r w:rsidRPr="006D327E">
        <w:rPr>
          <w:rFonts w:ascii="Arial" w:eastAsia="Arial" w:hAnsi="Arial" w:cs="Arial"/>
          <w:sz w:val="24"/>
          <w:szCs w:val="24"/>
        </w:rPr>
        <w:t>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del w:id="107" w:author="Nepomuceno, Marilia" w:date="2023-05-17T13:51:00Z">
        <w:r w:rsidRPr="006D327E" w:rsidDel="006E0762">
          <w:rPr>
            <w:rFonts w:ascii="Arial" w:eastAsia="Arial" w:hAnsi="Arial" w:cs="Arial"/>
            <w:sz w:val="24"/>
            <w:szCs w:val="24"/>
          </w:rPr>
          <w:delText xml:space="preserve">different </w:delText>
        </w:r>
      </w:del>
      <w:ins w:id="108" w:author="Nepomuceno, Marilia" w:date="2023-05-17T13:51:00Z">
        <w:r w:rsidR="006E0762">
          <w:rPr>
            <w:rFonts w:ascii="Arial" w:eastAsia="Arial" w:hAnsi="Arial" w:cs="Arial"/>
            <w:sz w:val="24"/>
            <w:szCs w:val="24"/>
          </w:rPr>
          <w:t>various</w:t>
        </w:r>
        <w:r w:rsidR="006E0762" w:rsidRPr="006D327E">
          <w:rPr>
            <w:rFonts w:ascii="Arial" w:eastAsia="Arial" w:hAnsi="Arial" w:cs="Arial"/>
            <w:sz w:val="24"/>
            <w:szCs w:val="24"/>
          </w:rPr>
          <w:t xml:space="preserve"> </w:t>
        </w:r>
      </w:ins>
      <w:r w:rsidRPr="006D327E">
        <w:rPr>
          <w:rFonts w:ascii="Arial" w:eastAsia="Arial" w:hAnsi="Arial" w:cs="Arial"/>
          <w:sz w:val="24"/>
          <w:szCs w:val="24"/>
        </w:rPr>
        <w:t xml:space="preserve">countries. </w:t>
      </w:r>
      <w:ins w:id="109" w:author="Nepomuceno, Marilia" w:date="2023-05-15T16:25:00Z">
        <w:r w:rsidR="002C1082">
          <w:rPr>
            <w:rFonts w:ascii="Arial" w:eastAsia="Arial" w:hAnsi="Arial" w:cs="Arial"/>
            <w:sz w:val="24"/>
            <w:szCs w:val="24"/>
          </w:rPr>
          <w:t>This is a unique dataset that allows us</w:t>
        </w:r>
      </w:ins>
      <w:del w:id="110" w:author="Nepomuceno, Marilia" w:date="2023-05-15T16:25:00Z">
        <w:r w:rsidRPr="006D327E" w:rsidDel="002C1082">
          <w:rPr>
            <w:rFonts w:ascii="Arial" w:eastAsia="Arial" w:hAnsi="Arial" w:cs="Arial"/>
            <w:sz w:val="24"/>
            <w:szCs w:val="24"/>
          </w:rPr>
          <w:delText>This data resource allows for a unique opportunity</w:delText>
        </w:r>
      </w:del>
      <w:r w:rsidRPr="006D327E">
        <w:rPr>
          <w:rFonts w:ascii="Arial" w:eastAsia="Arial" w:hAnsi="Arial" w:cs="Arial"/>
          <w:sz w:val="24"/>
          <w:szCs w:val="24"/>
        </w:rPr>
        <w:t xml:space="preserve"> to </w:t>
      </w:r>
      <w:ins w:id="111" w:author="Nepomuceno, Marilia" w:date="2023-05-15T16:26:00Z">
        <w:r w:rsidR="002C1082">
          <w:rPr>
            <w:rFonts w:ascii="Arial" w:eastAsia="Arial" w:hAnsi="Arial" w:cs="Arial"/>
            <w:sz w:val="24"/>
            <w:szCs w:val="24"/>
          </w:rPr>
          <w:t>compare health</w:t>
        </w:r>
      </w:ins>
      <w:ins w:id="112" w:author="Nepomuceno, Marilia" w:date="2023-05-15T16:27:00Z">
        <w:r w:rsidR="002C1082">
          <w:rPr>
            <w:rFonts w:ascii="Arial" w:eastAsia="Arial" w:hAnsi="Arial" w:cs="Arial"/>
            <w:sz w:val="24"/>
            <w:szCs w:val="24"/>
          </w:rPr>
          <w:t xml:space="preserve"> </w:t>
        </w:r>
      </w:ins>
      <w:ins w:id="113" w:author="Nepomuceno, Marilia" w:date="2023-05-15T16:28:00Z">
        <w:r w:rsidR="00A33DA6">
          <w:rPr>
            <w:rFonts w:ascii="Arial" w:eastAsia="Arial" w:hAnsi="Arial" w:cs="Arial"/>
            <w:sz w:val="24"/>
            <w:szCs w:val="24"/>
          </w:rPr>
          <w:t xml:space="preserve">outcomes </w:t>
        </w:r>
      </w:ins>
      <w:del w:id="114" w:author="Nepomuceno, Marilia" w:date="2023-05-15T16:26:00Z">
        <w:r w:rsidRPr="006D327E" w:rsidDel="002C1082">
          <w:rPr>
            <w:rFonts w:ascii="Arial" w:eastAsia="Arial" w:hAnsi="Arial" w:cs="Arial"/>
            <w:sz w:val="24"/>
            <w:szCs w:val="24"/>
          </w:rPr>
          <w:delText>perform comparisons among identically defined health variables</w:delText>
        </w:r>
      </w:del>
      <w:r w:rsidRPr="006D327E">
        <w:rPr>
          <w:rFonts w:ascii="Arial" w:eastAsia="Arial" w:hAnsi="Arial" w:cs="Arial"/>
          <w:sz w:val="24"/>
          <w:szCs w:val="24"/>
        </w:rPr>
        <w:t xml:space="preserve"> across</w:t>
      </w:r>
      <w:ins w:id="115" w:author="Nepomuceno, Marilia" w:date="2023-05-15T16:28:00Z">
        <w:r w:rsidR="00A33DA6">
          <w:rPr>
            <w:rFonts w:ascii="Arial" w:eastAsia="Arial" w:hAnsi="Arial" w:cs="Arial"/>
            <w:sz w:val="24"/>
            <w:szCs w:val="24"/>
          </w:rPr>
          <w:t xml:space="preserve"> a diverse range of</w:t>
        </w:r>
      </w:ins>
      <w:r w:rsidRPr="006D327E">
        <w:rPr>
          <w:rFonts w:ascii="Arial" w:eastAsia="Arial" w:hAnsi="Arial" w:cs="Arial"/>
          <w:sz w:val="24"/>
          <w:szCs w:val="24"/>
        </w:rPr>
        <w:t xml:space="preserve"> </w:t>
      </w:r>
      <w:del w:id="116" w:author="Nepomuceno, Marilia" w:date="2023-05-15T16:27:00Z">
        <w:r w:rsidRPr="006D327E" w:rsidDel="002C1082">
          <w:rPr>
            <w:rFonts w:ascii="Arial" w:eastAsia="Arial" w:hAnsi="Arial" w:cs="Arial"/>
            <w:sz w:val="24"/>
            <w:szCs w:val="24"/>
          </w:rPr>
          <w:delText xml:space="preserve">several </w:delText>
        </w:r>
      </w:del>
      <w:ins w:id="117" w:author="Nepomuceno, Marilia" w:date="2023-05-15T16:27:00Z">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ins>
      <w:r w:rsidRPr="006D327E">
        <w:rPr>
          <w:rFonts w:ascii="Arial" w:eastAsia="Arial" w:hAnsi="Arial" w:cs="Arial"/>
          <w:sz w:val="24"/>
          <w:szCs w:val="24"/>
        </w:rPr>
        <w:t>countries. We focus on the U.S., England, South Korea, China, India, Mexico and EU Countries. These countries have specific gender roles, healthcare policies and welfare state systems, which enable us to investigate the impact of interpreting the gender gap in health and mortality as a measure of inequality in different settings.</w:t>
      </w:r>
      <w:ins w:id="118" w:author="Nepomuceno, Marilia" w:date="2023-05-17T13:54:00Z">
        <w:r w:rsidR="00037587">
          <w:rPr>
            <w:rFonts w:ascii="Arial" w:eastAsia="Arial" w:hAnsi="Arial" w:cs="Arial"/>
            <w:sz w:val="24"/>
            <w:szCs w:val="24"/>
          </w:rPr>
          <w:t xml:space="preserve"> </w:t>
        </w:r>
        <w:r w:rsidR="00037587" w:rsidRPr="006E0762">
          <w:rPr>
            <w:rFonts w:ascii="Arial" w:eastAsia="Arial" w:hAnsi="Arial" w:cs="Arial"/>
            <w:sz w:val="24"/>
            <w:szCs w:val="24"/>
          </w:rPr>
          <w:t xml:space="preserve">To the best of our knowledge, this study represents the first </w:t>
        </w:r>
        <w:r w:rsidR="00037587">
          <w:rPr>
            <w:rFonts w:ascii="Arial" w:eastAsia="Arial" w:hAnsi="Arial" w:cs="Arial"/>
            <w:sz w:val="24"/>
            <w:szCs w:val="24"/>
          </w:rPr>
          <w:t>in its approach</w:t>
        </w:r>
        <w:r w:rsidR="00037587" w:rsidRPr="006E0762">
          <w:rPr>
            <w:rFonts w:ascii="Arial" w:eastAsia="Arial" w:hAnsi="Arial" w:cs="Arial"/>
            <w:sz w:val="24"/>
            <w:szCs w:val="24"/>
          </w:rPr>
          <w:t>.</w:t>
        </w:r>
      </w:ins>
    </w:p>
    <w:p w14:paraId="7263B921" w14:textId="77777777" w:rsidR="006D327E" w:rsidRDefault="006D327E">
      <w:pPr>
        <w:keepNext/>
        <w:spacing w:after="0" w:line="360" w:lineRule="auto"/>
        <w:jc w:val="both"/>
        <w:rPr>
          <w:rFonts w:ascii="Arial" w:eastAsia="Arial" w:hAnsi="Arial" w:cs="Arial"/>
          <w:sz w:val="24"/>
          <w:szCs w:val="24"/>
        </w:rPr>
      </w:pPr>
    </w:p>
    <w:p w14:paraId="72F6D26C" w14:textId="77777777" w:rsidR="00D2656D" w:rsidRDefault="006D327E" w:rsidP="00EB61E2">
      <w:pPr>
        <w:keepNext/>
        <w:spacing w:after="0" w:line="360" w:lineRule="auto"/>
        <w:jc w:val="both"/>
        <w:rPr>
          <w:rFonts w:ascii="Arial" w:eastAsia="Arial" w:hAnsi="Arial" w:cs="Arial"/>
          <w:sz w:val="24"/>
          <w:szCs w:val="24"/>
        </w:rPr>
      </w:pPr>
      <w:commentRangeStart w:id="119"/>
      <w:r>
        <w:rPr>
          <w:rFonts w:ascii="Arial" w:eastAsia="Arial" w:hAnsi="Arial" w:cs="Arial"/>
          <w:sz w:val="24"/>
          <w:szCs w:val="24"/>
        </w:rPr>
        <w:t>We show how the gender gap in health expectancy for disability and chronic conditions varies greatly across countries and that despite being a straightforward way to perform cross-country comparisons and monitor health progress, gender gaps may not reflect actual inequalities when it comes to health. Hence, it is important to take a more cautionary approach when using and interpreting gender gaps in healthy lifespans and go beyond such oversimplified metrics</w:t>
      </w:r>
      <w:r w:rsidR="00D2656D">
        <w:rPr>
          <w:rFonts w:ascii="Arial" w:eastAsia="Arial" w:hAnsi="Arial" w:cs="Arial"/>
          <w:sz w:val="24"/>
          <w:szCs w:val="24"/>
        </w:rPr>
        <w:t>.</w:t>
      </w:r>
      <w:commentRangeEnd w:id="119"/>
      <w:r w:rsidR="0055444C">
        <w:rPr>
          <w:rStyle w:val="CommentReference"/>
          <w:rFonts w:ascii="Times New Roman" w:eastAsia="Times New Roman" w:hAnsi="Times New Roman" w:cs="Times New Roman"/>
        </w:rPr>
        <w:commentReference w:id="119"/>
      </w:r>
    </w:p>
    <w:bookmarkEnd w:id="15"/>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6A87D9AA"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KLoSA (South Korea), CHARLS (China), LASI (India), MHAS (Mexico), and Europe (SHARE). </w:t>
      </w:r>
      <w:del w:id="120" w:author="Nepomuceno, Marilia" w:date="2023-05-15T16:32:00Z">
        <w:r w:rsidDel="005E1A2A">
          <w:rPr>
            <w:rFonts w:ascii="Arial" w:eastAsia="Arial" w:hAnsi="Arial" w:cs="Arial"/>
            <w:color w:val="000000"/>
            <w:sz w:val="24"/>
            <w:szCs w:val="24"/>
          </w:rPr>
          <w:delText>In order to</w:delText>
        </w:r>
      </w:del>
      <w:ins w:id="121" w:author="Nepomuceno, Marilia" w:date="2023-05-15T16:32:00Z">
        <w:r w:rsidR="005E1A2A">
          <w:rPr>
            <w:rFonts w:ascii="Arial" w:eastAsia="Arial" w:hAnsi="Arial" w:cs="Arial"/>
            <w:color w:val="000000"/>
            <w:sz w:val="24"/>
            <w:szCs w:val="24"/>
          </w:rPr>
          <w:t>To</w:t>
        </w:r>
      </w:ins>
      <w:r>
        <w:rPr>
          <w:rFonts w:ascii="Arial" w:eastAsia="Arial" w:hAnsi="Arial" w:cs="Arial"/>
          <w:color w:val="000000"/>
          <w:sz w:val="24"/>
          <w:szCs w:val="24"/>
        </w:rPr>
        <w:t xml:space="preserve"> perform comparisons at points in time that were as close as possible across countries we used survey </w:t>
      </w:r>
      <w:r>
        <w:rPr>
          <w:rFonts w:ascii="Arial" w:eastAsia="Arial" w:hAnsi="Arial" w:cs="Arial"/>
          <w:color w:val="000000"/>
          <w:sz w:val="24"/>
          <w:szCs w:val="24"/>
        </w:rPr>
        <w:lastRenderedPageBreak/>
        <w:t xml:space="preserve">waves pertaining to year 2014-2015 (HRS: Wave 12; ELSA : Wave 7; SHARE: Wave 6; KLoSA: Wave 5; CHARLS: Wave 2; and LASI Wave 1). The only exception is India, since the first wave of LASI was carried on between 2017-2019. We focus on this specific set of countries as our aim is to have the most diverse group of </w:t>
      </w:r>
      <w:del w:id="122" w:author="Nepomuceno, Marilia" w:date="2023-05-22T15:34:00Z">
        <w:r w:rsidDel="00A87123">
          <w:rPr>
            <w:rFonts w:ascii="Arial" w:eastAsia="Arial" w:hAnsi="Arial" w:cs="Arial"/>
            <w:color w:val="000000"/>
            <w:sz w:val="24"/>
            <w:szCs w:val="24"/>
          </w:rPr>
          <w:delText xml:space="preserve">countries </w:delText>
        </w:r>
      </w:del>
      <w:ins w:id="123" w:author="Nepomuceno, Marilia" w:date="2023-05-22T15:34:00Z">
        <w:r w:rsidR="00A87123">
          <w:rPr>
            <w:rFonts w:ascii="Arial" w:eastAsia="Arial" w:hAnsi="Arial" w:cs="Arial"/>
            <w:color w:val="000000"/>
            <w:sz w:val="24"/>
            <w:szCs w:val="24"/>
          </w:rPr>
          <w:t xml:space="preserve">nations </w:t>
        </w:r>
      </w:ins>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24"/>
      <w:r>
        <w:rPr>
          <w:rFonts w:ascii="Arial" w:eastAsia="Arial" w:hAnsi="Arial" w:cs="Arial"/>
          <w:color w:val="000000"/>
          <w:sz w:val="24"/>
          <w:szCs w:val="24"/>
        </w:rPr>
        <w:t xml:space="preserve">Different welfare state models and gender roles, which enable us to investigate whether specific gender patterns in inequality in health and mortality emerge in those settings. </w:t>
      </w:r>
      <w:commentRangeEnd w:id="124"/>
      <w:r w:rsidR="00A87123">
        <w:rPr>
          <w:rStyle w:val="CommentReference"/>
          <w:rFonts w:ascii="Times New Roman" w:eastAsia="Times New Roman" w:hAnsi="Times New Roman" w:cs="Times New Roman"/>
        </w:rPr>
        <w:commentReference w:id="124"/>
      </w:r>
      <w:r>
        <w:rPr>
          <w:rFonts w:ascii="Arial" w:eastAsia="Arial" w:hAnsi="Arial" w:cs="Arial"/>
          <w:color w:val="000000"/>
          <w:sz w:val="24"/>
          <w:szCs w:val="24"/>
        </w:rPr>
        <w:t>We focus on age 60 and above to be coherent towards the definition of old age across countries. While most developed countries define old age as 65, for China and Mexico it is age 60. For more details on the data characteristics, refer to the Supplementary Material.</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4F345BDB"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ins w:id="125" w:author="Nepomuceno, Marilia" w:date="2023-05-22T15:37:00Z">
        <w:r w:rsidR="007B4FED">
          <w:rPr>
            <w:rFonts w:ascii="Arial" w:eastAsia="Arial" w:hAnsi="Arial" w:cs="Arial"/>
            <w:color w:val="000000"/>
            <w:sz w:val="24"/>
            <w:szCs w:val="24"/>
          </w:rPr>
          <w:t xml:space="preserve">data </w:t>
        </w:r>
      </w:ins>
      <w:r>
        <w:rPr>
          <w:rFonts w:ascii="Arial" w:eastAsia="Arial" w:hAnsi="Arial" w:cs="Arial"/>
          <w:color w:val="000000"/>
          <w:sz w:val="24"/>
          <w:szCs w:val="24"/>
        </w:rPr>
        <w:t xml:space="preserve">we use life tables from the 2022 Revision of World Population Prospects (United Nations 2022) for all countries with the exceptions of England, where the life tables from the ONS estimates,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4D6F1E5D" w14:textId="06AE5528"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ins w:id="126" w:author="Nepomuceno, Marilia" w:date="2023-05-15T16:34:00Z">
        <w:r w:rsidR="006315A5">
          <w:rPr>
            <w:rFonts w:ascii="Arial" w:eastAsia="Arial" w:hAnsi="Arial" w:cs="Arial"/>
            <w:sz w:val="24"/>
            <w:szCs w:val="24"/>
          </w:rPr>
          <w:t>gaps</w:t>
        </w:r>
      </w:ins>
      <w:del w:id="127" w:author="Nepomuceno, Marilia" w:date="2023-05-15T16:34:00Z">
        <w:r w:rsidDel="006315A5">
          <w:rPr>
            <w:rFonts w:ascii="Arial" w:eastAsia="Arial" w:hAnsi="Arial" w:cs="Arial"/>
            <w:sz w:val="24"/>
            <w:szCs w:val="24"/>
          </w:rPr>
          <w:delText xml:space="preserve">disparities </w:delText>
        </w:r>
      </w:del>
      <w:ins w:id="128" w:author="Nepomuceno, Marilia" w:date="2023-05-15T16:34:00Z">
        <w:r w:rsidR="006315A5">
          <w:rPr>
            <w:rFonts w:ascii="Arial" w:eastAsia="Arial" w:hAnsi="Arial" w:cs="Arial"/>
            <w:sz w:val="24"/>
            <w:szCs w:val="24"/>
          </w:rPr>
          <w:t xml:space="preserve"> </w:t>
        </w:r>
      </w:ins>
      <w:r>
        <w:rPr>
          <w:rFonts w:ascii="Arial" w:eastAsia="Arial" w:hAnsi="Arial" w:cs="Arial"/>
          <w:sz w:val="24"/>
          <w:szCs w:val="24"/>
        </w:rPr>
        <w:t>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a methodological approach that has been used before in similar analyses</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r>
        <w:rPr>
          <w:rFonts w:ascii="Arial" w:eastAsia="Arial" w:hAnsi="Arial" w:cs="Arial"/>
          <w:color w:val="000000"/>
          <w:sz w:val="24"/>
          <w:szCs w:val="24"/>
        </w:rPr>
        <w:t xml:space="preserve">We estimate disability- and chronic disease-free life expectancies (DFLE and CFLE) for ages 60 and over. For disability, we use the </w:t>
      </w:r>
      <w:commentRangeStart w:id="129"/>
      <w:del w:id="130" w:author="Nepomuceno, Marilia" w:date="2023-05-15T16:35:00Z">
        <w:r w:rsidDel="006315A5">
          <w:rPr>
            <w:rFonts w:ascii="Arial" w:eastAsia="Arial" w:hAnsi="Arial" w:cs="Arial"/>
            <w:color w:val="000000"/>
            <w:sz w:val="24"/>
            <w:szCs w:val="24"/>
          </w:rPr>
          <w:delText>harmonized</w:delText>
        </w:r>
      </w:del>
      <w:commentRangeEnd w:id="129"/>
      <w:r w:rsidR="006315A5">
        <w:rPr>
          <w:rStyle w:val="CommentReference"/>
          <w:rFonts w:ascii="Times New Roman" w:eastAsia="Times New Roman" w:hAnsi="Times New Roman" w:cs="Times New Roman"/>
        </w:rPr>
        <w:commentReference w:id="129"/>
      </w:r>
      <w:del w:id="131" w:author="Nepomuceno, Marilia" w:date="2023-05-15T16:35:00Z">
        <w:r w:rsidDel="006315A5">
          <w:rPr>
            <w:rFonts w:ascii="Arial" w:eastAsia="Arial" w:hAnsi="Arial" w:cs="Arial"/>
            <w:color w:val="000000"/>
            <w:sz w:val="24"/>
            <w:szCs w:val="24"/>
          </w:rPr>
          <w:delText xml:space="preserve"> dummy </w:delText>
        </w:r>
      </w:del>
      <w:r>
        <w:rPr>
          <w:rFonts w:ascii="Arial" w:eastAsia="Arial" w:hAnsi="Arial" w:cs="Arial"/>
          <w:color w:val="000000"/>
          <w:sz w:val="24"/>
          <w:szCs w:val="24"/>
        </w:rPr>
        <w:t>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w:t>
      </w:r>
      <w:del w:id="132" w:author="Nepomuceno, Marilia" w:date="2023-05-15T16:35:00Z">
        <w:r w:rsidDel="00930897">
          <w:rPr>
            <w:rFonts w:ascii="Arial" w:eastAsia="Arial" w:hAnsi="Arial" w:cs="Arial"/>
            <w:color w:val="000000"/>
            <w:sz w:val="24"/>
            <w:szCs w:val="24"/>
          </w:rPr>
          <w:delText>harmonized</w:delText>
        </w:r>
      </w:del>
      <w:del w:id="133" w:author="Nepomuceno, Marilia" w:date="2023-05-15T16:36:00Z">
        <w:r w:rsidDel="00930897">
          <w:rPr>
            <w:rFonts w:ascii="Arial" w:eastAsia="Arial" w:hAnsi="Arial" w:cs="Arial"/>
            <w:color w:val="000000"/>
            <w:sz w:val="24"/>
            <w:szCs w:val="24"/>
          </w:rPr>
          <w:delText xml:space="preserve"> </w:delText>
        </w:r>
      </w:del>
      <w:r>
        <w:rPr>
          <w:rFonts w:ascii="Arial" w:eastAsia="Arial" w:hAnsi="Arial" w:cs="Arial"/>
          <w:color w:val="000000"/>
          <w:sz w:val="24"/>
          <w:szCs w:val="24"/>
        </w:rPr>
        <w:t xml:space="preserve">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weighted proportions of women and men who </w:t>
      </w:r>
      <w:r w:rsidRPr="005E371A">
        <w:rPr>
          <w:rFonts w:ascii="Arial" w:eastAsia="Arial" w:hAnsi="Arial" w:cs="Arial"/>
          <w:color w:val="000000"/>
          <w:sz w:val="24"/>
          <w:szCs w:val="24"/>
        </w:rPr>
        <w:lastRenderedPageBreak/>
        <w:t>report a limitation in activities of daily living (ADL) and of at least one chronic doctor diagnosed disease (Chronic) in the population for each survey, we computed the prevalence of unhealthy individuals for each condition and by 5-year age groups</w:t>
      </w:r>
      <w:r>
        <w:rPr>
          <w:rFonts w:ascii="Arial" w:eastAsia="Arial" w:hAnsi="Arial" w:cs="Arial"/>
          <w:color w:val="000000"/>
          <w:sz w:val="24"/>
          <w:szCs w:val="24"/>
        </w:rPr>
        <w:t xml:space="preserve">.  </w:t>
      </w:r>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For each age group, we estimate the prevalence of disability and at least one chronic </w:t>
      </w:r>
      <w:del w:id="134" w:author="Nepomuceno, Marilia" w:date="2023-05-15T16:37:00Z">
        <w:r w:rsidDel="00101673">
          <w:rPr>
            <w:rFonts w:ascii="Arial" w:eastAsia="Arial" w:hAnsi="Arial" w:cs="Arial"/>
            <w:sz w:val="24"/>
            <w:szCs w:val="24"/>
          </w:rPr>
          <w:delText xml:space="preserve">doctor diagnosed </w:delText>
        </w:r>
      </w:del>
      <w:r>
        <w:rPr>
          <w:rFonts w:ascii="Arial" w:eastAsia="Arial" w:hAnsi="Arial" w:cs="Arial"/>
          <w:sz w:val="24"/>
          <w:szCs w:val="24"/>
        </w:rPr>
        <w:t xml:space="preserve">condition </w:t>
      </w:r>
      <w:del w:id="135" w:author="Nepomuceno, Marilia" w:date="2023-05-15T16:38:00Z">
        <w:r w:rsidDel="004A3CE9">
          <w:rPr>
            <w:rFonts w:ascii="Arial" w:eastAsia="Arial" w:hAnsi="Arial" w:cs="Arial"/>
            <w:sz w:val="24"/>
            <w:szCs w:val="24"/>
          </w:rPr>
          <w:delText xml:space="preserve">from the survey data </w:delText>
        </w:r>
      </w:del>
      <w:r>
        <w:rPr>
          <w:rFonts w:ascii="Arial" w:eastAsia="Arial" w:hAnsi="Arial" w:cs="Arial"/>
          <w:sz w:val="24"/>
          <w:szCs w:val="24"/>
        </w:rPr>
        <w:t xml:space="preserve">for each country and combine it with the total number of person-years lived obtained from the life tables. </w:t>
      </w:r>
    </w:p>
    <w:p w14:paraId="00220F4D" w14:textId="77777777" w:rsidR="00152047" w:rsidRDefault="00152047" w:rsidP="009372EB">
      <w:pPr>
        <w:pBdr>
          <w:top w:val="nil"/>
          <w:left w:val="nil"/>
          <w:bottom w:val="nil"/>
          <w:right w:val="nil"/>
          <w:between w:val="nil"/>
        </w:pBdr>
        <w:spacing w:after="0" w:line="360" w:lineRule="auto"/>
        <w:jc w:val="both"/>
        <w:rPr>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The number of person-years lived free of disability (</w:t>
      </w:r>
      <m:oMath>
        <m:r>
          <w:del w:id="136" w:author="Nepomuceno, Marilia" w:date="2023-05-15T16:40: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37" w:author="Nepomuceno, Marilia" w:date="2023-05-15T16:40:00Z">
                        <w:rPr>
                          <w:rFonts w:ascii="Cambria Math" w:eastAsia="Cambria Math" w:hAnsi="Cambria Math" w:cs="Cambria Math"/>
                          <w:i/>
                          <w:sz w:val="24"/>
                          <w:szCs w:val="24"/>
                        </w:rPr>
                      </w:ins>
                    </m:ctrlPr>
                  </m:sPrePr>
                  <m:sub>
                    <m:r>
                      <w:ins w:id="138" w:author="Nepomuceno, Marilia" w:date="2023-05-15T16:40:00Z">
                        <w:rPr>
                          <w:rFonts w:ascii="Cambria Math" w:eastAsia="Cambria Math" w:hAnsi="Cambria Math" w:cs="Cambria Math"/>
                          <w:sz w:val="24"/>
                          <w:szCs w:val="24"/>
                        </w:rPr>
                        <m:t>n</m:t>
                      </w:ins>
                    </m:r>
                  </m:sub>
                  <m:sup/>
                  <m:e>
                    <m:r>
                      <w:ins w:id="139" w:author="Nepomuceno, Marilia" w:date="2023-05-15T16:40:00Z">
                        <w:rPr>
                          <w:rFonts w:ascii="Cambria Math" w:eastAsia="Cambria Math" w:hAnsi="Cambria Math" w:cs="Cambria Math"/>
                          <w:sz w:val="24"/>
                          <w:szCs w:val="24"/>
                        </w:rPr>
                        <m:t>L</m:t>
                      </w:ins>
                    </m:r>
                  </m:e>
                </m:sPre>
                <m:r>
                  <w:del w:id="140" w:author="Nepomuceno, Marilia" w:date="2023-05-15T16:40:00Z">
                    <w:rPr>
                      <w:rFonts w:ascii="Cambria Math" w:eastAsia="Cambria Math" w:hAnsi="Cambria Math" w:cs="Cambria Math"/>
                      <w:sz w:val="24"/>
                      <w:szCs w:val="24"/>
                    </w:rPr>
                    <m:t>L</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32F96FC4" w14:textId="77777777" w:rsidR="009372EB" w:rsidRDefault="009372EB" w:rsidP="009372EB">
      <w:pPr>
        <w:spacing w:after="0"/>
        <w:rPr>
          <w:rFonts w:ascii="Arial" w:eastAsia="Arial" w:hAnsi="Arial" w:cs="Arial"/>
          <w:sz w:val="24"/>
          <w:szCs w:val="24"/>
        </w:rPr>
      </w:pPr>
    </w:p>
    <w:p w14:paraId="329FDAC8" w14:textId="5657350D" w:rsidR="009372EB" w:rsidRPr="00152047" w:rsidRDefault="009372EB" w:rsidP="00152047">
      <w:pPr>
        <w:jc w:val="center"/>
      </w:pPr>
      <m:oMath>
        <m:r>
          <w:del w:id="141" w:author="Nepomuceno, Marilia" w:date="2023-05-15T16:39: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42" w:author="Nepomuceno, Marilia" w:date="2023-05-15T16:39:00Z">
                        <w:rPr>
                          <w:rFonts w:ascii="Cambria Math" w:eastAsia="Cambria Math" w:hAnsi="Cambria Math" w:cs="Cambria Math"/>
                          <w:i/>
                          <w:sz w:val="24"/>
                          <w:szCs w:val="24"/>
                        </w:rPr>
                      </w:ins>
                    </m:ctrlPr>
                  </m:sPrePr>
                  <m:sub>
                    <m:r>
                      <w:ins w:id="143" w:author="Nepomuceno, Marilia" w:date="2023-05-15T16:39:00Z">
                        <w:rPr>
                          <w:rFonts w:ascii="Cambria Math" w:eastAsia="Cambria Math" w:hAnsi="Cambria Math" w:cs="Cambria Math"/>
                          <w:sz w:val="24"/>
                          <w:szCs w:val="24"/>
                        </w:rPr>
                        <m:t>n</m:t>
                      </w:ins>
                    </m:r>
                  </m:sub>
                  <m:sup/>
                  <m:e>
                    <m:sSub>
                      <m:sSubPr>
                        <m:ctrlPr>
                          <w:ins w:id="144" w:author="Nepomuceno, Marilia" w:date="2023-05-15T16:39:00Z">
                            <w:rPr>
                              <w:rFonts w:ascii="Cambria Math" w:eastAsia="Cambria Math" w:hAnsi="Cambria Math" w:cs="Cambria Math"/>
                              <w:sz w:val="24"/>
                              <w:szCs w:val="24"/>
                            </w:rPr>
                          </w:ins>
                        </m:ctrlPr>
                      </m:sSubPr>
                      <m:e>
                        <m:sSubSup>
                          <m:sSubSupPr>
                            <m:ctrlPr>
                              <w:ins w:id="145" w:author="Nepomuceno, Marilia" w:date="2023-05-15T16:39:00Z">
                                <w:rPr>
                                  <w:rFonts w:ascii="Cambria Math" w:eastAsia="Cambria Math" w:hAnsi="Cambria Math" w:cs="Cambria Math"/>
                                  <w:sz w:val="24"/>
                                  <w:szCs w:val="24"/>
                                </w:rPr>
                              </w:ins>
                            </m:ctrlPr>
                          </m:sSubSupPr>
                          <m:e>
                            <m:r>
                              <w:ins w:id="146" w:author="Nepomuceno, Marilia" w:date="2023-05-15T16:39:00Z">
                                <w:rPr>
                                  <w:rFonts w:ascii="Cambria Math" w:eastAsia="Cambria Math" w:hAnsi="Cambria Math" w:cs="Cambria Math"/>
                                  <w:sz w:val="24"/>
                                  <w:szCs w:val="24"/>
                                </w:rPr>
                                <m:t>L</m:t>
                              </w:ins>
                            </m:r>
                          </m:e>
                          <m:sub>
                            <m:r>
                              <w:ins w:id="147" w:author="Nepomuceno, Marilia" w:date="2023-05-15T16:39:00Z">
                                <w:rPr>
                                  <w:rFonts w:ascii="Cambria Math" w:eastAsia="Cambria Math" w:hAnsi="Cambria Math" w:cs="Cambria Math"/>
                                  <w:sz w:val="24"/>
                                  <w:szCs w:val="24"/>
                                </w:rPr>
                                <m:t>x</m:t>
                              </w:ins>
                            </m:r>
                          </m:sub>
                          <m:sup>
                            <m:r>
                              <w:ins w:id="148" w:author="Nepomuceno, Marilia" w:date="2023-05-15T16:39:00Z">
                                <w:rPr>
                                  <w:rFonts w:ascii="Cambria Math" w:eastAsia="Cambria Math" w:hAnsi="Cambria Math" w:cs="Cambria Math"/>
                                  <w:sz w:val="24"/>
                                  <w:szCs w:val="24"/>
                                </w:rPr>
                                <m:t xml:space="preserve"> </m:t>
                              </w:ins>
                            </m:r>
                          </m:sup>
                        </m:sSubSup>
                      </m:e>
                      <m:sub>
                        <m:r>
                          <w:ins w:id="149" w:author="Nepomuceno, Marilia" w:date="2023-05-15T16:39:00Z">
                            <w:rPr>
                              <w:rFonts w:ascii="Cambria Math" w:eastAsia="Cambria Math" w:hAnsi="Cambria Math" w:cs="Cambria Math"/>
                              <w:sz w:val="24"/>
                              <w:szCs w:val="24"/>
                            </w:rPr>
                            <m:t xml:space="preserve"> </m:t>
                          </w:ins>
                        </m:r>
                      </m:sub>
                    </m:sSub>
                  </m:e>
                </m:sPre>
                <m:r>
                  <w:del w:id="150" w:author="Nepomuceno, Marilia" w:date="2023-05-15T16:39:00Z">
                    <w:rPr>
                      <w:rFonts w:ascii="Cambria Math" w:eastAsia="Cambria Math" w:hAnsi="Cambria Math" w:cs="Cambria Math"/>
                      <w:sz w:val="24"/>
                      <w:szCs w:val="24"/>
                    </w:rPr>
                    <m:t>L</m:t>
                  </w:del>
                </m:r>
              </m:e>
              <m:sub>
                <m:r>
                  <w:del w:id="151" w:author="Nepomuceno, Marilia" w:date="2023-05-15T16:39:00Z">
                    <w:rPr>
                      <w:rFonts w:ascii="Cambria Math" w:eastAsia="Cambria Math" w:hAnsi="Cambria Math" w:cs="Cambria Math"/>
                      <w:sz w:val="24"/>
                      <w:szCs w:val="24"/>
                    </w:rPr>
                    <m:t>x</m:t>
                  </w:del>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m:t>
        </m:r>
        <m:r>
          <w:del w:id="152" w:author="Nepomuceno, Marilia" w:date="2023-05-15T16:39:00Z">
            <w:rPr>
              <w:rFonts w:ascii="Cambria Math" w:eastAsia="Cambria Math" w:hAnsi="Cambria Math" w:cs="Cambria Math"/>
              <w:sz w:val="24"/>
              <w:szCs w:val="24"/>
            </w:rPr>
            <m:t>n</m:t>
          </w:del>
        </m:r>
        <m:sPre>
          <m:sPrePr>
            <m:ctrlPr>
              <w:ins w:id="153" w:author="Nepomuceno, Marilia" w:date="2023-05-15T16:39:00Z">
                <w:rPr>
                  <w:rFonts w:ascii="Cambria Math" w:eastAsia="Cambria Math" w:hAnsi="Cambria Math" w:cs="Cambria Math"/>
                  <w:i/>
                  <w:sz w:val="24"/>
                  <w:szCs w:val="24"/>
                </w:rPr>
              </w:ins>
            </m:ctrlPr>
          </m:sPrePr>
          <m:sub>
            <m:r>
              <w:ins w:id="154" w:author="Nepomuceno, Marilia" w:date="2023-05-15T16:39:00Z">
                <w:rPr>
                  <w:rFonts w:ascii="Cambria Math" w:eastAsia="Cambria Math" w:hAnsi="Cambria Math" w:cs="Cambria Math"/>
                  <w:sz w:val="24"/>
                  <w:szCs w:val="24"/>
                </w:rPr>
                <m:t>n</m:t>
              </w:ins>
            </m:r>
          </m:sub>
          <m:sup/>
          <m:e>
            <m:sSub>
              <m:sSubPr>
                <m:ctrlPr>
                  <w:ins w:id="155" w:author="Nepomuceno, Marilia" w:date="2023-05-15T16:39:00Z">
                    <w:rPr>
                      <w:rFonts w:ascii="Cambria Math" w:eastAsia="Cambria Math" w:hAnsi="Cambria Math" w:cs="Cambria Math"/>
                      <w:sz w:val="24"/>
                      <w:szCs w:val="24"/>
                    </w:rPr>
                  </w:ins>
                </m:ctrlPr>
              </m:sSubPr>
              <m:e>
                <m:sSubSup>
                  <m:sSubSupPr>
                    <m:ctrlPr>
                      <w:ins w:id="156" w:author="Nepomuceno, Marilia" w:date="2023-05-15T16:39:00Z">
                        <w:rPr>
                          <w:rFonts w:ascii="Cambria Math" w:eastAsia="Cambria Math" w:hAnsi="Cambria Math" w:cs="Cambria Math"/>
                          <w:sz w:val="24"/>
                          <w:szCs w:val="24"/>
                        </w:rPr>
                      </w:ins>
                    </m:ctrlPr>
                  </m:sSubSupPr>
                  <m:e>
                    <m:r>
                      <w:ins w:id="157" w:author="Nepomuceno, Marilia" w:date="2023-05-15T16:39:00Z">
                        <w:rPr>
                          <w:rFonts w:ascii="Cambria Math" w:eastAsia="Cambria Math" w:hAnsi="Cambria Math" w:cs="Cambria Math"/>
                          <w:sz w:val="24"/>
                          <w:szCs w:val="24"/>
                        </w:rPr>
                        <m:t>L</m:t>
                      </w:ins>
                    </m:r>
                  </m:e>
                  <m:sub>
                    <m:r>
                      <w:ins w:id="158" w:author="Nepomuceno, Marilia" w:date="2023-05-15T16:39:00Z">
                        <w:rPr>
                          <w:rFonts w:ascii="Cambria Math" w:eastAsia="Cambria Math" w:hAnsi="Cambria Math" w:cs="Cambria Math"/>
                          <w:sz w:val="24"/>
                          <w:szCs w:val="24"/>
                        </w:rPr>
                        <m:t>x</m:t>
                      </w:ins>
                    </m:r>
                  </m:sub>
                  <m:sup>
                    <m:r>
                      <w:ins w:id="159" w:author="Nepomuceno, Marilia" w:date="2023-05-15T16:39:00Z">
                        <w:rPr>
                          <w:rFonts w:ascii="Cambria Math" w:eastAsia="Cambria Math" w:hAnsi="Cambria Math" w:cs="Cambria Math"/>
                          <w:sz w:val="24"/>
                          <w:szCs w:val="24"/>
                        </w:rPr>
                        <m:t xml:space="preserve"> </m:t>
                      </w:ins>
                    </m:r>
                  </m:sup>
                </m:sSubSup>
              </m:e>
              <m:sub>
                <m:r>
                  <w:ins w:id="160" w:author="Nepomuceno, Marilia" w:date="2023-05-15T16:39:00Z">
                    <w:rPr>
                      <w:rFonts w:ascii="Cambria Math" w:eastAsia="Cambria Math" w:hAnsi="Cambria Math" w:cs="Cambria Math"/>
                      <w:sz w:val="24"/>
                      <w:szCs w:val="24"/>
                    </w:rPr>
                    <m:t xml:space="preserve"> </m:t>
                  </w:ins>
                </m:r>
              </m:sub>
            </m:sSub>
          </m:e>
        </m:sPre>
        <m:r>
          <w:rPr>
            <w:rFonts w:ascii="Cambria Math" w:eastAsia="Cambria Math" w:hAnsi="Cambria Math" w:cs="Cambria Math"/>
            <w:sz w:val="24"/>
            <w:szCs w:val="24"/>
          </w:rPr>
          <m:t xml:space="preserve"> </m:t>
        </m:r>
        <m:sSub>
          <m:sSubPr>
            <m:ctrlPr>
              <w:del w:id="161" w:author="Nepomuceno, Marilia" w:date="2023-05-15T16:39:00Z">
                <w:rPr>
                  <w:rFonts w:ascii="Cambria Math" w:eastAsia="Cambria Math" w:hAnsi="Cambria Math" w:cs="Cambria Math"/>
                  <w:sz w:val="24"/>
                  <w:szCs w:val="24"/>
                </w:rPr>
              </w:del>
            </m:ctrlPr>
          </m:sSubPr>
          <m:e>
            <m:sSubSup>
              <m:sSubSupPr>
                <m:ctrlPr>
                  <w:del w:id="162" w:author="Nepomuceno, Marilia" w:date="2023-05-15T16:39:00Z">
                    <w:rPr>
                      <w:rFonts w:ascii="Cambria Math" w:eastAsia="Cambria Math" w:hAnsi="Cambria Math" w:cs="Cambria Math"/>
                      <w:sz w:val="24"/>
                      <w:szCs w:val="24"/>
                    </w:rPr>
                  </w:del>
                </m:ctrlPr>
              </m:sSubSupPr>
              <m:e>
                <m:r>
                  <w:del w:id="163" w:author="Nepomuceno, Marilia" w:date="2023-05-15T16:39:00Z">
                    <w:rPr>
                      <w:rFonts w:ascii="Cambria Math" w:eastAsia="Cambria Math" w:hAnsi="Cambria Math" w:cs="Cambria Math"/>
                      <w:sz w:val="24"/>
                      <w:szCs w:val="24"/>
                    </w:rPr>
                    <m:t>L</m:t>
                  </w:del>
                </m:r>
              </m:e>
              <m:sub>
                <m:r>
                  <w:del w:id="164" w:author="Nepomuceno, Marilia" w:date="2023-05-15T16:39:00Z">
                    <w:rPr>
                      <w:rFonts w:ascii="Cambria Math" w:eastAsia="Cambria Math" w:hAnsi="Cambria Math" w:cs="Cambria Math"/>
                      <w:sz w:val="24"/>
                      <w:szCs w:val="24"/>
                    </w:rPr>
                    <m:t>x</m:t>
                  </w:del>
                </m:r>
              </m:sub>
              <m:sup>
                <m:r>
                  <w:del w:id="165" w:author="Nepomuceno, Marilia" w:date="2023-05-15T16:39:00Z">
                    <w:rPr>
                      <w:rFonts w:ascii="Cambria Math" w:eastAsia="Cambria Math" w:hAnsi="Cambria Math" w:cs="Cambria Math"/>
                      <w:sz w:val="24"/>
                      <w:szCs w:val="24"/>
                    </w:rPr>
                    <m:t xml:space="preserve"> </m:t>
                  </w:del>
                </m:r>
              </m:sup>
            </m:sSubSup>
          </m:e>
          <m:sub>
            <m:r>
              <w:del w:id="166" w:author="Nepomuceno, Marilia" w:date="2023-05-15T16:39:00Z">
                <w:rPr>
                  <w:rFonts w:ascii="Cambria Math" w:eastAsia="Cambria Math" w:hAnsi="Cambria Math" w:cs="Cambria Math"/>
                  <w:sz w:val="24"/>
                  <w:szCs w:val="24"/>
                </w:rPr>
                <m:t xml:space="preserve"> </m:t>
              </w:del>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del w:id="167" w:author="Nepomuceno, Marilia" w:date="2023-05-15T16:41: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68" w:author="Nepomuceno, Marilia" w:date="2023-05-15T16:41:00Z">
                            <w:rPr>
                              <w:rFonts w:ascii="Cambria Math" w:eastAsia="Cambria Math" w:hAnsi="Cambria Math" w:cs="Cambria Math"/>
                              <w:i/>
                              <w:sz w:val="24"/>
                              <w:szCs w:val="24"/>
                            </w:rPr>
                          </w:ins>
                        </m:ctrlPr>
                      </m:sPrePr>
                      <m:sub>
                        <m:r>
                          <w:ins w:id="169" w:author="Nepomuceno, Marilia" w:date="2023-05-15T16:41:00Z">
                            <w:rPr>
                              <w:rFonts w:ascii="Cambria Math" w:eastAsia="Cambria Math" w:hAnsi="Cambria Math" w:cs="Cambria Math"/>
                              <w:sz w:val="24"/>
                              <w:szCs w:val="24"/>
                            </w:rPr>
                            <m:t>n</m:t>
                          </w:ins>
                        </m:r>
                      </m:sub>
                      <m:sup/>
                      <m:e>
                        <m:r>
                          <w:ins w:id="170" w:author="Nepomuceno, Marilia" w:date="2023-05-15T16:41:00Z">
                            <w:rPr>
                              <w:rFonts w:ascii="Cambria Math" w:eastAsia="Cambria Math" w:hAnsi="Cambria Math" w:cs="Cambria Math"/>
                              <w:sz w:val="24"/>
                              <w:szCs w:val="24"/>
                            </w:rPr>
                            <m:t>π</m:t>
                          </w:ins>
                        </m:r>
                      </m:e>
                    </m:sPre>
                    <m:r>
                      <w:del w:id="171" w:author="Nepomuceno, Marilia" w:date="2023-05-15T16:41:00Z">
                        <w:rPr>
                          <w:rFonts w:ascii="Cambria Math" w:eastAsia="Cambria Math" w:hAnsi="Cambria Math" w:cs="Cambria Math"/>
                          <w:sz w:val="24"/>
                          <w:szCs w:val="24"/>
                        </w:rPr>
                        <m:t>π</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howingPlcHdr/>
        </w:sdtPr>
        <w:sdtContent>
          <w:r w:rsidR="006315A5">
            <w:t xml:space="preserve">     </w:t>
          </w:r>
        </w:sdtContent>
      </w:sdt>
    </w:p>
    <w:p w14:paraId="3998E8D9" w14:textId="77777777" w:rsidR="009372EB" w:rsidRDefault="009372EB" w:rsidP="009372EB">
      <w:pPr>
        <w:spacing w:after="0"/>
        <w:jc w:val="center"/>
        <w:rPr>
          <w:rFonts w:ascii="Arial" w:eastAsia="Arial" w:hAnsi="Arial" w:cs="Arial"/>
          <w:sz w:val="24"/>
          <w:szCs w:val="24"/>
        </w:rPr>
      </w:pPr>
    </w:p>
    <w:p w14:paraId="3A299D88" w14:textId="79878414"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r>
        <w:rPr>
          <w:rFonts w:ascii="Arial" w:eastAsia="Arial" w:hAnsi="Arial" w:cs="Arial"/>
          <w:i/>
          <w:sz w:val="24"/>
          <w:szCs w:val="24"/>
        </w:rPr>
        <w:t xml:space="preserve"> </w:t>
      </w:r>
      <w:r>
        <w:rPr>
          <w:rFonts w:ascii="Arial" w:eastAsia="Arial" w:hAnsi="Arial" w:cs="Arial"/>
          <w:sz w:val="24"/>
          <w:szCs w:val="24"/>
        </w:rPr>
        <w:t xml:space="preserve"> is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r>
        <w:rPr>
          <w:rFonts w:ascii="Arial" w:eastAsia="Arial" w:hAnsi="Arial" w:cs="Arial"/>
          <w:i/>
          <w:sz w:val="24"/>
          <w:szCs w:val="24"/>
        </w:rPr>
        <w:t>x+n</w:t>
      </w:r>
      <w:r>
        <w:rPr>
          <w:rFonts w:ascii="Arial" w:eastAsia="Arial" w:hAnsi="Arial" w:cs="Arial"/>
          <w:sz w:val="24"/>
          <w:szCs w:val="24"/>
        </w:rPr>
        <w:t xml:space="preserve">, </w:t>
      </w:r>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r>
        <w:rPr>
          <w:rFonts w:ascii="Arial" w:eastAsia="Arial" w:hAnsi="Arial" w:cs="Arial"/>
          <w:i/>
          <w:sz w:val="24"/>
          <w:szCs w:val="24"/>
        </w:rPr>
        <w:t>x+n</w:t>
      </w:r>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r>
        <w:rPr>
          <w:rFonts w:ascii="Arial" w:eastAsia="Arial" w:hAnsi="Arial" w:cs="Arial"/>
          <w:i/>
          <w:sz w:val="24"/>
          <w:szCs w:val="24"/>
        </w:rPr>
        <w:t>x+n</w:t>
      </w:r>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sPre>
          <m:sPrePr>
            <m:ctrlPr>
              <w:ins w:id="172" w:author="Nepomuceno, Marilia" w:date="2023-05-15T16:49:00Z">
                <w:rPr>
                  <w:rFonts w:ascii="Cambria Math" w:eastAsia="Arial" w:hAnsi="Cambria Math" w:cs="Arial"/>
                  <w:i/>
                  <w:sz w:val="24"/>
                  <w:szCs w:val="24"/>
                </w:rPr>
              </w:ins>
            </m:ctrlPr>
          </m:sPrePr>
          <m:sub>
            <m:r>
              <w:ins w:id="173" w:author="Nepomuceno, Marilia" w:date="2023-05-15T16:49:00Z">
                <w:rPr>
                  <w:rFonts w:ascii="Cambria Math" w:eastAsia="Arial" w:hAnsi="Cambria Math" w:cs="Arial"/>
                  <w:sz w:val="24"/>
                  <w:szCs w:val="24"/>
                </w:rPr>
                <m:t>n</m:t>
              </w:ins>
            </m:r>
          </m:sub>
          <m:sup/>
          <m:e>
            <m:r>
              <w:ins w:id="174" w:author="Nepomuceno, Marilia" w:date="2023-05-15T16:49:00Z">
                <w:rPr>
                  <w:rFonts w:ascii="Cambria Math" w:eastAsia="Cambria Math" w:hAnsi="Cambria Math" w:cs="Cambria Math"/>
                  <w:sz w:val="24"/>
                  <w:szCs w:val="24"/>
                </w:rPr>
                <m:t>L</m:t>
              </w:ins>
            </m:r>
          </m:e>
        </m:sPre>
        <m:r>
          <w:del w:id="175" w:author="Nepomuceno, Marilia" w:date="2023-05-15T16:49:00Z">
            <w:rPr>
              <w:rFonts w:ascii="Cambria Math" w:eastAsia="Arial" w:hAnsi="Cambria Math" w:cs="Arial"/>
              <w:sz w:val="24"/>
              <w:szCs w:val="24"/>
            </w:rPr>
            <m:t>n</m:t>
          </w:del>
        </m:r>
        <m:r>
          <w:rPr>
            <w:rFonts w:ascii="Cambria Math" w:eastAsia="Cambria Math" w:hAnsi="Cambria Math" w:cs="Cambria Math"/>
            <w:sz w:val="24"/>
            <w:szCs w:val="24"/>
          </w:rPr>
          <m:t xml:space="preserve"> </m:t>
        </m:r>
        <m:r>
          <w:del w:id="176" w:author="Nepomuceno, Marilia" w:date="2023-05-15T16:49:00Z">
            <w:rPr>
              <w:rFonts w:ascii="Cambria Math" w:eastAsia="Cambria Math" w:hAnsi="Cambria Math" w:cs="Cambria Math"/>
              <w:sz w:val="24"/>
              <w:szCs w:val="24"/>
            </w:rPr>
            <m:t>L</m:t>
          </w:del>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commentRangeStart w:id="177"/>
    <w:p w14:paraId="695AEF42"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w:commentRangeEnd w:id="177"/>
          <m:r>
            <m:rPr>
              <m:sty m:val="p"/>
            </m:rPr>
            <w:rPr>
              <w:rStyle w:val="CommentReference"/>
              <w:rFonts w:ascii="Times New Roman" w:eastAsia="Times New Roman" w:hAnsi="Times New Roman" w:cs="Times New Roman"/>
            </w:rPr>
            <w:commentReference w:id="177"/>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w:t>
      </w:r>
      <w:r>
        <w:rPr>
          <w:rFonts w:ascii="Arial" w:eastAsia="Arial" w:hAnsi="Arial" w:cs="Arial"/>
          <w:sz w:val="24"/>
          <w:szCs w:val="24"/>
        </w:rPr>
        <w:lastRenderedPageBreak/>
        <w:t xml:space="preserve">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23F430F2"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178"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del w:id="179"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commentRangeStart w:id="180"/>
      <w:r>
        <w:rPr>
          <w:rFonts w:ascii="Arial" w:eastAsia="Arial" w:hAnsi="Arial" w:cs="Arial"/>
          <w:sz w:val="24"/>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commentRangeEnd w:id="180"/>
      <w:r w:rsidR="00030E32">
        <w:rPr>
          <w:rStyle w:val="CommentReference"/>
          <w:rFonts w:ascii="Times New Roman" w:eastAsia="Times New Roman" w:hAnsi="Times New Roman" w:cs="Times New Roman"/>
        </w:rPr>
        <w:commentReference w:id="180"/>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293B02C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w:t>
      </w:r>
      <w:del w:id="181" w:author="Nepomuceno, Marilia" w:date="2023-05-22T15:42:00Z">
        <w:r w:rsidR="005D2DB9" w:rsidDel="007B7BBB">
          <w:rPr>
            <w:rFonts w:ascii="Arial" w:eastAsia="Arial" w:hAnsi="Arial" w:cs="Arial"/>
            <w:sz w:val="24"/>
            <w:szCs w:val="24"/>
            <w:highlight w:val="white"/>
          </w:rPr>
          <w:delText xml:space="preserve">doctor diagnosed </w:delText>
        </w:r>
      </w:del>
      <w:r w:rsidR="005D2DB9">
        <w:rPr>
          <w:rFonts w:ascii="Arial" w:eastAsia="Arial" w:hAnsi="Arial" w:cs="Arial"/>
          <w:sz w:val="24"/>
          <w:szCs w:val="24"/>
          <w:highlight w:val="white"/>
        </w:rPr>
        <w:t xml:space="preserve">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w:t>
      </w:r>
      <w:del w:id="182" w:author="Nepomuceno, Marilia" w:date="2023-05-22T15:45:00Z">
        <w:r w:rsidR="009639A9" w:rsidRPr="009639A9" w:rsidDel="005512D7">
          <w:rPr>
            <w:rFonts w:ascii="Arial" w:eastAsia="Arial" w:hAnsi="Arial" w:cs="Arial"/>
            <w:sz w:val="24"/>
            <w:szCs w:val="24"/>
          </w:rPr>
          <w:delText xml:space="preserve"> </w:delText>
        </w:r>
        <w:commentRangeStart w:id="183"/>
        <w:r w:rsidR="009639A9" w:rsidRPr="009639A9" w:rsidDel="005512D7">
          <w:rPr>
            <w:rFonts w:ascii="Arial" w:eastAsia="Arial" w:hAnsi="Arial" w:cs="Arial"/>
            <w:sz w:val="24"/>
            <w:szCs w:val="24"/>
          </w:rPr>
          <w:delText>The US age pattern falls between Korea and England</w:delText>
        </w:r>
      </w:del>
      <w:commentRangeEnd w:id="183"/>
      <w:r w:rsidR="00976ADA">
        <w:rPr>
          <w:rStyle w:val="CommentReference"/>
          <w:rFonts w:ascii="Times New Roman" w:eastAsia="Times New Roman" w:hAnsi="Times New Roman" w:cs="Times New Roman"/>
        </w:rPr>
        <w:commentReference w:id="183"/>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91348A"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ins w:id="184" w:author="Nepomuceno, Marilia" w:date="2023-05-22T15:49:00Z">
        <w:r w:rsidR="005D198E">
          <w:rPr>
            <w:rFonts w:ascii="Arial" w:eastAsia="Arial" w:hAnsi="Arial" w:cs="Arial"/>
            <w:sz w:val="24"/>
            <w:szCs w:val="24"/>
          </w:rPr>
          <w:t xml:space="preserve">also </w:t>
        </w:r>
      </w:ins>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w:t>
      </w:r>
      <w:del w:id="185" w:author="Nepomuceno, Marilia" w:date="2023-05-22T15:50:00Z">
        <w:r w:rsidR="00D360A8" w:rsidRPr="00D360A8" w:rsidDel="005D198E">
          <w:rPr>
            <w:rFonts w:ascii="Arial" w:eastAsia="Arial" w:hAnsi="Arial" w:cs="Arial"/>
            <w:sz w:val="24"/>
            <w:szCs w:val="24"/>
          </w:rPr>
          <w:delText xml:space="preserve">already at age 50 and increases at all ages </w:delText>
        </w:r>
      </w:del>
      <w:r w:rsidR="00D360A8" w:rsidRPr="00D360A8">
        <w:rPr>
          <w:rFonts w:ascii="Arial" w:eastAsia="Arial" w:hAnsi="Arial" w:cs="Arial"/>
          <w:sz w:val="24"/>
          <w:szCs w:val="24"/>
        </w:rPr>
        <w:t>for both women and men at all countries. The US has the highest prevalence for women and men at all ages</w:t>
      </w:r>
      <w:del w:id="186" w:author="Nepomuceno, Marilia" w:date="2023-05-22T15:50:00Z">
        <w:r w:rsidR="00D360A8" w:rsidRPr="00D360A8" w:rsidDel="005D198E">
          <w:rPr>
            <w:rFonts w:ascii="Arial" w:eastAsia="Arial" w:hAnsi="Arial" w:cs="Arial"/>
            <w:sz w:val="24"/>
            <w:szCs w:val="24"/>
          </w:rPr>
          <w:delText xml:space="preserve"> compared to all </w:delText>
        </w:r>
        <w:r w:rsidR="00D360A8" w:rsidRPr="00D360A8" w:rsidDel="005D198E">
          <w:rPr>
            <w:rFonts w:ascii="Arial" w:eastAsia="Arial" w:hAnsi="Arial" w:cs="Arial"/>
            <w:sz w:val="24"/>
            <w:szCs w:val="24"/>
          </w:rPr>
          <w:lastRenderedPageBreak/>
          <w:delText>countries</w:delText>
        </w:r>
      </w:del>
      <w:r w:rsidR="00D360A8" w:rsidRPr="00D360A8">
        <w:rPr>
          <w:rFonts w:ascii="Arial" w:eastAsia="Arial" w:hAnsi="Arial" w:cs="Arial"/>
          <w:sz w:val="24"/>
          <w:szCs w:val="24"/>
        </w:rPr>
        <w:t xml:space="preserve">. China is right after the US with </w:t>
      </w:r>
      <w:ins w:id="187" w:author="Nepomuceno, Marilia" w:date="2023-05-22T15:51:00Z">
        <w:r w:rsidR="005D198E">
          <w:rPr>
            <w:rFonts w:ascii="Arial" w:eastAsia="Arial" w:hAnsi="Arial" w:cs="Arial"/>
            <w:sz w:val="24"/>
            <w:szCs w:val="24"/>
          </w:rPr>
          <w:t>high</w:t>
        </w:r>
      </w:ins>
      <w:del w:id="188" w:author="Nepomuceno, Marilia" w:date="2023-05-22T15:51:00Z">
        <w:r w:rsidR="00D360A8" w:rsidRPr="00D360A8" w:rsidDel="005D198E">
          <w:rPr>
            <w:rFonts w:ascii="Arial" w:eastAsia="Arial" w:hAnsi="Arial" w:cs="Arial"/>
            <w:sz w:val="24"/>
            <w:szCs w:val="24"/>
          </w:rPr>
          <w:delText>the highest</w:delText>
        </w:r>
      </w:del>
      <w:r w:rsidR="00D360A8" w:rsidRPr="00D360A8">
        <w:rPr>
          <w:rFonts w:ascii="Arial" w:eastAsia="Arial" w:hAnsi="Arial" w:cs="Arial"/>
          <w:sz w:val="24"/>
          <w:szCs w:val="24"/>
        </w:rPr>
        <w:t xml:space="preserve"> prevalence at </w:t>
      </w:r>
      <w:del w:id="189" w:author="Nepomuceno, Marilia" w:date="2023-05-22T15:51:00Z">
        <w:r w:rsidR="00D360A8" w:rsidRPr="00D360A8" w:rsidDel="005D198E">
          <w:rPr>
            <w:rFonts w:ascii="Arial" w:eastAsia="Arial" w:hAnsi="Arial" w:cs="Arial"/>
            <w:sz w:val="24"/>
            <w:szCs w:val="24"/>
          </w:rPr>
          <w:delText xml:space="preserve">relatively </w:delText>
        </w:r>
      </w:del>
      <w:r w:rsidR="00D360A8" w:rsidRPr="00D360A8">
        <w:rPr>
          <w:rFonts w:ascii="Arial" w:eastAsia="Arial" w:hAnsi="Arial" w:cs="Arial"/>
          <w:sz w:val="24"/>
          <w:szCs w:val="24"/>
        </w:rPr>
        <w:t>younger ages (50-60), but then levels off</w:t>
      </w:r>
      <w:ins w:id="190" w:author="Nepomuceno, Marilia" w:date="2023-05-22T15:52:00Z">
        <w:r w:rsidR="005D198E">
          <w:rPr>
            <w:rFonts w:ascii="Arial" w:eastAsia="Arial" w:hAnsi="Arial" w:cs="Arial"/>
            <w:sz w:val="24"/>
            <w:szCs w:val="24"/>
          </w:rPr>
          <w:t xml:space="preserve"> at older ages</w:t>
        </w:r>
      </w:ins>
      <w:r w:rsidR="00D360A8" w:rsidRPr="00D360A8">
        <w:rPr>
          <w:rFonts w:ascii="Arial" w:eastAsia="Arial" w:hAnsi="Arial" w:cs="Arial"/>
          <w:sz w:val="24"/>
          <w:szCs w:val="24"/>
        </w:rPr>
        <w:t xml:space="preserve">, while other countries still experience </w:t>
      </w:r>
      <w:ins w:id="191" w:author="Nepomuceno, Marilia" w:date="2023-05-22T15:54:00Z">
        <w:r w:rsidR="00D368F2">
          <w:rPr>
            <w:rFonts w:ascii="Arial" w:eastAsia="Arial" w:hAnsi="Arial" w:cs="Arial"/>
            <w:sz w:val="24"/>
            <w:szCs w:val="24"/>
          </w:rPr>
          <w:t xml:space="preserve">a steep </w:t>
        </w:r>
      </w:ins>
      <w:ins w:id="192" w:author="Nepomuceno, Marilia" w:date="2023-05-22T15:55:00Z">
        <w:r w:rsidR="00D368F2">
          <w:rPr>
            <w:rFonts w:ascii="Arial" w:eastAsia="Arial" w:hAnsi="Arial" w:cs="Arial"/>
            <w:sz w:val="24"/>
            <w:szCs w:val="24"/>
          </w:rPr>
          <w:t>age gradient</w:t>
        </w:r>
      </w:ins>
      <w:del w:id="193" w:author="Nepomuceno, Marilia" w:date="2023-05-22T15:55:00Z">
        <w:r w:rsidR="00D360A8" w:rsidRPr="00D360A8" w:rsidDel="000023D0">
          <w:rPr>
            <w:rFonts w:ascii="Arial" w:eastAsia="Arial" w:hAnsi="Arial" w:cs="Arial"/>
            <w:sz w:val="24"/>
            <w:szCs w:val="24"/>
          </w:rPr>
          <w:delText>and</w:delText>
        </w:r>
      </w:del>
      <w:r w:rsidR="00D360A8" w:rsidRPr="00D360A8">
        <w:rPr>
          <w:rFonts w:ascii="Arial" w:eastAsia="Arial" w:hAnsi="Arial" w:cs="Arial"/>
          <w:sz w:val="24"/>
          <w:szCs w:val="24"/>
        </w:rPr>
        <w:t xml:space="preserve"> </w:t>
      </w:r>
      <w:del w:id="194" w:author="Nepomuceno, Marilia" w:date="2023-05-22T15:55:00Z">
        <w:r w:rsidR="00D360A8" w:rsidRPr="00D360A8" w:rsidDel="000023D0">
          <w:rPr>
            <w:rFonts w:ascii="Arial" w:eastAsia="Arial" w:hAnsi="Arial" w:cs="Arial"/>
            <w:sz w:val="24"/>
            <w:szCs w:val="24"/>
          </w:rPr>
          <w:delText>increase</w:delText>
        </w:r>
      </w:del>
      <w:r w:rsidR="00D360A8" w:rsidRPr="00D360A8">
        <w:rPr>
          <w:rFonts w:ascii="Arial" w:eastAsia="Arial" w:hAnsi="Arial" w:cs="Arial"/>
          <w:sz w:val="24"/>
          <w:szCs w:val="24"/>
        </w:rPr>
        <w:t xml:space="preserve"> in prevalence</w:t>
      </w:r>
      <w:del w:id="195" w:author="Nepomuceno, Marilia" w:date="2023-05-22T15:55:00Z">
        <w:r w:rsidR="00D360A8" w:rsidRPr="00D360A8" w:rsidDel="000023D0">
          <w:rPr>
            <w:rFonts w:ascii="Arial" w:eastAsia="Arial" w:hAnsi="Arial" w:cs="Arial"/>
            <w:sz w:val="24"/>
            <w:szCs w:val="24"/>
          </w:rPr>
          <w:delText xml:space="preserve"> with age</w:delText>
        </w:r>
      </w:del>
      <w:r w:rsidR="00D360A8" w:rsidRPr="00D360A8">
        <w:rPr>
          <w:rFonts w:ascii="Arial" w:eastAsia="Arial" w:hAnsi="Arial" w:cs="Arial"/>
          <w:sz w:val="24"/>
          <w:szCs w:val="24"/>
        </w:rPr>
        <w:t xml:space="preserve">. </w:t>
      </w:r>
      <w:ins w:id="196" w:author="Nepomuceno, Marilia" w:date="2023-05-22T15:56:00Z">
        <w:r w:rsidR="000023D0">
          <w:rPr>
            <w:rFonts w:ascii="Arial" w:eastAsia="Arial" w:hAnsi="Arial" w:cs="Arial"/>
            <w:sz w:val="24"/>
            <w:szCs w:val="24"/>
          </w:rPr>
          <w:t xml:space="preserve">India is the country with </w:t>
        </w:r>
      </w:ins>
      <w:del w:id="197" w:author="Nepomuceno, Marilia" w:date="2023-05-22T15:56:00Z">
        <w:r w:rsidR="00D360A8" w:rsidRPr="00D360A8" w:rsidDel="000023D0">
          <w:rPr>
            <w:rFonts w:ascii="Arial" w:eastAsia="Arial" w:hAnsi="Arial" w:cs="Arial"/>
            <w:sz w:val="24"/>
            <w:szCs w:val="24"/>
          </w:rPr>
          <w:delText xml:space="preserve">After age 60, the country with </w:delText>
        </w:r>
      </w:del>
      <w:r w:rsidR="00D360A8" w:rsidRPr="00D360A8">
        <w:rPr>
          <w:rFonts w:ascii="Arial" w:eastAsia="Arial" w:hAnsi="Arial" w:cs="Arial"/>
          <w:sz w:val="24"/>
          <w:szCs w:val="24"/>
        </w:rPr>
        <w:t>the lowest prevalence of at least one chronic condition</w:t>
      </w:r>
      <w:del w:id="198" w:author="Nepomuceno, Marilia" w:date="2023-05-22T15:56:00Z">
        <w:r w:rsidR="00D360A8" w:rsidRPr="00D360A8" w:rsidDel="000023D0">
          <w:rPr>
            <w:rFonts w:ascii="Arial" w:eastAsia="Arial" w:hAnsi="Arial" w:cs="Arial"/>
            <w:sz w:val="24"/>
            <w:szCs w:val="24"/>
          </w:rPr>
          <w:delText xml:space="preserve"> is India</w:delText>
        </w:r>
      </w:del>
      <w:r w:rsidR="00D360A8" w:rsidRPr="00D360A8">
        <w:rPr>
          <w:rFonts w:ascii="Arial" w:eastAsia="Arial" w:hAnsi="Arial" w:cs="Arial"/>
          <w:sz w:val="24"/>
          <w:szCs w:val="24"/>
        </w:rPr>
        <w:t>.</w:t>
      </w:r>
      <w:del w:id="199" w:author="Nepomuceno, Marilia" w:date="2023-05-22T16:00:00Z">
        <w:r w:rsidR="00D360A8" w:rsidRPr="00D360A8" w:rsidDel="00E92DCF">
          <w:rPr>
            <w:rFonts w:ascii="Arial" w:eastAsia="Arial" w:hAnsi="Arial" w:cs="Arial"/>
            <w:sz w:val="24"/>
            <w:szCs w:val="24"/>
          </w:rPr>
          <w:delText xml:space="preserve"> </w:delText>
        </w:r>
      </w:del>
      <w:commentRangeStart w:id="200"/>
      <w:del w:id="201" w:author="Nepomuceno, Marilia" w:date="2023-05-22T15:59:00Z">
        <w:r w:rsidR="00D360A8" w:rsidRPr="00D360A8" w:rsidDel="00E92DCF">
          <w:rPr>
            <w:rFonts w:ascii="Arial" w:eastAsia="Arial" w:hAnsi="Arial" w:cs="Arial"/>
            <w:sz w:val="24"/>
            <w:szCs w:val="24"/>
          </w:rPr>
          <w:delText xml:space="preserve">Among the countries in the European region, Portugal and Poland are the ones with the highest prevalence of at least one chronic condition </w:delText>
        </w:r>
      </w:del>
      <w:del w:id="202" w:author="Nepomuceno, Marilia" w:date="2023-05-22T15:57:00Z">
        <w:r w:rsidR="00D360A8" w:rsidRPr="00D360A8" w:rsidDel="00F76C42">
          <w:rPr>
            <w:rFonts w:ascii="Arial" w:eastAsia="Arial" w:hAnsi="Arial" w:cs="Arial"/>
            <w:sz w:val="24"/>
            <w:szCs w:val="24"/>
          </w:rPr>
          <w:delText>at ages above 60</w:delText>
        </w:r>
        <w:r w:rsidR="00451F62" w:rsidDel="00F76C42">
          <w:rPr>
            <w:rFonts w:ascii="Arial" w:eastAsia="Arial" w:hAnsi="Arial" w:cs="Arial"/>
            <w:sz w:val="24"/>
            <w:szCs w:val="24"/>
          </w:rPr>
          <w:delText xml:space="preserve">, </w:delText>
        </w:r>
        <w:r w:rsidR="00451F62" w:rsidRPr="00D360A8" w:rsidDel="00F76C42">
          <w:rPr>
            <w:rFonts w:ascii="Arial" w:eastAsia="Arial" w:hAnsi="Arial" w:cs="Arial"/>
            <w:sz w:val="24"/>
            <w:szCs w:val="24"/>
          </w:rPr>
          <w:delText xml:space="preserve">as shown in the heat map in </w:delText>
        </w:r>
      </w:del>
      <w:del w:id="203" w:author="Nepomuceno, Marilia" w:date="2023-05-22T15:59:00Z">
        <w:r w:rsidR="00451F62" w:rsidDel="00E92DCF">
          <w:rPr>
            <w:rFonts w:ascii="Arial" w:eastAsia="Arial" w:hAnsi="Arial" w:cs="Arial"/>
            <w:sz w:val="24"/>
            <w:szCs w:val="24"/>
          </w:rPr>
          <w:delText>Panel A</w:delText>
        </w:r>
        <w:r w:rsidR="00A80760" w:rsidDel="00E92DCF">
          <w:rPr>
            <w:rFonts w:ascii="Arial" w:eastAsia="Arial" w:hAnsi="Arial" w:cs="Arial"/>
            <w:sz w:val="24"/>
            <w:szCs w:val="24"/>
          </w:rPr>
          <w:delText xml:space="preserve"> of Figure 1</w:delText>
        </w:r>
      </w:del>
      <w:r w:rsidR="00451F62">
        <w:rPr>
          <w:rFonts w:ascii="Arial" w:eastAsia="Arial" w:hAnsi="Arial" w:cs="Arial"/>
          <w:sz w:val="24"/>
          <w:szCs w:val="24"/>
        </w:rPr>
        <w:t xml:space="preserve">. </w:t>
      </w:r>
      <w:commentRangeEnd w:id="200"/>
      <w:r w:rsidR="00F76C42">
        <w:rPr>
          <w:rStyle w:val="CommentReference"/>
          <w:rFonts w:ascii="Times New Roman" w:eastAsia="Times New Roman" w:hAnsi="Times New Roman" w:cs="Times New Roman"/>
        </w:rPr>
        <w:commentReference w:id="200"/>
      </w:r>
      <w:commentRangeStart w:id="204"/>
      <w:del w:id="205" w:author="Nepomuceno, Marilia" w:date="2023-05-22T16:00:00Z">
        <w:r w:rsidR="00CC54E3" w:rsidDel="00E92DCF">
          <w:rPr>
            <w:rFonts w:ascii="Arial" w:eastAsia="Arial" w:hAnsi="Arial" w:cs="Arial"/>
            <w:sz w:val="24"/>
            <w:szCs w:val="24"/>
          </w:rPr>
          <w:delText xml:space="preserve">India </w:delText>
        </w:r>
        <w:r w:rsidR="00A80760" w:rsidDel="00E92DCF">
          <w:rPr>
            <w:rFonts w:ascii="Arial" w:eastAsia="Arial" w:hAnsi="Arial" w:cs="Arial"/>
            <w:sz w:val="24"/>
            <w:szCs w:val="24"/>
          </w:rPr>
          <w:delText>is the country with</w:delText>
        </w:r>
        <w:r w:rsidR="00CC54E3" w:rsidDel="00E92DCF">
          <w:rPr>
            <w:rFonts w:ascii="Arial" w:eastAsia="Arial" w:hAnsi="Arial" w:cs="Arial"/>
            <w:sz w:val="24"/>
            <w:szCs w:val="24"/>
          </w:rPr>
          <w:delText xml:space="preserve"> the lowest </w:delText>
        </w:r>
        <w:r w:rsidR="00A80760" w:rsidDel="00E92DCF">
          <w:rPr>
            <w:rFonts w:ascii="Arial" w:eastAsia="Arial" w:hAnsi="Arial" w:cs="Arial"/>
            <w:sz w:val="24"/>
            <w:szCs w:val="24"/>
          </w:rPr>
          <w:delText>levels of chronic condition by age</w:delText>
        </w:r>
        <w:commentRangeEnd w:id="204"/>
        <w:r w:rsidR="00E92DCF" w:rsidDel="00E92DCF">
          <w:rPr>
            <w:rStyle w:val="CommentReference"/>
            <w:rFonts w:ascii="Times New Roman" w:eastAsia="Times New Roman" w:hAnsi="Times New Roman" w:cs="Times New Roman"/>
          </w:rPr>
          <w:commentReference w:id="204"/>
        </w:r>
        <w:r w:rsidR="00A80760" w:rsidDel="00E92DCF">
          <w:rPr>
            <w:rFonts w:ascii="Arial" w:eastAsia="Arial" w:hAnsi="Arial" w:cs="Arial"/>
            <w:sz w:val="24"/>
            <w:szCs w:val="24"/>
          </w:rPr>
          <w:delText>, while</w:delText>
        </w:r>
        <w:r w:rsidR="00CC54E3" w:rsidDel="00E92DCF">
          <w:rPr>
            <w:rFonts w:ascii="Arial" w:eastAsia="Arial" w:hAnsi="Arial" w:cs="Arial"/>
            <w:sz w:val="24"/>
            <w:szCs w:val="24"/>
          </w:rPr>
          <w:delText xml:space="preserve"> US, Europe and China the highest, followed closely by Korea.</w:delText>
        </w:r>
      </w:del>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206" w:author="Nepomuceno, Marilia" w:date="2023-05-22T16:14:00Z"/>
          <w:rFonts w:ascii="Arial" w:eastAsia="Arial" w:hAnsi="Arial" w:cs="Arial"/>
          <w:sz w:val="24"/>
          <w:szCs w:val="24"/>
        </w:rPr>
      </w:pPr>
      <w:ins w:id="207" w:author="Nepomuceno, Marilia" w:date="2023-05-22T16:14:00Z">
        <w:r w:rsidRPr="00B57718">
          <w:rPr>
            <w:rFonts w:ascii="Arial" w:eastAsia="Arial" w:hAnsi="Arial" w:cs="Arial"/>
            <w:sz w:val="24"/>
            <w:szCs w:val="24"/>
            <w:highlight w:val="yellow"/>
            <w:rPrChange w:id="208" w:author="Nepomuceno, Marilia" w:date="2023-05-22T16:16:00Z">
              <w:rPr>
                <w:rFonts w:ascii="Arial" w:eastAsia="Arial" w:hAnsi="Arial" w:cs="Arial"/>
                <w:sz w:val="24"/>
                <w:szCs w:val="24"/>
              </w:rPr>
            </w:rPrChange>
          </w:rPr>
          <w:t>I think that before we start writing about the components of the gap we should w</w:t>
        </w:r>
      </w:ins>
      <w:ins w:id="209" w:author="Nepomuceno, Marilia" w:date="2023-05-22T16:15:00Z">
        <w:r w:rsidRPr="00B57718">
          <w:rPr>
            <w:rFonts w:ascii="Arial" w:eastAsia="Arial" w:hAnsi="Arial" w:cs="Arial"/>
            <w:sz w:val="24"/>
            <w:szCs w:val="24"/>
            <w:highlight w:val="yellow"/>
            <w:rPrChange w:id="210" w:author="Nepomuceno, Marilia" w:date="2023-05-22T16:16:00Z">
              <w:rPr>
                <w:rFonts w:ascii="Arial" w:eastAsia="Arial" w:hAnsi="Arial" w:cs="Arial"/>
                <w:sz w:val="24"/>
                <w:szCs w:val="24"/>
              </w:rPr>
            </w:rPrChange>
          </w:rPr>
          <w:t>rite about the total gap.</w:t>
        </w:r>
      </w:ins>
      <w:ins w:id="211" w:author="Nepomuceno, Marilia" w:date="2023-05-22T16:16:00Z">
        <w:r w:rsidR="00B57718">
          <w:rPr>
            <w:rFonts w:ascii="Arial" w:eastAsia="Arial" w:hAnsi="Arial" w:cs="Arial"/>
            <w:sz w:val="24"/>
            <w:szCs w:val="24"/>
            <w:highlight w:val="yellow"/>
          </w:rPr>
          <w:t xml:space="preserve"> I am thinking if we should show table 1 before</w:t>
        </w:r>
      </w:ins>
      <w:ins w:id="212" w:author="Nepomuceno, Marilia" w:date="2023-05-22T16:17:00Z">
        <w:r w:rsidR="00B57718">
          <w:rPr>
            <w:rFonts w:ascii="Arial" w:eastAsia="Arial" w:hAnsi="Arial" w:cs="Arial"/>
            <w:sz w:val="24"/>
            <w:szCs w:val="24"/>
            <w:highlight w:val="yellow"/>
          </w:rPr>
          <w:t xml:space="preserve"> or maybe include another bar in Panel A with the total gap</w:t>
        </w:r>
      </w:ins>
      <w:ins w:id="213" w:author="Nepomuceno, Marilia" w:date="2023-05-22T16:16:00Z">
        <w:r w:rsidR="00B57718">
          <w:rPr>
            <w:rFonts w:ascii="Arial" w:eastAsia="Arial" w:hAnsi="Arial" w:cs="Arial"/>
            <w:sz w:val="24"/>
            <w:szCs w:val="24"/>
            <w:highlight w:val="yellow"/>
          </w:rPr>
          <w:t>.</w:t>
        </w:r>
      </w:ins>
    </w:p>
    <w:p w14:paraId="1ED06CF2" w14:textId="12A61CA7"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del w:id="214" w:author="Nepomuceno, Marilia" w:date="2023-05-22T16:01:00Z">
        <w:r w:rsidR="00322FE2" w:rsidDel="00922CA0">
          <w:rPr>
            <w:rFonts w:ascii="Arial" w:eastAsia="Arial" w:hAnsi="Arial" w:cs="Arial"/>
            <w:sz w:val="24"/>
            <w:szCs w:val="24"/>
          </w:rPr>
          <w:delText xml:space="preserve">above </w:delText>
        </w:r>
      </w:del>
      <w:ins w:id="215" w:author="Nepomuceno, Marilia" w:date="2023-05-22T16:01:00Z">
        <w:r w:rsidR="00922CA0">
          <w:rPr>
            <w:rFonts w:ascii="Arial" w:eastAsia="Arial" w:hAnsi="Arial" w:cs="Arial"/>
            <w:sz w:val="24"/>
            <w:szCs w:val="24"/>
          </w:rPr>
          <w:t xml:space="preserve">at </w:t>
        </w:r>
      </w:ins>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del w:id="216" w:author="Nepomuceno, Marilia" w:date="2023-05-22T16:05:00Z">
        <w:r w:rsidR="00CB15D6" w:rsidDel="00631506">
          <w:rPr>
            <w:rFonts w:ascii="Arial" w:eastAsia="Arial" w:hAnsi="Arial" w:cs="Arial"/>
            <w:sz w:val="24"/>
            <w:szCs w:val="24"/>
          </w:rPr>
          <w:delText xml:space="preserve">In Panel A, </w:delText>
        </w:r>
        <w:r w:rsidR="00F14BF8" w:rsidDel="00631506">
          <w:rPr>
            <w:rFonts w:ascii="Arial" w:eastAsia="Arial" w:hAnsi="Arial" w:cs="Arial"/>
            <w:sz w:val="24"/>
            <w:szCs w:val="24"/>
          </w:rPr>
          <w:delText>all</w:delText>
        </w:r>
        <w:r w:rsidR="00BF094D" w:rsidDel="00631506">
          <w:rPr>
            <w:rFonts w:ascii="Arial" w:eastAsia="Arial" w:hAnsi="Arial" w:cs="Arial"/>
            <w:sz w:val="24"/>
            <w:szCs w:val="24"/>
          </w:rPr>
          <w:delText xml:space="preserve"> countries and the mortality and disability effects at ages 60+</w:delText>
        </w:r>
        <w:r w:rsidR="00F14BF8" w:rsidDel="00631506">
          <w:rPr>
            <w:rFonts w:ascii="Arial" w:eastAsia="Arial" w:hAnsi="Arial" w:cs="Arial"/>
            <w:sz w:val="24"/>
            <w:szCs w:val="24"/>
          </w:rPr>
          <w:delText xml:space="preserve"> are shown</w:delText>
        </w:r>
        <w:r w:rsidR="00BF094D" w:rsidDel="00631506">
          <w:rPr>
            <w:rFonts w:ascii="Arial" w:eastAsia="Arial" w:hAnsi="Arial" w:cs="Arial"/>
            <w:sz w:val="24"/>
            <w:szCs w:val="24"/>
          </w:rPr>
          <w:delText xml:space="preserve">. </w:delText>
        </w:r>
      </w:del>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xml:space="preserve">, </w:t>
      </w:r>
      <w:r w:rsidR="00FA5180" w:rsidRPr="00A80760">
        <w:rPr>
          <w:rFonts w:ascii="Arial" w:eastAsia="Arial" w:hAnsi="Arial" w:cs="Arial"/>
          <w:sz w:val="24"/>
          <w:szCs w:val="24"/>
        </w:rPr>
        <w:lastRenderedPageBreak/>
        <w:t>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ins w:id="217" w:author="Nepomuceno, Marilia" w:date="2023-05-22T16:02:00Z">
        <w:r w:rsidR="001C227A">
          <w:rPr>
            <w:rFonts w:ascii="Arial" w:eastAsia="Arial" w:hAnsi="Arial" w:cs="Arial"/>
            <w:sz w:val="24"/>
            <w:szCs w:val="24"/>
          </w:rPr>
          <w:t xml:space="preserve">(women-men) </w:t>
        </w:r>
      </w:ins>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w:t>
      </w:r>
      <w:r w:rsidR="00036D14">
        <w:rPr>
          <w:rFonts w:ascii="Arial" w:eastAsia="Arial" w:hAnsi="Arial" w:cs="Arial"/>
          <w:sz w:val="24"/>
          <w:szCs w:val="24"/>
        </w:rPr>
        <w:lastRenderedPageBreak/>
        <w:t xml:space="preserve">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ins w:id="218"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ins w:id="219"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  -0.46]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  -0.27]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ins w:id="220" w:author="Nepomuceno, Marilia" w:date="2023-05-22T16:30:00Z">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ins>
      <w:del w:id="221"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  -0.01]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[-0.19,  0.03]</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[-0.05,  0.22]</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[-0.43,  0.10]</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4D175188" w:rsidR="00B133DD" w:rsidRPr="005A0B32" w:rsidRDefault="00ED5BF3">
      <w:pPr>
        <w:keepNext/>
        <w:spacing w:before="240" w:after="240" w:line="360" w:lineRule="auto"/>
        <w:jc w:val="both"/>
        <w:rPr>
          <w:rFonts w:ascii="Arial" w:eastAsia="Arial" w:hAnsi="Arial" w:cs="Arial"/>
          <w:sz w:val="24"/>
          <w:szCs w:val="24"/>
          <w:highlight w:val="white"/>
        </w:rPr>
      </w:pPr>
      <w:ins w:id="222" w:author="Nepomuceno, Marilia" w:date="2023-05-22T16:31:00Z">
        <w:r w:rsidRPr="00ED5BF3">
          <w:rPr>
            <w:rFonts w:ascii="Arial" w:eastAsia="Arial" w:hAnsi="Arial" w:cs="Arial"/>
            <w:sz w:val="24"/>
            <w:szCs w:val="24"/>
          </w:rPr>
          <w:t>Figure 4 highlights the substantial variations in country rankings when considering gaps in DFLE and CFLE compared to the contributions of</w:t>
        </w:r>
      </w:ins>
      <w:ins w:id="223" w:author="Nepomuceno, Marilia" w:date="2023-05-22T16:36:00Z">
        <w:r w:rsidR="004C0A67">
          <w:rPr>
            <w:rFonts w:ascii="Arial" w:eastAsia="Arial" w:hAnsi="Arial" w:cs="Arial"/>
            <w:sz w:val="24"/>
            <w:szCs w:val="24"/>
          </w:rPr>
          <w:t xml:space="preserve"> the</w:t>
        </w:r>
      </w:ins>
      <w:ins w:id="224" w:author="Nepomuceno, Marilia" w:date="2023-05-22T16:31:00Z">
        <w:r w:rsidRPr="00ED5BF3">
          <w:rPr>
            <w:rFonts w:ascii="Arial" w:eastAsia="Arial" w:hAnsi="Arial" w:cs="Arial"/>
            <w:sz w:val="24"/>
            <w:szCs w:val="24"/>
          </w:rPr>
          <w:t xml:space="preserve"> </w:t>
        </w:r>
      </w:ins>
      <w:ins w:id="225" w:author="Nepomuceno, Marilia" w:date="2023-05-22T16:34:00Z">
        <w:r w:rsidR="00C035F2">
          <w:rPr>
            <w:rFonts w:ascii="Arial" w:eastAsia="Arial" w:hAnsi="Arial" w:cs="Arial"/>
            <w:sz w:val="24"/>
            <w:szCs w:val="24"/>
          </w:rPr>
          <w:t>health</w:t>
        </w:r>
      </w:ins>
      <w:ins w:id="226" w:author="Nepomuceno, Marilia" w:date="2023-05-22T16:31:00Z">
        <w:r w:rsidRPr="00ED5BF3">
          <w:rPr>
            <w:rFonts w:ascii="Arial" w:eastAsia="Arial" w:hAnsi="Arial" w:cs="Arial"/>
            <w:sz w:val="24"/>
            <w:szCs w:val="24"/>
          </w:rPr>
          <w:t xml:space="preserve"> effect.</w:t>
        </w:r>
      </w:ins>
      <w:del w:id="227" w:author="Nepomuceno, Marilia" w:date="2023-05-22T16:34:00Z">
        <w:r w:rsidR="005A0B32" w:rsidDel="00C035F2">
          <w:rPr>
            <w:rFonts w:ascii="Arial" w:eastAsia="Arial" w:hAnsi="Arial" w:cs="Arial"/>
            <w:sz w:val="24"/>
            <w:szCs w:val="24"/>
            <w:highlight w:val="white"/>
          </w:rPr>
          <w:delText>As seen in Figure 4, countries can have very different rankings if the criteria adopted are gaps in DFLE and CFLE versus the contribution of disability and mortality effects</w:delText>
        </w:r>
        <w:r w:rsidR="005A0B32" w:rsidDel="004C0A67">
          <w:rPr>
            <w:rFonts w:ascii="Arial" w:eastAsia="Arial" w:hAnsi="Arial" w:cs="Arial"/>
            <w:sz w:val="24"/>
            <w:szCs w:val="24"/>
            <w:highlight w:val="white"/>
          </w:rPr>
          <w:delText>.</w:delText>
        </w:r>
      </w:del>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lastRenderedPageBreak/>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228"/>
      <w:r w:rsidR="00C27F32">
        <w:rPr>
          <w:rFonts w:ascii="Arial" w:eastAsia="Arial" w:hAnsi="Arial" w:cs="Arial"/>
          <w:sz w:val="24"/>
          <w:szCs w:val="24"/>
          <w:highlight w:val="white"/>
        </w:rPr>
        <w:t xml:space="preserve">contribution of </w:t>
      </w:r>
      <w:commentRangeEnd w:id="228"/>
      <w:r w:rsidR="004C0A67">
        <w:rPr>
          <w:rStyle w:val="CommentReference"/>
          <w:rFonts w:ascii="Times New Roman" w:eastAsia="Times New Roman" w:hAnsi="Times New Roman" w:cs="Times New Roman"/>
        </w:rPr>
        <w:commentReference w:id="228"/>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xml:space="preserve">. Aggregate indices, such as the World Bank Global Gender Gap Index, measure gender equality based on gaps between women and men across health, education, economy, and politics. Likewise, the WHO European Health Equity Status Report initiative (HESRi)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lastRenderedPageBreak/>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lastRenderedPageBreak/>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 xml:space="preserve">It </w:t>
      </w:r>
      <w:r w:rsidR="00A50CB3">
        <w:rPr>
          <w:rFonts w:ascii="Arial" w:eastAsia="Arial" w:hAnsi="Arial" w:cs="Arial"/>
          <w:color w:val="000000"/>
          <w:sz w:val="24"/>
          <w:szCs w:val="24"/>
        </w:rPr>
        <w:lastRenderedPageBreak/>
        <w:t>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This paper uses data from SHARE Wave 6 (10.6103/SHARE.w6.800), see Börsch-Supan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w:t>
      </w:r>
      <w:r>
        <w:rPr>
          <w:rFonts w:ascii="Arial" w:eastAsia="Arial" w:hAnsi="Arial" w:cs="Arial"/>
          <w:sz w:val="24"/>
          <w:szCs w:val="24"/>
          <w:highlight w:val="white"/>
        </w:rPr>
        <w:lastRenderedPageBreak/>
        <w:t>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KLoSA dataset and Codebook, Version C as of June 2019 developed by the Gateway to Global Aging Data. The development of the Harmonized KLoSA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Estadística y Geografía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This work is supported within the EU Framework Programme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lastRenderedPageBreak/>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Nusselder W, Looman C (2004) Decomposition of differences in health expectancy by cause. </w:t>
      </w:r>
      <w:r w:rsidRPr="009C620F">
        <w:rPr>
          <w:rFonts w:ascii="Arial" w:hAnsi="Arial" w:cs="Arial"/>
          <w:noProof/>
          <w:sz w:val="24"/>
          <w:szCs w:val="24"/>
        </w:rPr>
        <w:lastRenderedPageBreak/>
        <w:t>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2"/>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w:t>
      </w:r>
      <w:r w:rsidRPr="00B30A51">
        <w:rPr>
          <w:rFonts w:ascii="Arial" w:eastAsia="Arial" w:hAnsi="Arial" w:cs="Arial"/>
          <w:sz w:val="24"/>
          <w:szCs w:val="24"/>
        </w:rPr>
        <w:lastRenderedPageBreak/>
        <w:t xml:space="preserve">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RwDIABE, RwCANCRE, RwLUNGE, RwHEARTE, RwSTROKE, and RwARTHRE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“chronic_sum” refers to the total number of conditions ever diagnosed. “chronic_severe”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RwRECCANCR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RwRECHRTATT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lastRenderedPageBreak/>
        <w:t>US (HRS).</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makes adjustments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lastRenderedPageBreak/>
        <w:t>India (LASI).</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Pr>
          <w:rFonts w:ascii="Arial" w:eastAsia="Arial" w:hAnsi="Arial" w:cs="Arial"/>
          <w:sz w:val="24"/>
          <w:szCs w:val="24"/>
        </w:rPr>
        <w:t xml:space="preserve"> </w:t>
      </w:r>
      <w:r w:rsidRPr="009070BA">
        <w:rPr>
          <w:rFonts w:ascii="Arial" w:eastAsia="Arial" w:hAnsi="Arial" w:cs="Arial"/>
          <w:sz w:val="24"/>
          <w:szCs w:val="24"/>
        </w:rPr>
        <w:t>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makes adjustments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 xml:space="preserve">The Korean Longitudinal Study of Ageing (KLoSA)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KLoSA surveys respondents every two years. Funded by the Korean Ministry of Labor, the Korean Institute of Labor (KLI) collected the first two waves, and the Korea Employment Information Service (KEIS) collected the Waves 3, 4, 5 and 6 of KLoSA, with the first wave of the KLoSA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hamornized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lastRenderedPageBreak/>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lastRenderedPageBreak/>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lastRenderedPageBreak/>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2">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3"/>
          <w:footerReference w:type="default" r:id="rId24"/>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of  each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0pt;height:395.5pt" o:ole="">
            <v:imagedata r:id="rId25" o:title=""/>
          </v:shape>
          <o:OLEObject Type="Embed" ProgID="Excel.Sheet.12" ShapeID="_x0000_i1025" DrawAspect="Content" ObjectID="_1748420061" r:id="rId26"/>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p>
    <w:sectPr w:rsidR="0009777F" w:rsidRPr="00B30A51" w:rsidSect="00B7657D">
      <w:headerReference w:type="default" r:id="rId33"/>
      <w:footerReference w:type="default" r:id="rId3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Nepomuceno, Marilia" w:date="2023-05-16T09:40:00Z" w:initials="NM">
    <w:p w14:paraId="2FFA7377" w14:textId="46C41641" w:rsidR="004B0C1F" w:rsidRPr="00742769" w:rsidRDefault="004B0C1F">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119" w:author="Nepomuceno, Marilia" w:date="2023-05-15T16:29:00Z" w:initials="NM">
    <w:p w14:paraId="47ABE283" w14:textId="3CC64B27" w:rsidR="0055444C" w:rsidRDefault="0055444C">
      <w:pPr>
        <w:pStyle w:val="CommentText"/>
      </w:pPr>
      <w:r>
        <w:rPr>
          <w:rStyle w:val="CommentReference"/>
        </w:rPr>
        <w:annotationRef/>
      </w:r>
      <w:r w:rsidRPr="00742769">
        <w:rPr>
          <w:lang w:val="pt-BR"/>
        </w:rPr>
        <w:t>Nao sei se este paragrafo deveria estar aqui.</w:t>
      </w:r>
      <w:r w:rsidR="00AE3669" w:rsidRPr="00742769">
        <w:rPr>
          <w:lang w:val="pt-BR"/>
        </w:rPr>
        <w:t xml:space="preserve"> </w:t>
      </w:r>
      <w:r w:rsidR="00AE3669">
        <w:t>Eu usaria no resumo</w:t>
      </w:r>
      <w:r>
        <w:t xml:space="preserve"> </w:t>
      </w:r>
    </w:p>
  </w:comment>
  <w:comment w:id="124" w:author="Nepomuceno, Marilia" w:date="2023-05-22T15:36:00Z" w:initials="NM">
    <w:p w14:paraId="78B6346F" w14:textId="2A451DC0" w:rsidR="00A87123" w:rsidRDefault="00A87123">
      <w:pPr>
        <w:pStyle w:val="CommentText"/>
      </w:pPr>
      <w:r>
        <w:rPr>
          <w:rStyle w:val="CommentReference"/>
        </w:rPr>
        <w:annotationRef/>
      </w:r>
      <w:r>
        <w:t>I am not sure if this sentence is clear.</w:t>
      </w:r>
    </w:p>
  </w:comment>
  <w:comment w:id="129" w:author="Nepomuceno, Marilia" w:date="2023-05-15T16:35:00Z" w:initials="NM">
    <w:p w14:paraId="06FB7D7E" w14:textId="223A64F0" w:rsidR="006315A5" w:rsidRPr="00742769" w:rsidRDefault="006315A5">
      <w:pPr>
        <w:pStyle w:val="CommentText"/>
        <w:rPr>
          <w:lang w:val="pt-BR"/>
        </w:rPr>
      </w:pPr>
      <w:r>
        <w:rPr>
          <w:rStyle w:val="CommentReference"/>
        </w:rPr>
        <w:annotationRef/>
      </w:r>
      <w:r w:rsidRPr="00742769">
        <w:rPr>
          <w:lang w:val="pt-BR"/>
        </w:rPr>
        <w:t>Tirei pq vc ja falou que as variaveis sao harmonizadas</w:t>
      </w:r>
    </w:p>
  </w:comment>
  <w:comment w:id="177" w:author="Nepomuceno, Marilia" w:date="2023-05-15T16:51:00Z" w:initials="NM">
    <w:p w14:paraId="08B847EC" w14:textId="7CACE912" w:rsidR="00F650B5" w:rsidRPr="00742769" w:rsidRDefault="00F650B5">
      <w:pPr>
        <w:pStyle w:val="CommentText"/>
        <w:rPr>
          <w:lang w:val="pt-BR"/>
        </w:rPr>
      </w:pPr>
      <w:r>
        <w:rPr>
          <w:rStyle w:val="CommentReference"/>
        </w:rPr>
        <w:annotationRef/>
      </w:r>
      <w:r w:rsidRPr="00742769">
        <w:rPr>
          <w:lang w:val="pt-BR"/>
        </w:rPr>
        <w:t xml:space="preserve">As equacoes estao erradas. O “n” deve ser subescrito. Tentei arrumar </w:t>
      </w:r>
      <w:r w:rsidR="008947CA" w:rsidRPr="00742769">
        <w:rPr>
          <w:lang w:val="pt-BR"/>
        </w:rPr>
        <w:t>em cima</w:t>
      </w:r>
      <w:r w:rsidRPr="00742769">
        <w:rPr>
          <w:lang w:val="pt-BR"/>
        </w:rPr>
        <w:t xml:space="preserve"> mas nao sei se vai dar certo rs. Tem que arrumar aqui tambem</w:t>
      </w:r>
    </w:p>
  </w:comment>
  <w:comment w:id="180" w:author="Nepomuceno, Marilia" w:date="2023-05-15T16:53:00Z" w:initials="NM">
    <w:p w14:paraId="48DD8B21" w14:textId="0B3CEEB2" w:rsidR="00030E32" w:rsidRPr="00742769" w:rsidRDefault="00030E32">
      <w:pPr>
        <w:pStyle w:val="CommentText"/>
        <w:rPr>
          <w:lang w:val="pt-BR"/>
        </w:rPr>
      </w:pPr>
      <w:r>
        <w:rPr>
          <w:rStyle w:val="CommentReference"/>
        </w:rPr>
        <w:annotationRef/>
      </w:r>
      <w:r w:rsidRPr="00742769">
        <w:rPr>
          <w:lang w:val="pt-BR"/>
        </w:rPr>
        <w:t>Precisamos especificar isso aq</w:t>
      </w:r>
      <w:r w:rsidR="00D47D5E" w:rsidRPr="00742769">
        <w:rPr>
          <w:lang w:val="pt-BR"/>
        </w:rPr>
        <w:t>ui ou no material suplementar? Se sim</w:t>
      </w:r>
      <w:r w:rsidR="000C0847" w:rsidRPr="00742769">
        <w:rPr>
          <w:lang w:val="pt-BR"/>
        </w:rPr>
        <w:t>,</w:t>
      </w:r>
      <w:r w:rsidR="00D47D5E" w:rsidRPr="00742769">
        <w:rPr>
          <w:lang w:val="pt-BR"/>
        </w:rPr>
        <w:t xml:space="preserve"> temos q reescrever, </w:t>
      </w:r>
      <w:r w:rsidR="000C0847" w:rsidRPr="00742769">
        <w:rPr>
          <w:lang w:val="pt-BR"/>
        </w:rPr>
        <w:t xml:space="preserve">aqui </w:t>
      </w:r>
      <w:r w:rsidR="00D47D5E" w:rsidRPr="00742769">
        <w:rPr>
          <w:lang w:val="pt-BR"/>
        </w:rPr>
        <w:t>esta</w:t>
      </w:r>
      <w:r w:rsidR="000C0847" w:rsidRPr="00742769">
        <w:rPr>
          <w:lang w:val="pt-BR"/>
        </w:rPr>
        <w:t>h</w:t>
      </w:r>
      <w:r w:rsidR="00D47D5E" w:rsidRPr="00742769">
        <w:rPr>
          <w:lang w:val="pt-BR"/>
        </w:rPr>
        <w:t xml:space="preserve"> a copia do nosso artigo do VYB</w:t>
      </w:r>
    </w:p>
  </w:comment>
  <w:comment w:id="183" w:author="Nepomuceno, Marilia" w:date="2023-05-22T15:45:00Z" w:initials="NM">
    <w:p w14:paraId="7845F7DD" w14:textId="1B2CA405" w:rsidR="00976ADA" w:rsidRDefault="00976ADA">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200" w:author="Nepomuceno, Marilia" w:date="2023-05-22T15:58:00Z" w:initials="NM">
    <w:p w14:paraId="232FAB8C" w14:textId="50F63836" w:rsidR="00F76C42" w:rsidRDefault="00F76C42">
      <w:pPr>
        <w:pStyle w:val="CommentText"/>
      </w:pPr>
      <w:r>
        <w:rPr>
          <w:rStyle w:val="CommentReference"/>
        </w:rPr>
        <w:annotationRef/>
      </w:r>
      <w:r>
        <w:t>Personal opinion: I am not sure if you should highlight the panel A here. It would be easier for the reader to focus on panel B in this paragraph.</w:t>
      </w:r>
    </w:p>
  </w:comment>
  <w:comment w:id="204" w:author="Nepomuceno, Marilia" w:date="2023-05-22T15:59:00Z" w:initials="NM">
    <w:p w14:paraId="7D37B806" w14:textId="3C1439A4" w:rsidR="00E92DCF" w:rsidRDefault="00E92DCF">
      <w:pPr>
        <w:pStyle w:val="CommentText"/>
      </w:pPr>
      <w:r>
        <w:rPr>
          <w:rStyle w:val="CommentReference"/>
        </w:rPr>
        <w:annotationRef/>
      </w:r>
      <w:r>
        <w:t>Removed because you have already mentioned it.</w:t>
      </w:r>
    </w:p>
  </w:comment>
  <w:comment w:id="228" w:author="Nepomuceno, Marilia" w:date="2023-05-22T16:38:00Z" w:initials="NM">
    <w:p w14:paraId="129FB4D6" w14:textId="1ECDEBBB" w:rsidR="004C0A67" w:rsidRPr="00742769" w:rsidRDefault="004C0A67">
      <w:pPr>
        <w:pStyle w:val="CommentText"/>
        <w:rPr>
          <w:lang w:val="pt-BR"/>
        </w:rPr>
      </w:pPr>
      <w:r>
        <w:rPr>
          <w:rStyle w:val="CommentReference"/>
        </w:rPr>
        <w:annotationRef/>
      </w:r>
      <w:r w:rsidR="001C10B3" w:rsidRPr="00742769">
        <w:rPr>
          <w:lang w:val="pt-BR"/>
        </w:rPr>
        <w:t>Estou pensando nesta figura… Vc nao esta usando</w:t>
      </w:r>
      <w:r w:rsidRPr="00742769">
        <w:rPr>
          <w:lang w:val="pt-BR"/>
        </w:rPr>
        <w:t xml:space="preserve"> o valor absoluto da contribuicao</w:t>
      </w:r>
      <w:r w:rsidR="001C10B3" w:rsidRPr="00742769">
        <w:rPr>
          <w:lang w:val="pt-BR"/>
        </w:rPr>
        <w:t xml:space="preserve"> nem do gap. Sera que deveriamos usar?</w:t>
      </w:r>
      <w:r w:rsidR="00A63E64" w:rsidRPr="00742769">
        <w:rPr>
          <w:lang w:val="pt-BR"/>
        </w:rPr>
        <w:t xml:space="preserve"> </w:t>
      </w:r>
      <w:r w:rsidR="001C10B3" w:rsidRPr="00742769">
        <w:rPr>
          <w:lang w:val="pt-BR"/>
        </w:rPr>
        <w:t xml:space="preserve">Ex: </w:t>
      </w:r>
      <w:r w:rsidR="00A63E64" w:rsidRPr="00742769">
        <w:rPr>
          <w:lang w:val="pt-BR"/>
        </w:rPr>
        <w:t>dinamarca e US tem o mesmo valor absolut</w:t>
      </w:r>
      <w:r w:rsidR="001C10B3" w:rsidRPr="00742769">
        <w:rPr>
          <w:lang w:val="pt-BR"/>
        </w:rPr>
        <w:t>o</w:t>
      </w:r>
      <w:r w:rsidR="00A63E64" w:rsidRPr="00742769">
        <w:rPr>
          <w:lang w:val="pt-BR"/>
        </w:rPr>
        <w:t xml:space="preserve"> da contribuicao da disability, mas dinamarca eh positiv</w:t>
      </w:r>
      <w:r w:rsidR="001C10B3" w:rsidRPr="00742769">
        <w:rPr>
          <w:lang w:val="pt-BR"/>
        </w:rPr>
        <w:t>o</w:t>
      </w:r>
      <w:r w:rsidR="00A63E64" w:rsidRPr="00742769">
        <w:rPr>
          <w:lang w:val="pt-BR"/>
        </w:rPr>
        <w:t xml:space="preserve"> e US </w:t>
      </w:r>
      <w:r w:rsidR="001C10B3" w:rsidRPr="00742769">
        <w:rPr>
          <w:lang w:val="pt-BR"/>
        </w:rPr>
        <w:t>negativo.</w:t>
      </w:r>
      <w:r w:rsidR="00763E60" w:rsidRPr="00742769">
        <w:rPr>
          <w:lang w:val="pt-BR"/>
        </w:rPr>
        <w:t xml:space="preserve"> Sera que seria mais coerente fazer o ranking dos valores absolutos?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0"/>
  <w15:commentEx w15:paraId="47ABE283" w15:done="0"/>
  <w15:commentEx w15:paraId="78B6346F" w15:done="0"/>
  <w15:commentEx w15:paraId="06FB7D7E" w15:done="0"/>
  <w15:commentEx w15:paraId="08B847EC" w15:done="0"/>
  <w15:commentEx w15:paraId="48DD8B21" w15:done="0"/>
  <w15:commentEx w15:paraId="7845F7DD" w15:done="0"/>
  <w15:commentEx w15:paraId="232FAB8C" w15:done="0"/>
  <w15:commentEx w15:paraId="7D37B806" w15:done="0"/>
  <w15:commentEx w15:paraId="129FB4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47ABE283" w16cid:durableId="280CDC6E"/>
  <w16cid:commentId w16cid:paraId="78B6346F" w16cid:durableId="28160A94"/>
  <w16cid:commentId w16cid:paraId="06FB7D7E" w16cid:durableId="280CDDBF"/>
  <w16cid:commentId w16cid:paraId="08B847EC" w16cid:durableId="280CE18E"/>
  <w16cid:commentId w16cid:paraId="48DD8B21" w16cid:durableId="280CE206"/>
  <w16cid:commentId w16cid:paraId="7845F7DD" w16cid:durableId="28160C9D"/>
  <w16cid:commentId w16cid:paraId="232FAB8C" w16cid:durableId="28160F88"/>
  <w16cid:commentId w16cid:paraId="7D37B806" w16cid:durableId="28160FEB"/>
  <w16cid:commentId w16cid:paraId="129FB4D6" w16cid:durableId="28161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AA58" w14:textId="77777777" w:rsidR="00925E02" w:rsidRDefault="00925E02">
      <w:pPr>
        <w:spacing w:after="0"/>
      </w:pPr>
      <w:r>
        <w:separator/>
      </w:r>
    </w:p>
  </w:endnote>
  <w:endnote w:type="continuationSeparator" w:id="0">
    <w:p w14:paraId="7C91A86F" w14:textId="77777777" w:rsidR="00925E02" w:rsidRDefault="00925E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9D1D4B" w:rsidRDefault="009D1D4B">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9D1D4B" w:rsidRDefault="009D1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9D1D4B" w:rsidRDefault="009D1D4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9D1D4B" w:rsidRDefault="009D1D4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2A1B8" w14:textId="77777777" w:rsidR="00925E02" w:rsidRDefault="00925E02">
      <w:pPr>
        <w:spacing w:after="0"/>
      </w:pPr>
      <w:r>
        <w:separator/>
      </w:r>
    </w:p>
  </w:footnote>
  <w:footnote w:type="continuationSeparator" w:id="0">
    <w:p w14:paraId="7E7A34F4" w14:textId="77777777" w:rsidR="00925E02" w:rsidRDefault="00925E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9D1D4B" w:rsidRPr="005001AC" w:rsidRDefault="009D1D4B" w:rsidP="00E33190">
    <w:pPr>
      <w:jc w:val="right"/>
      <w:rPr>
        <w:sz w:val="20"/>
      </w:rPr>
    </w:pPr>
  </w:p>
  <w:p w14:paraId="7B4624DE" w14:textId="77777777" w:rsidR="009D1D4B" w:rsidRDefault="009D1D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9D1D4B" w:rsidRDefault="009D1D4B">
    <w:pPr>
      <w:jc w:val="right"/>
      <w:rPr>
        <w:sz w:val="20"/>
        <w:szCs w:val="20"/>
      </w:rPr>
    </w:pPr>
  </w:p>
  <w:p w14:paraId="000002F7" w14:textId="77777777" w:rsidR="009D1D4B" w:rsidRDefault="009D1D4B"/>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6D14"/>
    <w:rsid w:val="00037515"/>
    <w:rsid w:val="00037587"/>
    <w:rsid w:val="00041CFD"/>
    <w:rsid w:val="00047B0C"/>
    <w:rsid w:val="00067464"/>
    <w:rsid w:val="0008309F"/>
    <w:rsid w:val="00083FD8"/>
    <w:rsid w:val="000843E0"/>
    <w:rsid w:val="0009777F"/>
    <w:rsid w:val="000A1F57"/>
    <w:rsid w:val="000A2D2A"/>
    <w:rsid w:val="000B2BCF"/>
    <w:rsid w:val="000B3AEE"/>
    <w:rsid w:val="000B47DE"/>
    <w:rsid w:val="000C0847"/>
    <w:rsid w:val="000D2DC7"/>
    <w:rsid w:val="000E7D8E"/>
    <w:rsid w:val="000F1580"/>
    <w:rsid w:val="00101673"/>
    <w:rsid w:val="00105467"/>
    <w:rsid w:val="00106216"/>
    <w:rsid w:val="001218C8"/>
    <w:rsid w:val="00142C2A"/>
    <w:rsid w:val="00152047"/>
    <w:rsid w:val="001524B4"/>
    <w:rsid w:val="00154583"/>
    <w:rsid w:val="001647FF"/>
    <w:rsid w:val="001750AF"/>
    <w:rsid w:val="00175B36"/>
    <w:rsid w:val="00183C30"/>
    <w:rsid w:val="00184CB4"/>
    <w:rsid w:val="00185B61"/>
    <w:rsid w:val="001A1B33"/>
    <w:rsid w:val="001C10B3"/>
    <w:rsid w:val="001C227A"/>
    <w:rsid w:val="001C7682"/>
    <w:rsid w:val="001E0A75"/>
    <w:rsid w:val="001E682F"/>
    <w:rsid w:val="001F7823"/>
    <w:rsid w:val="002042D1"/>
    <w:rsid w:val="002115EB"/>
    <w:rsid w:val="00214911"/>
    <w:rsid w:val="00224207"/>
    <w:rsid w:val="00227F78"/>
    <w:rsid w:val="00231B83"/>
    <w:rsid w:val="00232924"/>
    <w:rsid w:val="002363D7"/>
    <w:rsid w:val="00242915"/>
    <w:rsid w:val="00243C56"/>
    <w:rsid w:val="00252DCE"/>
    <w:rsid w:val="0025608A"/>
    <w:rsid w:val="00263B02"/>
    <w:rsid w:val="00264162"/>
    <w:rsid w:val="00280AD5"/>
    <w:rsid w:val="002A5F53"/>
    <w:rsid w:val="002A7EE3"/>
    <w:rsid w:val="002C007B"/>
    <w:rsid w:val="002C1082"/>
    <w:rsid w:val="002C55ED"/>
    <w:rsid w:val="002E222B"/>
    <w:rsid w:val="002F3FE1"/>
    <w:rsid w:val="002F5852"/>
    <w:rsid w:val="00313987"/>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902A0"/>
    <w:rsid w:val="00391EE5"/>
    <w:rsid w:val="00396D59"/>
    <w:rsid w:val="003B0C33"/>
    <w:rsid w:val="003B723B"/>
    <w:rsid w:val="003B7A33"/>
    <w:rsid w:val="003C35DA"/>
    <w:rsid w:val="003D1975"/>
    <w:rsid w:val="003D6C1B"/>
    <w:rsid w:val="003E095A"/>
    <w:rsid w:val="003E7433"/>
    <w:rsid w:val="003F06C4"/>
    <w:rsid w:val="003F62F1"/>
    <w:rsid w:val="0043713B"/>
    <w:rsid w:val="00445CE8"/>
    <w:rsid w:val="00451F62"/>
    <w:rsid w:val="00464535"/>
    <w:rsid w:val="0046557A"/>
    <w:rsid w:val="00466830"/>
    <w:rsid w:val="0047289C"/>
    <w:rsid w:val="004A3CE9"/>
    <w:rsid w:val="004A558D"/>
    <w:rsid w:val="004A78A8"/>
    <w:rsid w:val="004A7ABC"/>
    <w:rsid w:val="004B0C1F"/>
    <w:rsid w:val="004B6F17"/>
    <w:rsid w:val="004B7C1F"/>
    <w:rsid w:val="004C0A67"/>
    <w:rsid w:val="004C54AC"/>
    <w:rsid w:val="004D3975"/>
    <w:rsid w:val="004D5B5E"/>
    <w:rsid w:val="004F2072"/>
    <w:rsid w:val="004F265A"/>
    <w:rsid w:val="004F29A3"/>
    <w:rsid w:val="005104A6"/>
    <w:rsid w:val="00526DD5"/>
    <w:rsid w:val="0054066C"/>
    <w:rsid w:val="00543F29"/>
    <w:rsid w:val="00545D6E"/>
    <w:rsid w:val="005512D7"/>
    <w:rsid w:val="00552EFD"/>
    <w:rsid w:val="0055444C"/>
    <w:rsid w:val="00567D6A"/>
    <w:rsid w:val="00582071"/>
    <w:rsid w:val="00585D53"/>
    <w:rsid w:val="005906D3"/>
    <w:rsid w:val="005A0906"/>
    <w:rsid w:val="005A0B32"/>
    <w:rsid w:val="005A1DD2"/>
    <w:rsid w:val="005A255B"/>
    <w:rsid w:val="005B04CB"/>
    <w:rsid w:val="005B4F0D"/>
    <w:rsid w:val="005C47C4"/>
    <w:rsid w:val="005C7293"/>
    <w:rsid w:val="005D1361"/>
    <w:rsid w:val="005D198E"/>
    <w:rsid w:val="005D2DB9"/>
    <w:rsid w:val="005D579A"/>
    <w:rsid w:val="005E1A2A"/>
    <w:rsid w:val="005E2CBB"/>
    <w:rsid w:val="005E371A"/>
    <w:rsid w:val="005E71E2"/>
    <w:rsid w:val="00610D83"/>
    <w:rsid w:val="00630B14"/>
    <w:rsid w:val="00631506"/>
    <w:rsid w:val="006315A5"/>
    <w:rsid w:val="00631E52"/>
    <w:rsid w:val="00640D6C"/>
    <w:rsid w:val="0064509E"/>
    <w:rsid w:val="0065577D"/>
    <w:rsid w:val="0066539A"/>
    <w:rsid w:val="00665A6D"/>
    <w:rsid w:val="00685B27"/>
    <w:rsid w:val="0069074D"/>
    <w:rsid w:val="00694C17"/>
    <w:rsid w:val="006A22B5"/>
    <w:rsid w:val="006A36A5"/>
    <w:rsid w:val="006A528D"/>
    <w:rsid w:val="006B067D"/>
    <w:rsid w:val="006B639E"/>
    <w:rsid w:val="006C51E4"/>
    <w:rsid w:val="006D2668"/>
    <w:rsid w:val="006D327E"/>
    <w:rsid w:val="006D413E"/>
    <w:rsid w:val="006E0762"/>
    <w:rsid w:val="006E13FD"/>
    <w:rsid w:val="006E3BBD"/>
    <w:rsid w:val="006E58CF"/>
    <w:rsid w:val="006E61A2"/>
    <w:rsid w:val="006E6E89"/>
    <w:rsid w:val="006F5405"/>
    <w:rsid w:val="006F5A22"/>
    <w:rsid w:val="00704DF4"/>
    <w:rsid w:val="007058A1"/>
    <w:rsid w:val="00712FA1"/>
    <w:rsid w:val="00714BEC"/>
    <w:rsid w:val="00725202"/>
    <w:rsid w:val="00742769"/>
    <w:rsid w:val="0074583A"/>
    <w:rsid w:val="00752552"/>
    <w:rsid w:val="007620EB"/>
    <w:rsid w:val="00763E60"/>
    <w:rsid w:val="00766305"/>
    <w:rsid w:val="00781F19"/>
    <w:rsid w:val="00785706"/>
    <w:rsid w:val="0079339A"/>
    <w:rsid w:val="00797456"/>
    <w:rsid w:val="00797720"/>
    <w:rsid w:val="007B2F24"/>
    <w:rsid w:val="007B4FED"/>
    <w:rsid w:val="007B7BBB"/>
    <w:rsid w:val="007C42B5"/>
    <w:rsid w:val="007C6354"/>
    <w:rsid w:val="007C6B99"/>
    <w:rsid w:val="007C6D56"/>
    <w:rsid w:val="007D2716"/>
    <w:rsid w:val="007D59D4"/>
    <w:rsid w:val="007D62F6"/>
    <w:rsid w:val="007E0FF4"/>
    <w:rsid w:val="007E1C32"/>
    <w:rsid w:val="007E1D9D"/>
    <w:rsid w:val="00800F99"/>
    <w:rsid w:val="00802F76"/>
    <w:rsid w:val="00807FE1"/>
    <w:rsid w:val="00812D86"/>
    <w:rsid w:val="0081335C"/>
    <w:rsid w:val="00825058"/>
    <w:rsid w:val="0083403D"/>
    <w:rsid w:val="0083595B"/>
    <w:rsid w:val="00835DCE"/>
    <w:rsid w:val="00842EBA"/>
    <w:rsid w:val="00843F09"/>
    <w:rsid w:val="008747FF"/>
    <w:rsid w:val="00874F1E"/>
    <w:rsid w:val="008947CA"/>
    <w:rsid w:val="008B1C35"/>
    <w:rsid w:val="008B6ECA"/>
    <w:rsid w:val="008B7966"/>
    <w:rsid w:val="008C16BC"/>
    <w:rsid w:val="008D789A"/>
    <w:rsid w:val="008F708E"/>
    <w:rsid w:val="009070BA"/>
    <w:rsid w:val="009130DE"/>
    <w:rsid w:val="009207E2"/>
    <w:rsid w:val="00921488"/>
    <w:rsid w:val="00922CA0"/>
    <w:rsid w:val="00925E02"/>
    <w:rsid w:val="00930897"/>
    <w:rsid w:val="00934E77"/>
    <w:rsid w:val="009372EB"/>
    <w:rsid w:val="009469DB"/>
    <w:rsid w:val="00946DF2"/>
    <w:rsid w:val="00951C16"/>
    <w:rsid w:val="00956255"/>
    <w:rsid w:val="00962880"/>
    <w:rsid w:val="009639A9"/>
    <w:rsid w:val="00970004"/>
    <w:rsid w:val="00972727"/>
    <w:rsid w:val="00976ADA"/>
    <w:rsid w:val="00987CD0"/>
    <w:rsid w:val="00993E33"/>
    <w:rsid w:val="00997325"/>
    <w:rsid w:val="009A1A97"/>
    <w:rsid w:val="009C620F"/>
    <w:rsid w:val="009D0516"/>
    <w:rsid w:val="009D1D4B"/>
    <w:rsid w:val="009D510E"/>
    <w:rsid w:val="009D54D2"/>
    <w:rsid w:val="009E2049"/>
    <w:rsid w:val="009F06CA"/>
    <w:rsid w:val="009F252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93FE6"/>
    <w:rsid w:val="00A94022"/>
    <w:rsid w:val="00AA546F"/>
    <w:rsid w:val="00AB0ED5"/>
    <w:rsid w:val="00AB4B93"/>
    <w:rsid w:val="00AB64B4"/>
    <w:rsid w:val="00AC3182"/>
    <w:rsid w:val="00AD24DF"/>
    <w:rsid w:val="00AE3669"/>
    <w:rsid w:val="00AF7473"/>
    <w:rsid w:val="00B06277"/>
    <w:rsid w:val="00B133DD"/>
    <w:rsid w:val="00B175C7"/>
    <w:rsid w:val="00B30A51"/>
    <w:rsid w:val="00B45C95"/>
    <w:rsid w:val="00B548BD"/>
    <w:rsid w:val="00B57718"/>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F094D"/>
    <w:rsid w:val="00BF3180"/>
    <w:rsid w:val="00C0188F"/>
    <w:rsid w:val="00C035F2"/>
    <w:rsid w:val="00C0493A"/>
    <w:rsid w:val="00C05481"/>
    <w:rsid w:val="00C13944"/>
    <w:rsid w:val="00C21BF9"/>
    <w:rsid w:val="00C27F32"/>
    <w:rsid w:val="00C314D9"/>
    <w:rsid w:val="00C31D80"/>
    <w:rsid w:val="00C3479B"/>
    <w:rsid w:val="00C44C07"/>
    <w:rsid w:val="00C51787"/>
    <w:rsid w:val="00C71E6F"/>
    <w:rsid w:val="00C82623"/>
    <w:rsid w:val="00C90CA5"/>
    <w:rsid w:val="00CA26E2"/>
    <w:rsid w:val="00CA569A"/>
    <w:rsid w:val="00CA5953"/>
    <w:rsid w:val="00CA781E"/>
    <w:rsid w:val="00CB15D6"/>
    <w:rsid w:val="00CC2752"/>
    <w:rsid w:val="00CC54E3"/>
    <w:rsid w:val="00CD1220"/>
    <w:rsid w:val="00CD4A9F"/>
    <w:rsid w:val="00CE1A00"/>
    <w:rsid w:val="00CE70DE"/>
    <w:rsid w:val="00CE73E6"/>
    <w:rsid w:val="00CF19A1"/>
    <w:rsid w:val="00CF5DCE"/>
    <w:rsid w:val="00CF609E"/>
    <w:rsid w:val="00D0380B"/>
    <w:rsid w:val="00D1078E"/>
    <w:rsid w:val="00D1151F"/>
    <w:rsid w:val="00D14912"/>
    <w:rsid w:val="00D24EDC"/>
    <w:rsid w:val="00D2656D"/>
    <w:rsid w:val="00D309C5"/>
    <w:rsid w:val="00D35633"/>
    <w:rsid w:val="00D360A8"/>
    <w:rsid w:val="00D368F2"/>
    <w:rsid w:val="00D462FE"/>
    <w:rsid w:val="00D47D5E"/>
    <w:rsid w:val="00D55CA5"/>
    <w:rsid w:val="00D7472F"/>
    <w:rsid w:val="00D748F9"/>
    <w:rsid w:val="00D8006C"/>
    <w:rsid w:val="00D800F9"/>
    <w:rsid w:val="00D80B6C"/>
    <w:rsid w:val="00D85F41"/>
    <w:rsid w:val="00DA267A"/>
    <w:rsid w:val="00DA67AE"/>
    <w:rsid w:val="00DB1726"/>
    <w:rsid w:val="00DC68AD"/>
    <w:rsid w:val="00DE38F0"/>
    <w:rsid w:val="00DF0AFE"/>
    <w:rsid w:val="00DF2CAF"/>
    <w:rsid w:val="00E001C2"/>
    <w:rsid w:val="00E019CD"/>
    <w:rsid w:val="00E02C0A"/>
    <w:rsid w:val="00E1053A"/>
    <w:rsid w:val="00E15D8C"/>
    <w:rsid w:val="00E16693"/>
    <w:rsid w:val="00E171D1"/>
    <w:rsid w:val="00E25A70"/>
    <w:rsid w:val="00E33190"/>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735F"/>
    <w:rsid w:val="00EF7EBE"/>
    <w:rsid w:val="00F00B99"/>
    <w:rsid w:val="00F14BF8"/>
    <w:rsid w:val="00F15D8A"/>
    <w:rsid w:val="00F22B16"/>
    <w:rsid w:val="00F23F19"/>
    <w:rsid w:val="00F2560C"/>
    <w:rsid w:val="00F379EE"/>
    <w:rsid w:val="00F40A3A"/>
    <w:rsid w:val="00F62067"/>
    <w:rsid w:val="00F64E04"/>
    <w:rsid w:val="00F650B5"/>
    <w:rsid w:val="00F6596D"/>
    <w:rsid w:val="00F6707B"/>
    <w:rsid w:val="00F71DA5"/>
    <w:rsid w:val="00F76C42"/>
    <w:rsid w:val="00F830E9"/>
    <w:rsid w:val="00F86EF0"/>
    <w:rsid w:val="00F91693"/>
    <w:rsid w:val="00F92781"/>
    <w:rsid w:val="00FA1FD2"/>
    <w:rsid w:val="00FA5180"/>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package" Target="embeddings/Microsoft_Excel_Worksheet.xlsx"/><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openxmlformats.org/officeDocument/2006/relationships/image" Target="media/image8.emf"/><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0.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mailto:Vanessa.DiLego@oeaw.ac.a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07434E-F414-47DD-B1C6-BC88CC29E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10076</TotalTime>
  <Pages>38</Pages>
  <Words>25671</Words>
  <Characters>146331</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171659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1</cp:revision>
  <dcterms:created xsi:type="dcterms:W3CDTF">2023-05-15T10:23:00Z</dcterms:created>
  <dcterms:modified xsi:type="dcterms:W3CDTF">2023-06-16T09:28:00Z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